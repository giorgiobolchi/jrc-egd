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52431" w14:textId="49CE858A" w:rsidR="00F7732B" w:rsidRDefault="3D69F696" w:rsidP="7FC68D28">
      <w:pPr>
        <w:pStyle w:val="JRCText"/>
        <w:rPr>
          <w:b/>
          <w:bCs/>
          <w:color w:val="A8D08D" w:themeColor="accent6" w:themeTint="99"/>
          <w:sz w:val="56"/>
          <w:szCs w:val="56"/>
        </w:rPr>
      </w:pPr>
      <w:r w:rsidRPr="15EA60C0">
        <w:rPr>
          <w:b/>
          <w:bCs/>
          <w:color w:val="6CA644"/>
          <w:sz w:val="56"/>
          <w:szCs w:val="56"/>
        </w:rPr>
        <w:t>Contents</w:t>
      </w:r>
      <w:r w:rsidR="33E04EDD" w:rsidRPr="15EA60C0">
        <w:rPr>
          <w:b/>
          <w:bCs/>
          <w:color w:val="6CA644"/>
          <w:sz w:val="56"/>
          <w:szCs w:val="56"/>
        </w:rPr>
        <w:t xml:space="preserve"> </w:t>
      </w:r>
    </w:p>
    <w:p w14:paraId="354DE62E" w14:textId="77777777" w:rsidR="007F3792" w:rsidRDefault="007F3792" w:rsidP="0025269E">
      <w:pPr>
        <w:rPr>
          <w:lang w:eastAsia="en-US"/>
        </w:rPr>
      </w:pPr>
    </w:p>
    <w:p w14:paraId="57652144" w14:textId="203F9245" w:rsidR="00F77A37" w:rsidRDefault="008D6E5C">
      <w:pPr>
        <w:pStyle w:val="TOC1"/>
        <w:rPr>
          <w:rFonts w:asciiTheme="minorHAnsi" w:eastAsiaTheme="minorEastAsia" w:hAnsiTheme="minorHAnsi" w:cstheme="minorBidi"/>
          <w:sz w:val="22"/>
          <w:szCs w:val="22"/>
          <w:lang w:eastAsia="en-GB"/>
        </w:rPr>
      </w:pPr>
      <w:r w:rsidRPr="005122BF">
        <w:rPr>
          <w:rFonts w:ascii="EC Square Sans Pro" w:hAnsi="EC Square Sans Pro"/>
          <w:color w:val="2B579A"/>
          <w:sz w:val="22"/>
          <w:szCs w:val="22"/>
        </w:rPr>
        <w:fldChar w:fldCharType="begin"/>
      </w:r>
      <w:r w:rsidRPr="005122BF">
        <w:rPr>
          <w:rFonts w:ascii="EC Square Sans Pro" w:hAnsi="EC Square Sans Pro"/>
          <w:noProof w:val="0"/>
          <w:sz w:val="22"/>
          <w:szCs w:val="22"/>
        </w:rPr>
        <w:instrText xml:space="preserve"> TOC \h \z \t "JRC_Level-1_Front_title,1,JRC_Level-2_Back_title,2,JRC_Level-2_title,2,JRC_Level-1_title,1,JRC_Level-4_title,4,JRC_Level-3_title,3,JRC_Level-5_title,5,JRC_Level-1_Back_title,1" </w:instrText>
      </w:r>
      <w:r w:rsidRPr="005122BF">
        <w:rPr>
          <w:rFonts w:ascii="EC Square Sans Pro" w:hAnsi="EC Square Sans Pro"/>
          <w:color w:val="2B579A"/>
          <w:sz w:val="22"/>
          <w:szCs w:val="22"/>
        </w:rPr>
        <w:fldChar w:fldCharType="separate"/>
      </w:r>
      <w:hyperlink w:anchor="_Toc191999846" w:history="1">
        <w:r w:rsidR="00F77A37" w:rsidRPr="00FB0748">
          <w:rPr>
            <w:rStyle w:val="Hyperlink"/>
          </w:rPr>
          <w:t>2.</w:t>
        </w:r>
        <w:r w:rsidR="00F77A37">
          <w:rPr>
            <w:rFonts w:asciiTheme="minorHAnsi" w:eastAsiaTheme="minorEastAsia" w:hAnsiTheme="minorHAnsi" w:cstheme="minorBidi"/>
            <w:sz w:val="22"/>
            <w:szCs w:val="22"/>
            <w:lang w:eastAsia="en-GB"/>
          </w:rPr>
          <w:tab/>
        </w:r>
        <w:r w:rsidR="00F77A37" w:rsidRPr="00FB0748">
          <w:rPr>
            <w:rStyle w:val="Hyperlink"/>
          </w:rPr>
          <w:t>Environmental impacts of future EGD scenarios</w:t>
        </w:r>
        <w:r w:rsidR="00F77A37">
          <w:rPr>
            <w:webHidden/>
          </w:rPr>
          <w:tab/>
        </w:r>
        <w:r w:rsidR="00F77A37">
          <w:rPr>
            <w:webHidden/>
          </w:rPr>
          <w:fldChar w:fldCharType="begin"/>
        </w:r>
        <w:r w:rsidR="00F77A37">
          <w:rPr>
            <w:webHidden/>
          </w:rPr>
          <w:instrText xml:space="preserve"> PAGEREF _Toc191999846 \h </w:instrText>
        </w:r>
        <w:r w:rsidR="00F77A37">
          <w:rPr>
            <w:webHidden/>
          </w:rPr>
        </w:r>
        <w:r w:rsidR="00F77A37">
          <w:rPr>
            <w:webHidden/>
          </w:rPr>
          <w:fldChar w:fldCharType="separate"/>
        </w:r>
        <w:r w:rsidR="00F77A37">
          <w:rPr>
            <w:webHidden/>
          </w:rPr>
          <w:t>1</w:t>
        </w:r>
        <w:r w:rsidR="00F77A37">
          <w:rPr>
            <w:webHidden/>
          </w:rPr>
          <w:fldChar w:fldCharType="end"/>
        </w:r>
      </w:hyperlink>
    </w:p>
    <w:p w14:paraId="5DB9FF73" w14:textId="31613742" w:rsidR="00F77A37" w:rsidRDefault="0018448E">
      <w:pPr>
        <w:pStyle w:val="TOC2"/>
        <w:rPr>
          <w:rFonts w:asciiTheme="minorHAnsi" w:eastAsiaTheme="minorEastAsia" w:hAnsiTheme="minorHAnsi" w:cstheme="minorBidi"/>
          <w:sz w:val="22"/>
          <w:szCs w:val="22"/>
          <w:lang w:eastAsia="en-GB"/>
        </w:rPr>
      </w:pPr>
      <w:hyperlink w:anchor="_Toc191999847" w:history="1">
        <w:r w:rsidR="00F77A37" w:rsidRPr="00FB0748">
          <w:rPr>
            <w:rStyle w:val="Hyperlink"/>
          </w:rPr>
          <w:t>2.1</w:t>
        </w:r>
        <w:r w:rsidR="00F77A37">
          <w:rPr>
            <w:rFonts w:asciiTheme="minorHAnsi" w:eastAsiaTheme="minorEastAsia" w:hAnsiTheme="minorHAnsi" w:cstheme="minorBidi"/>
            <w:sz w:val="22"/>
            <w:szCs w:val="22"/>
            <w:lang w:eastAsia="en-GB"/>
          </w:rPr>
          <w:tab/>
        </w:r>
        <w:r w:rsidR="00F77A37" w:rsidRPr="00FB0748">
          <w:rPr>
            <w:rStyle w:val="Hyperlink"/>
          </w:rPr>
          <w:t>Integrated environmental assessment based on the Consumption Footprint</w:t>
        </w:r>
        <w:r w:rsidR="00F77A37">
          <w:rPr>
            <w:webHidden/>
          </w:rPr>
          <w:tab/>
        </w:r>
        <w:r w:rsidR="00F77A37">
          <w:rPr>
            <w:webHidden/>
          </w:rPr>
          <w:fldChar w:fldCharType="begin"/>
        </w:r>
        <w:r w:rsidR="00F77A37">
          <w:rPr>
            <w:webHidden/>
          </w:rPr>
          <w:instrText xml:space="preserve"> PAGEREF _Toc191999847 \h </w:instrText>
        </w:r>
        <w:r w:rsidR="00F77A37">
          <w:rPr>
            <w:webHidden/>
          </w:rPr>
        </w:r>
        <w:r w:rsidR="00F77A37">
          <w:rPr>
            <w:webHidden/>
          </w:rPr>
          <w:fldChar w:fldCharType="separate"/>
        </w:r>
        <w:r w:rsidR="00F77A37">
          <w:rPr>
            <w:webHidden/>
          </w:rPr>
          <w:t>1</w:t>
        </w:r>
        <w:r w:rsidR="00F77A37">
          <w:rPr>
            <w:webHidden/>
          </w:rPr>
          <w:fldChar w:fldCharType="end"/>
        </w:r>
      </w:hyperlink>
    </w:p>
    <w:p w14:paraId="4389BF23" w14:textId="6888E691" w:rsidR="00F77A37" w:rsidRDefault="0018448E">
      <w:pPr>
        <w:pStyle w:val="TOC3"/>
        <w:rPr>
          <w:rFonts w:asciiTheme="minorHAnsi" w:eastAsiaTheme="minorEastAsia" w:hAnsiTheme="minorHAnsi" w:cstheme="minorBidi"/>
          <w:sz w:val="22"/>
          <w:szCs w:val="22"/>
          <w:lang w:eastAsia="en-GB"/>
        </w:rPr>
      </w:pPr>
      <w:hyperlink w:anchor="_Toc191999848" w:history="1">
        <w:r w:rsidR="00F77A37" w:rsidRPr="00FB0748">
          <w:rPr>
            <w:rStyle w:val="Hyperlink"/>
          </w:rPr>
          <w:t>Consumption perspective and effects in global supply chains: the need for a holistic approach</w:t>
        </w:r>
        <w:r w:rsidR="00F77A37">
          <w:rPr>
            <w:webHidden/>
          </w:rPr>
          <w:tab/>
        </w:r>
        <w:r w:rsidR="00F77A37">
          <w:rPr>
            <w:webHidden/>
          </w:rPr>
          <w:fldChar w:fldCharType="begin"/>
        </w:r>
        <w:r w:rsidR="00F77A37">
          <w:rPr>
            <w:webHidden/>
          </w:rPr>
          <w:instrText xml:space="preserve"> PAGEREF _Toc191999848 \h </w:instrText>
        </w:r>
        <w:r w:rsidR="00F77A37">
          <w:rPr>
            <w:webHidden/>
          </w:rPr>
        </w:r>
        <w:r w:rsidR="00F77A37">
          <w:rPr>
            <w:webHidden/>
          </w:rPr>
          <w:fldChar w:fldCharType="separate"/>
        </w:r>
        <w:r w:rsidR="00F77A37">
          <w:rPr>
            <w:webHidden/>
          </w:rPr>
          <w:t>1</w:t>
        </w:r>
        <w:r w:rsidR="00F77A37">
          <w:rPr>
            <w:webHidden/>
          </w:rPr>
          <w:fldChar w:fldCharType="end"/>
        </w:r>
      </w:hyperlink>
    </w:p>
    <w:p w14:paraId="16766BD2" w14:textId="7EE8B232" w:rsidR="00F77A37" w:rsidRDefault="0018448E">
      <w:pPr>
        <w:pStyle w:val="TOC3"/>
        <w:rPr>
          <w:rFonts w:asciiTheme="minorHAnsi" w:eastAsiaTheme="minorEastAsia" w:hAnsiTheme="minorHAnsi" w:cstheme="minorBidi"/>
          <w:sz w:val="22"/>
          <w:szCs w:val="22"/>
          <w:lang w:eastAsia="en-GB"/>
        </w:rPr>
      </w:pPr>
      <w:hyperlink w:anchor="_Toc191999849" w:history="1">
        <w:r w:rsidR="00F77A37" w:rsidRPr="00FB0748">
          <w:rPr>
            <w:rStyle w:val="Hyperlink"/>
          </w:rPr>
          <w:t>Methodology of the integrated environmental assessment of future EGD scenarios</w:t>
        </w:r>
        <w:r w:rsidR="00F77A37">
          <w:rPr>
            <w:webHidden/>
          </w:rPr>
          <w:tab/>
        </w:r>
        <w:r w:rsidR="00F77A37">
          <w:rPr>
            <w:webHidden/>
          </w:rPr>
          <w:fldChar w:fldCharType="begin"/>
        </w:r>
        <w:r w:rsidR="00F77A37">
          <w:rPr>
            <w:webHidden/>
          </w:rPr>
          <w:instrText xml:space="preserve"> PAGEREF _Toc191999849 \h </w:instrText>
        </w:r>
        <w:r w:rsidR="00F77A37">
          <w:rPr>
            <w:webHidden/>
          </w:rPr>
        </w:r>
        <w:r w:rsidR="00F77A37">
          <w:rPr>
            <w:webHidden/>
          </w:rPr>
          <w:fldChar w:fldCharType="separate"/>
        </w:r>
        <w:r w:rsidR="00F77A37">
          <w:rPr>
            <w:webHidden/>
          </w:rPr>
          <w:t>4</w:t>
        </w:r>
        <w:r w:rsidR="00F77A37">
          <w:rPr>
            <w:webHidden/>
          </w:rPr>
          <w:fldChar w:fldCharType="end"/>
        </w:r>
      </w:hyperlink>
    </w:p>
    <w:p w14:paraId="5813236A" w14:textId="1E14A1E7" w:rsidR="00F77A37" w:rsidRDefault="0018448E">
      <w:pPr>
        <w:pStyle w:val="TOC3"/>
        <w:rPr>
          <w:rFonts w:asciiTheme="minorHAnsi" w:eastAsiaTheme="minorEastAsia" w:hAnsiTheme="minorHAnsi" w:cstheme="minorBidi"/>
          <w:sz w:val="22"/>
          <w:szCs w:val="22"/>
          <w:lang w:eastAsia="en-GB"/>
        </w:rPr>
      </w:pPr>
      <w:hyperlink w:anchor="_Toc191999850" w:history="1">
        <w:r w:rsidR="00F77A37" w:rsidRPr="00FB0748">
          <w:rPr>
            <w:rStyle w:val="Hyperlink"/>
            <w:rFonts w:eastAsia="EC Square Sans Pro" w:cs="EC Square Sans Pro"/>
          </w:rPr>
          <w:t>Consumption Footprint in 2030</w:t>
        </w:r>
        <w:r w:rsidR="00F77A37">
          <w:rPr>
            <w:webHidden/>
          </w:rPr>
          <w:tab/>
        </w:r>
        <w:r w:rsidR="00F77A37">
          <w:rPr>
            <w:webHidden/>
          </w:rPr>
          <w:fldChar w:fldCharType="begin"/>
        </w:r>
        <w:r w:rsidR="00F77A37">
          <w:rPr>
            <w:webHidden/>
          </w:rPr>
          <w:instrText xml:space="preserve"> PAGEREF _Toc191999850 \h </w:instrText>
        </w:r>
        <w:r w:rsidR="00F77A37">
          <w:rPr>
            <w:webHidden/>
          </w:rPr>
        </w:r>
        <w:r w:rsidR="00F77A37">
          <w:rPr>
            <w:webHidden/>
          </w:rPr>
          <w:fldChar w:fldCharType="separate"/>
        </w:r>
        <w:r w:rsidR="00F77A37">
          <w:rPr>
            <w:webHidden/>
          </w:rPr>
          <w:t>7</w:t>
        </w:r>
        <w:r w:rsidR="00F77A37">
          <w:rPr>
            <w:webHidden/>
          </w:rPr>
          <w:fldChar w:fldCharType="end"/>
        </w:r>
      </w:hyperlink>
    </w:p>
    <w:p w14:paraId="71428853" w14:textId="0CA9EE58" w:rsidR="00F77A37" w:rsidRDefault="0018448E">
      <w:pPr>
        <w:pStyle w:val="TOC3"/>
        <w:rPr>
          <w:rFonts w:asciiTheme="minorHAnsi" w:eastAsiaTheme="minorEastAsia" w:hAnsiTheme="minorHAnsi" w:cstheme="minorBidi"/>
          <w:sz w:val="22"/>
          <w:szCs w:val="22"/>
          <w:lang w:eastAsia="en-GB"/>
        </w:rPr>
      </w:pPr>
      <w:hyperlink w:anchor="_Toc191999851" w:history="1">
        <w:r w:rsidR="00F77A37" w:rsidRPr="00FB0748">
          <w:rPr>
            <w:rStyle w:val="Hyperlink"/>
            <w:rFonts w:eastAsia="EC Square Sans Pro" w:cs="EC Square Sans Pro"/>
          </w:rPr>
          <w:t>Why is this important in driving EU competitiveness and innovation</w:t>
        </w:r>
        <w:r w:rsidR="00F77A37">
          <w:rPr>
            <w:webHidden/>
          </w:rPr>
          <w:tab/>
        </w:r>
        <w:r w:rsidR="00F77A37">
          <w:rPr>
            <w:webHidden/>
          </w:rPr>
          <w:fldChar w:fldCharType="begin"/>
        </w:r>
        <w:r w:rsidR="00F77A37">
          <w:rPr>
            <w:webHidden/>
          </w:rPr>
          <w:instrText xml:space="preserve"> PAGEREF _Toc191999851 \h </w:instrText>
        </w:r>
        <w:r w:rsidR="00F77A37">
          <w:rPr>
            <w:webHidden/>
          </w:rPr>
        </w:r>
        <w:r w:rsidR="00F77A37">
          <w:rPr>
            <w:webHidden/>
          </w:rPr>
          <w:fldChar w:fldCharType="separate"/>
        </w:r>
        <w:r w:rsidR="00F77A37">
          <w:rPr>
            <w:webHidden/>
          </w:rPr>
          <w:t>10</w:t>
        </w:r>
        <w:r w:rsidR="00F77A37">
          <w:rPr>
            <w:webHidden/>
          </w:rPr>
          <w:fldChar w:fldCharType="end"/>
        </w:r>
      </w:hyperlink>
    </w:p>
    <w:p w14:paraId="2074CACB" w14:textId="73D06393" w:rsidR="00F77A37" w:rsidRDefault="0018448E">
      <w:pPr>
        <w:pStyle w:val="TOC3"/>
        <w:rPr>
          <w:rFonts w:asciiTheme="minorHAnsi" w:eastAsiaTheme="minorEastAsia" w:hAnsiTheme="minorHAnsi" w:cstheme="minorBidi"/>
          <w:sz w:val="22"/>
          <w:szCs w:val="22"/>
          <w:lang w:eastAsia="en-GB"/>
        </w:rPr>
      </w:pPr>
      <w:hyperlink w:anchor="_Toc191999852" w:history="1">
        <w:r w:rsidR="00F77A37" w:rsidRPr="00FB0748">
          <w:rPr>
            <w:rStyle w:val="Hyperlink"/>
            <w:rFonts w:eastAsia="EC Square Sans Pro" w:cs="EC Square Sans Pro"/>
          </w:rPr>
          <w:t>Key messages</w:t>
        </w:r>
        <w:r w:rsidR="00F77A37">
          <w:rPr>
            <w:webHidden/>
          </w:rPr>
          <w:tab/>
        </w:r>
        <w:r w:rsidR="00F77A37">
          <w:rPr>
            <w:webHidden/>
          </w:rPr>
          <w:fldChar w:fldCharType="begin"/>
        </w:r>
        <w:r w:rsidR="00F77A37">
          <w:rPr>
            <w:webHidden/>
          </w:rPr>
          <w:instrText xml:space="preserve"> PAGEREF _Toc191999852 \h </w:instrText>
        </w:r>
        <w:r w:rsidR="00F77A37">
          <w:rPr>
            <w:webHidden/>
          </w:rPr>
        </w:r>
        <w:r w:rsidR="00F77A37">
          <w:rPr>
            <w:webHidden/>
          </w:rPr>
          <w:fldChar w:fldCharType="separate"/>
        </w:r>
        <w:r w:rsidR="00F77A37">
          <w:rPr>
            <w:webHidden/>
          </w:rPr>
          <w:t>11</w:t>
        </w:r>
        <w:r w:rsidR="00F77A37">
          <w:rPr>
            <w:webHidden/>
          </w:rPr>
          <w:fldChar w:fldCharType="end"/>
        </w:r>
      </w:hyperlink>
    </w:p>
    <w:p w14:paraId="3B94A44A" w14:textId="4966DB60" w:rsidR="00F77A37" w:rsidRDefault="0018448E">
      <w:pPr>
        <w:pStyle w:val="TOC2"/>
        <w:rPr>
          <w:rFonts w:asciiTheme="minorHAnsi" w:eastAsiaTheme="minorEastAsia" w:hAnsiTheme="minorHAnsi" w:cstheme="minorBidi"/>
          <w:sz w:val="22"/>
          <w:szCs w:val="22"/>
          <w:lang w:eastAsia="en-GB"/>
        </w:rPr>
      </w:pPr>
      <w:hyperlink w:anchor="_Toc191999853" w:history="1">
        <w:r w:rsidR="00F77A37" w:rsidRPr="00FB0748">
          <w:rPr>
            <w:rStyle w:val="Hyperlink"/>
          </w:rPr>
          <w:t>2.2</w:t>
        </w:r>
        <w:r w:rsidR="00F77A37">
          <w:rPr>
            <w:rFonts w:asciiTheme="minorHAnsi" w:eastAsiaTheme="minorEastAsia" w:hAnsiTheme="minorHAnsi" w:cstheme="minorBidi"/>
            <w:sz w:val="22"/>
            <w:szCs w:val="22"/>
            <w:lang w:eastAsia="en-GB"/>
          </w:rPr>
          <w:tab/>
        </w:r>
        <w:r w:rsidR="00F77A37" w:rsidRPr="00FB0748">
          <w:rPr>
            <w:rStyle w:val="Hyperlink"/>
          </w:rPr>
          <w:t>Synergies and trade-offs of environmental impacts across EGD thematic areas: key examples</w:t>
        </w:r>
        <w:r w:rsidR="00F77A37">
          <w:rPr>
            <w:webHidden/>
          </w:rPr>
          <w:tab/>
        </w:r>
        <w:r w:rsidR="00F77A37">
          <w:rPr>
            <w:webHidden/>
          </w:rPr>
          <w:fldChar w:fldCharType="begin"/>
        </w:r>
        <w:r w:rsidR="00F77A37">
          <w:rPr>
            <w:webHidden/>
          </w:rPr>
          <w:instrText xml:space="preserve"> PAGEREF _Toc191999853 \h </w:instrText>
        </w:r>
        <w:r w:rsidR="00F77A37">
          <w:rPr>
            <w:webHidden/>
          </w:rPr>
        </w:r>
        <w:r w:rsidR="00F77A37">
          <w:rPr>
            <w:webHidden/>
          </w:rPr>
          <w:fldChar w:fldCharType="separate"/>
        </w:r>
        <w:r w:rsidR="00F77A37">
          <w:rPr>
            <w:webHidden/>
          </w:rPr>
          <w:t>11</w:t>
        </w:r>
        <w:r w:rsidR="00F77A37">
          <w:rPr>
            <w:webHidden/>
          </w:rPr>
          <w:fldChar w:fldCharType="end"/>
        </w:r>
      </w:hyperlink>
    </w:p>
    <w:p w14:paraId="506F7CDB" w14:textId="2B3BC5BF" w:rsidR="00F77A37" w:rsidRDefault="0018448E">
      <w:pPr>
        <w:pStyle w:val="TOC3"/>
        <w:rPr>
          <w:rFonts w:asciiTheme="minorHAnsi" w:eastAsiaTheme="minorEastAsia" w:hAnsiTheme="minorHAnsi" w:cstheme="minorBidi"/>
          <w:sz w:val="22"/>
          <w:szCs w:val="22"/>
          <w:lang w:eastAsia="en-GB"/>
        </w:rPr>
      </w:pPr>
      <w:hyperlink w:anchor="_Toc191999854" w:history="1">
        <w:r w:rsidR="00F77A37" w:rsidRPr="00FB0748">
          <w:rPr>
            <w:rStyle w:val="Hyperlink"/>
          </w:rPr>
          <w:t>Raw Materials</w:t>
        </w:r>
        <w:r w:rsidR="00F77A37">
          <w:rPr>
            <w:webHidden/>
          </w:rPr>
          <w:tab/>
        </w:r>
        <w:r w:rsidR="00F77A37">
          <w:rPr>
            <w:webHidden/>
          </w:rPr>
          <w:fldChar w:fldCharType="begin"/>
        </w:r>
        <w:r w:rsidR="00F77A37">
          <w:rPr>
            <w:webHidden/>
          </w:rPr>
          <w:instrText xml:space="preserve"> PAGEREF _Toc191999854 \h </w:instrText>
        </w:r>
        <w:r w:rsidR="00F77A37">
          <w:rPr>
            <w:webHidden/>
          </w:rPr>
        </w:r>
        <w:r w:rsidR="00F77A37">
          <w:rPr>
            <w:webHidden/>
          </w:rPr>
          <w:fldChar w:fldCharType="separate"/>
        </w:r>
        <w:r w:rsidR="00F77A37">
          <w:rPr>
            <w:webHidden/>
          </w:rPr>
          <w:t>11</w:t>
        </w:r>
        <w:r w:rsidR="00F77A37">
          <w:rPr>
            <w:webHidden/>
          </w:rPr>
          <w:fldChar w:fldCharType="end"/>
        </w:r>
      </w:hyperlink>
    </w:p>
    <w:p w14:paraId="6015AC75" w14:textId="08B4E067" w:rsidR="00F77A37" w:rsidRDefault="0018448E">
      <w:pPr>
        <w:pStyle w:val="TOC3"/>
        <w:rPr>
          <w:rFonts w:asciiTheme="minorHAnsi" w:eastAsiaTheme="minorEastAsia" w:hAnsiTheme="minorHAnsi" w:cstheme="minorBidi"/>
          <w:sz w:val="22"/>
          <w:szCs w:val="22"/>
          <w:lang w:eastAsia="en-GB"/>
        </w:rPr>
      </w:pPr>
      <w:hyperlink w:anchor="_Toc191999855" w:history="1">
        <w:r w:rsidR="00F77A37" w:rsidRPr="00FB0748">
          <w:rPr>
            <w:rStyle w:val="Hyperlink"/>
          </w:rPr>
          <w:t>Land use</w:t>
        </w:r>
        <w:r w:rsidR="00F77A37">
          <w:rPr>
            <w:webHidden/>
          </w:rPr>
          <w:tab/>
        </w:r>
        <w:r w:rsidR="00F77A37">
          <w:rPr>
            <w:webHidden/>
          </w:rPr>
          <w:fldChar w:fldCharType="begin"/>
        </w:r>
        <w:r w:rsidR="00F77A37">
          <w:rPr>
            <w:webHidden/>
          </w:rPr>
          <w:instrText xml:space="preserve"> PAGEREF _Toc191999855 \h </w:instrText>
        </w:r>
        <w:r w:rsidR="00F77A37">
          <w:rPr>
            <w:webHidden/>
          </w:rPr>
        </w:r>
        <w:r w:rsidR="00F77A37">
          <w:rPr>
            <w:webHidden/>
          </w:rPr>
          <w:fldChar w:fldCharType="separate"/>
        </w:r>
        <w:r w:rsidR="00F77A37">
          <w:rPr>
            <w:webHidden/>
          </w:rPr>
          <w:t>14</w:t>
        </w:r>
        <w:r w:rsidR="00F77A37">
          <w:rPr>
            <w:webHidden/>
          </w:rPr>
          <w:fldChar w:fldCharType="end"/>
        </w:r>
      </w:hyperlink>
    </w:p>
    <w:p w14:paraId="3A85E89C" w14:textId="6767C091" w:rsidR="00F77A37" w:rsidRDefault="0018448E">
      <w:pPr>
        <w:pStyle w:val="TOC3"/>
        <w:rPr>
          <w:rFonts w:asciiTheme="minorHAnsi" w:eastAsiaTheme="minorEastAsia" w:hAnsiTheme="minorHAnsi" w:cstheme="minorBidi"/>
          <w:sz w:val="22"/>
          <w:szCs w:val="22"/>
          <w:lang w:eastAsia="en-GB"/>
        </w:rPr>
      </w:pPr>
      <w:hyperlink w:anchor="_Toc191999856" w:history="1">
        <w:r w:rsidR="00F77A37" w:rsidRPr="00FB0748">
          <w:rPr>
            <w:rStyle w:val="Hyperlink"/>
          </w:rPr>
          <w:t>Circular economy and climate mitigation</w:t>
        </w:r>
        <w:r w:rsidR="00F77A37">
          <w:rPr>
            <w:webHidden/>
          </w:rPr>
          <w:tab/>
        </w:r>
        <w:r w:rsidR="00F77A37">
          <w:rPr>
            <w:webHidden/>
          </w:rPr>
          <w:fldChar w:fldCharType="begin"/>
        </w:r>
        <w:r w:rsidR="00F77A37">
          <w:rPr>
            <w:webHidden/>
          </w:rPr>
          <w:instrText xml:space="preserve"> PAGEREF _Toc191999856 \h </w:instrText>
        </w:r>
        <w:r w:rsidR="00F77A37">
          <w:rPr>
            <w:webHidden/>
          </w:rPr>
        </w:r>
        <w:r w:rsidR="00F77A37">
          <w:rPr>
            <w:webHidden/>
          </w:rPr>
          <w:fldChar w:fldCharType="separate"/>
        </w:r>
        <w:r w:rsidR="00F77A37">
          <w:rPr>
            <w:webHidden/>
          </w:rPr>
          <w:t>15</w:t>
        </w:r>
        <w:r w:rsidR="00F77A37">
          <w:rPr>
            <w:webHidden/>
          </w:rPr>
          <w:fldChar w:fldCharType="end"/>
        </w:r>
      </w:hyperlink>
    </w:p>
    <w:p w14:paraId="3E3975EC" w14:textId="72072B21" w:rsidR="00F77A37" w:rsidRDefault="0018448E">
      <w:pPr>
        <w:pStyle w:val="TOC3"/>
        <w:rPr>
          <w:rFonts w:asciiTheme="minorHAnsi" w:eastAsiaTheme="minorEastAsia" w:hAnsiTheme="minorHAnsi" w:cstheme="minorBidi"/>
          <w:sz w:val="22"/>
          <w:szCs w:val="22"/>
          <w:lang w:eastAsia="en-GB"/>
        </w:rPr>
      </w:pPr>
      <w:hyperlink w:anchor="_Toc191999857" w:history="1">
        <w:r w:rsidR="00F77A37" w:rsidRPr="00FB0748">
          <w:rPr>
            <w:rStyle w:val="Hyperlink"/>
            <w:rFonts w:eastAsia="EC Square Sans Pro" w:cs="EC Square Sans Pro"/>
          </w:rPr>
          <w:t>References</w:t>
        </w:r>
        <w:r w:rsidR="00F77A37">
          <w:rPr>
            <w:webHidden/>
          </w:rPr>
          <w:tab/>
        </w:r>
        <w:r w:rsidR="00F77A37">
          <w:rPr>
            <w:webHidden/>
          </w:rPr>
          <w:fldChar w:fldCharType="begin"/>
        </w:r>
        <w:r w:rsidR="00F77A37">
          <w:rPr>
            <w:webHidden/>
          </w:rPr>
          <w:instrText xml:space="preserve"> PAGEREF _Toc191999857 \h </w:instrText>
        </w:r>
        <w:r w:rsidR="00F77A37">
          <w:rPr>
            <w:webHidden/>
          </w:rPr>
        </w:r>
        <w:r w:rsidR="00F77A37">
          <w:rPr>
            <w:webHidden/>
          </w:rPr>
          <w:fldChar w:fldCharType="separate"/>
        </w:r>
        <w:r w:rsidR="00F77A37">
          <w:rPr>
            <w:webHidden/>
          </w:rPr>
          <w:t>19</w:t>
        </w:r>
        <w:r w:rsidR="00F77A37">
          <w:rPr>
            <w:webHidden/>
          </w:rPr>
          <w:fldChar w:fldCharType="end"/>
        </w:r>
      </w:hyperlink>
    </w:p>
    <w:p w14:paraId="3D6DC2FD" w14:textId="3EDA7B36" w:rsidR="00F77A37" w:rsidRDefault="0018448E">
      <w:pPr>
        <w:pStyle w:val="TOC2"/>
        <w:rPr>
          <w:rFonts w:asciiTheme="minorHAnsi" w:eastAsiaTheme="minorEastAsia" w:hAnsiTheme="minorHAnsi" w:cstheme="minorBidi"/>
          <w:sz w:val="22"/>
          <w:szCs w:val="22"/>
          <w:lang w:eastAsia="en-GB"/>
        </w:rPr>
      </w:pPr>
      <w:hyperlink w:anchor="_Toc191999858" w:history="1">
        <w:r w:rsidR="00F77A37" w:rsidRPr="00FB0748">
          <w:rPr>
            <w:rStyle w:val="Hyperlink"/>
          </w:rPr>
          <w:t>Annex</w:t>
        </w:r>
        <w:r w:rsidR="00F77A37">
          <w:rPr>
            <w:webHidden/>
          </w:rPr>
          <w:tab/>
        </w:r>
        <w:r w:rsidR="00F77A37">
          <w:rPr>
            <w:webHidden/>
          </w:rPr>
          <w:fldChar w:fldCharType="begin"/>
        </w:r>
        <w:r w:rsidR="00F77A37">
          <w:rPr>
            <w:webHidden/>
          </w:rPr>
          <w:instrText xml:space="preserve"> PAGEREF _Toc191999858 \h </w:instrText>
        </w:r>
        <w:r w:rsidR="00F77A37">
          <w:rPr>
            <w:webHidden/>
          </w:rPr>
        </w:r>
        <w:r w:rsidR="00F77A37">
          <w:rPr>
            <w:webHidden/>
          </w:rPr>
          <w:fldChar w:fldCharType="separate"/>
        </w:r>
        <w:r w:rsidR="00F77A37">
          <w:rPr>
            <w:webHidden/>
          </w:rPr>
          <w:t>22</w:t>
        </w:r>
        <w:r w:rsidR="00F77A37">
          <w:rPr>
            <w:webHidden/>
          </w:rPr>
          <w:fldChar w:fldCharType="end"/>
        </w:r>
      </w:hyperlink>
    </w:p>
    <w:p w14:paraId="36DE3F19" w14:textId="73550DB3" w:rsidR="00F77A37" w:rsidRDefault="0018448E">
      <w:pPr>
        <w:pStyle w:val="TOC3"/>
        <w:rPr>
          <w:rFonts w:asciiTheme="minorHAnsi" w:eastAsiaTheme="minorEastAsia" w:hAnsiTheme="minorHAnsi" w:cstheme="minorBidi"/>
          <w:sz w:val="22"/>
          <w:szCs w:val="22"/>
          <w:lang w:eastAsia="en-GB"/>
        </w:rPr>
      </w:pPr>
      <w:hyperlink w:anchor="_Toc191999859" w:history="1">
        <w:r w:rsidR="00F77A37" w:rsidRPr="00FB0748">
          <w:rPr>
            <w:rStyle w:val="Hyperlink"/>
            <w:rFonts w:eastAsia="EC Square Sans Pro"/>
          </w:rPr>
          <w:t>Overview of the targets modelled in the Domestic Footprint Outlook</w:t>
        </w:r>
        <w:r w:rsidR="00F77A37">
          <w:rPr>
            <w:webHidden/>
          </w:rPr>
          <w:tab/>
        </w:r>
        <w:r w:rsidR="00F77A37">
          <w:rPr>
            <w:webHidden/>
          </w:rPr>
          <w:fldChar w:fldCharType="begin"/>
        </w:r>
        <w:r w:rsidR="00F77A37">
          <w:rPr>
            <w:webHidden/>
          </w:rPr>
          <w:instrText xml:space="preserve"> PAGEREF _Toc191999859 \h </w:instrText>
        </w:r>
        <w:r w:rsidR="00F77A37">
          <w:rPr>
            <w:webHidden/>
          </w:rPr>
        </w:r>
        <w:r w:rsidR="00F77A37">
          <w:rPr>
            <w:webHidden/>
          </w:rPr>
          <w:fldChar w:fldCharType="separate"/>
        </w:r>
        <w:r w:rsidR="00F77A37">
          <w:rPr>
            <w:webHidden/>
          </w:rPr>
          <w:t>22</w:t>
        </w:r>
        <w:r w:rsidR="00F77A37">
          <w:rPr>
            <w:webHidden/>
          </w:rPr>
          <w:fldChar w:fldCharType="end"/>
        </w:r>
      </w:hyperlink>
    </w:p>
    <w:p w14:paraId="07277E19" w14:textId="65426842" w:rsidR="00F77A37" w:rsidRDefault="0018448E">
      <w:pPr>
        <w:pStyle w:val="TOC3"/>
        <w:rPr>
          <w:rFonts w:asciiTheme="minorHAnsi" w:eastAsiaTheme="minorEastAsia" w:hAnsiTheme="minorHAnsi" w:cstheme="minorBidi"/>
          <w:sz w:val="22"/>
          <w:szCs w:val="22"/>
          <w:lang w:eastAsia="en-GB"/>
        </w:rPr>
      </w:pPr>
      <w:hyperlink w:anchor="_Toc191999860" w:history="1">
        <w:r w:rsidR="00F77A37" w:rsidRPr="00FB0748">
          <w:rPr>
            <w:rStyle w:val="Hyperlink"/>
            <w:rFonts w:eastAsia="EC Square Sans Pro"/>
          </w:rPr>
          <w:t>Overview of the targets modelled in the Consumption Footprint areas of Consumption</w:t>
        </w:r>
        <w:r w:rsidR="00F77A37">
          <w:rPr>
            <w:webHidden/>
          </w:rPr>
          <w:tab/>
        </w:r>
        <w:r w:rsidR="00F77A37">
          <w:rPr>
            <w:webHidden/>
          </w:rPr>
          <w:fldChar w:fldCharType="begin"/>
        </w:r>
        <w:r w:rsidR="00F77A37">
          <w:rPr>
            <w:webHidden/>
          </w:rPr>
          <w:instrText xml:space="preserve"> PAGEREF _Toc191999860 \h </w:instrText>
        </w:r>
        <w:r w:rsidR="00F77A37">
          <w:rPr>
            <w:webHidden/>
          </w:rPr>
        </w:r>
        <w:r w:rsidR="00F77A37">
          <w:rPr>
            <w:webHidden/>
          </w:rPr>
          <w:fldChar w:fldCharType="separate"/>
        </w:r>
        <w:r w:rsidR="00F77A37">
          <w:rPr>
            <w:webHidden/>
          </w:rPr>
          <w:t>22</w:t>
        </w:r>
        <w:r w:rsidR="00F77A37">
          <w:rPr>
            <w:webHidden/>
          </w:rPr>
          <w:fldChar w:fldCharType="end"/>
        </w:r>
      </w:hyperlink>
    </w:p>
    <w:p w14:paraId="111D3AA9" w14:textId="1EEEC342" w:rsidR="00F77A37" w:rsidRDefault="0018448E">
      <w:pPr>
        <w:pStyle w:val="TOC3"/>
        <w:rPr>
          <w:rFonts w:asciiTheme="minorHAnsi" w:eastAsiaTheme="minorEastAsia" w:hAnsiTheme="minorHAnsi" w:cstheme="minorBidi"/>
          <w:sz w:val="22"/>
          <w:szCs w:val="22"/>
          <w:lang w:eastAsia="en-GB"/>
        </w:rPr>
      </w:pPr>
      <w:hyperlink w:anchor="_Toc191999861" w:history="1">
        <w:r w:rsidR="00F77A37" w:rsidRPr="00FB0748">
          <w:rPr>
            <w:rStyle w:val="Hyperlink"/>
            <w:rFonts w:eastAsia="EC Square Sans Pro"/>
          </w:rPr>
          <w:t>Mobility</w:t>
        </w:r>
        <w:r w:rsidR="00F77A37">
          <w:rPr>
            <w:webHidden/>
          </w:rPr>
          <w:tab/>
        </w:r>
        <w:r w:rsidR="00F77A37">
          <w:rPr>
            <w:webHidden/>
          </w:rPr>
          <w:fldChar w:fldCharType="begin"/>
        </w:r>
        <w:r w:rsidR="00F77A37">
          <w:rPr>
            <w:webHidden/>
          </w:rPr>
          <w:instrText xml:space="preserve"> PAGEREF _Toc191999861 \h </w:instrText>
        </w:r>
        <w:r w:rsidR="00F77A37">
          <w:rPr>
            <w:webHidden/>
          </w:rPr>
        </w:r>
        <w:r w:rsidR="00F77A37">
          <w:rPr>
            <w:webHidden/>
          </w:rPr>
          <w:fldChar w:fldCharType="separate"/>
        </w:r>
        <w:r w:rsidR="00F77A37">
          <w:rPr>
            <w:webHidden/>
          </w:rPr>
          <w:t>23</w:t>
        </w:r>
        <w:r w:rsidR="00F77A37">
          <w:rPr>
            <w:webHidden/>
          </w:rPr>
          <w:fldChar w:fldCharType="end"/>
        </w:r>
      </w:hyperlink>
    </w:p>
    <w:p w14:paraId="29601400" w14:textId="42D0C1F2" w:rsidR="00F77A37" w:rsidRDefault="0018448E">
      <w:pPr>
        <w:pStyle w:val="TOC3"/>
        <w:rPr>
          <w:rFonts w:asciiTheme="minorHAnsi" w:eastAsiaTheme="minorEastAsia" w:hAnsiTheme="minorHAnsi" w:cstheme="minorBidi"/>
          <w:sz w:val="22"/>
          <w:szCs w:val="22"/>
          <w:lang w:eastAsia="en-GB"/>
        </w:rPr>
      </w:pPr>
      <w:hyperlink w:anchor="_Toc191999862" w:history="1">
        <w:r w:rsidR="00F77A37" w:rsidRPr="00FB0748">
          <w:rPr>
            <w:rStyle w:val="Hyperlink"/>
            <w:rFonts w:eastAsia="EC Square Sans Pro"/>
          </w:rPr>
          <w:t>Food</w:t>
        </w:r>
        <w:r w:rsidR="00F77A37">
          <w:rPr>
            <w:webHidden/>
          </w:rPr>
          <w:tab/>
        </w:r>
        <w:r w:rsidR="00F77A37">
          <w:rPr>
            <w:webHidden/>
          </w:rPr>
          <w:fldChar w:fldCharType="begin"/>
        </w:r>
        <w:r w:rsidR="00F77A37">
          <w:rPr>
            <w:webHidden/>
          </w:rPr>
          <w:instrText xml:space="preserve"> PAGEREF _Toc191999862 \h </w:instrText>
        </w:r>
        <w:r w:rsidR="00F77A37">
          <w:rPr>
            <w:webHidden/>
          </w:rPr>
        </w:r>
        <w:r w:rsidR="00F77A37">
          <w:rPr>
            <w:webHidden/>
          </w:rPr>
          <w:fldChar w:fldCharType="separate"/>
        </w:r>
        <w:r w:rsidR="00F77A37">
          <w:rPr>
            <w:webHidden/>
          </w:rPr>
          <w:t>23</w:t>
        </w:r>
        <w:r w:rsidR="00F77A37">
          <w:rPr>
            <w:webHidden/>
          </w:rPr>
          <w:fldChar w:fldCharType="end"/>
        </w:r>
      </w:hyperlink>
    </w:p>
    <w:p w14:paraId="65EC1D16" w14:textId="1D474B7C" w:rsidR="00F77A37" w:rsidRDefault="0018448E">
      <w:pPr>
        <w:pStyle w:val="TOC3"/>
        <w:rPr>
          <w:rFonts w:asciiTheme="minorHAnsi" w:eastAsiaTheme="minorEastAsia" w:hAnsiTheme="minorHAnsi" w:cstheme="minorBidi"/>
          <w:sz w:val="22"/>
          <w:szCs w:val="22"/>
          <w:lang w:eastAsia="en-GB"/>
        </w:rPr>
      </w:pPr>
      <w:hyperlink w:anchor="_Toc191999863" w:history="1">
        <w:r w:rsidR="00F77A37" w:rsidRPr="00FB0748">
          <w:rPr>
            <w:rStyle w:val="Hyperlink"/>
            <w:rFonts w:eastAsia="EC Square Sans Pro"/>
          </w:rPr>
          <w:t>Housing</w:t>
        </w:r>
        <w:r w:rsidR="00F77A37">
          <w:rPr>
            <w:webHidden/>
          </w:rPr>
          <w:tab/>
        </w:r>
        <w:r w:rsidR="00F77A37">
          <w:rPr>
            <w:webHidden/>
          </w:rPr>
          <w:fldChar w:fldCharType="begin"/>
        </w:r>
        <w:r w:rsidR="00F77A37">
          <w:rPr>
            <w:webHidden/>
          </w:rPr>
          <w:instrText xml:space="preserve"> PAGEREF _Toc191999863 \h </w:instrText>
        </w:r>
        <w:r w:rsidR="00F77A37">
          <w:rPr>
            <w:webHidden/>
          </w:rPr>
        </w:r>
        <w:r w:rsidR="00F77A37">
          <w:rPr>
            <w:webHidden/>
          </w:rPr>
          <w:fldChar w:fldCharType="separate"/>
        </w:r>
        <w:r w:rsidR="00F77A37">
          <w:rPr>
            <w:webHidden/>
          </w:rPr>
          <w:t>24</w:t>
        </w:r>
        <w:r w:rsidR="00F77A37">
          <w:rPr>
            <w:webHidden/>
          </w:rPr>
          <w:fldChar w:fldCharType="end"/>
        </w:r>
      </w:hyperlink>
    </w:p>
    <w:p w14:paraId="2E24D412" w14:textId="5F56C4AB" w:rsidR="00F77A37" w:rsidRDefault="0018448E">
      <w:pPr>
        <w:pStyle w:val="TOC3"/>
        <w:rPr>
          <w:rFonts w:asciiTheme="minorHAnsi" w:eastAsiaTheme="minorEastAsia" w:hAnsiTheme="minorHAnsi" w:cstheme="minorBidi"/>
          <w:sz w:val="22"/>
          <w:szCs w:val="22"/>
          <w:lang w:eastAsia="en-GB"/>
        </w:rPr>
      </w:pPr>
      <w:hyperlink w:anchor="_Toc191999864" w:history="1">
        <w:r w:rsidR="00F77A37" w:rsidRPr="00FB0748">
          <w:rPr>
            <w:rStyle w:val="Hyperlink"/>
            <w:rFonts w:eastAsia="EC Square Sans Pro"/>
          </w:rPr>
          <w:t>Cross cutting: energy, transport, waste treatment, recycling and packaging</w:t>
        </w:r>
        <w:r w:rsidR="00F77A37">
          <w:rPr>
            <w:webHidden/>
          </w:rPr>
          <w:tab/>
        </w:r>
        <w:r w:rsidR="00F77A37">
          <w:rPr>
            <w:webHidden/>
          </w:rPr>
          <w:fldChar w:fldCharType="begin"/>
        </w:r>
        <w:r w:rsidR="00F77A37">
          <w:rPr>
            <w:webHidden/>
          </w:rPr>
          <w:instrText xml:space="preserve"> PAGEREF _Toc191999864 \h </w:instrText>
        </w:r>
        <w:r w:rsidR="00F77A37">
          <w:rPr>
            <w:webHidden/>
          </w:rPr>
        </w:r>
        <w:r w:rsidR="00F77A37">
          <w:rPr>
            <w:webHidden/>
          </w:rPr>
          <w:fldChar w:fldCharType="separate"/>
        </w:r>
        <w:r w:rsidR="00F77A37">
          <w:rPr>
            <w:webHidden/>
          </w:rPr>
          <w:t>24</w:t>
        </w:r>
        <w:r w:rsidR="00F77A37">
          <w:rPr>
            <w:webHidden/>
          </w:rPr>
          <w:fldChar w:fldCharType="end"/>
        </w:r>
      </w:hyperlink>
    </w:p>
    <w:p w14:paraId="328FB461" w14:textId="3213A490" w:rsidR="00F7732B" w:rsidRDefault="008D6E5C" w:rsidP="00F77A37">
      <w:pPr>
        <w:pStyle w:val="JRCText"/>
      </w:pPr>
      <w:r w:rsidRPr="005122BF">
        <w:rPr>
          <w:color w:val="2B579A"/>
          <w:sz w:val="22"/>
          <w:szCs w:val="22"/>
          <w:shd w:val="clear" w:color="auto" w:fill="E6E6E6"/>
        </w:rPr>
        <w:fldChar w:fldCharType="end"/>
      </w:r>
    </w:p>
    <w:p w14:paraId="2267954D" w14:textId="77777777" w:rsidR="00B124F0" w:rsidRPr="003D3626" w:rsidRDefault="00B124F0" w:rsidP="00F7732B">
      <w:pPr>
        <w:rPr>
          <w:lang w:eastAsia="en-US"/>
        </w:rPr>
        <w:sectPr w:rsidR="00B124F0" w:rsidRPr="003D3626" w:rsidSect="00977AF4">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417" w:left="1417" w:header="708" w:footer="708" w:gutter="0"/>
          <w:pgNumType w:fmt="lowerRoman" w:start="1"/>
          <w:cols w:space="708"/>
          <w:docGrid w:linePitch="360"/>
        </w:sectPr>
      </w:pPr>
    </w:p>
    <w:p w14:paraId="39214862" w14:textId="7CC328B7" w:rsidR="00BB6B49" w:rsidRPr="003D3626" w:rsidRDefault="50FCAAA5" w:rsidP="008D6E5C">
      <w:pPr>
        <w:pStyle w:val="JRCLevel-1title"/>
      </w:pPr>
      <w:bookmarkStart w:id="0" w:name="_Toc160095561"/>
      <w:bookmarkStart w:id="1" w:name="_Toc161311977"/>
      <w:r>
        <w:lastRenderedPageBreak/>
        <w:t xml:space="preserve"> </w:t>
      </w:r>
      <w:bookmarkStart w:id="2" w:name="_Toc182346010"/>
      <w:bookmarkStart w:id="3" w:name="_Toc191999846"/>
      <w:commentRangeStart w:id="4"/>
      <w:commentRangeStart w:id="5"/>
      <w:r>
        <w:t>Environmental impacts of future EGD scenarios</w:t>
      </w:r>
      <w:bookmarkEnd w:id="0"/>
      <w:bookmarkEnd w:id="1"/>
      <w:bookmarkEnd w:id="2"/>
      <w:commentRangeEnd w:id="4"/>
      <w:r>
        <w:rPr>
          <w:rStyle w:val="CommentReference"/>
        </w:rPr>
        <w:commentReference w:id="4"/>
      </w:r>
      <w:commentRangeEnd w:id="5"/>
      <w:r>
        <w:rPr>
          <w:rStyle w:val="CommentReference"/>
        </w:rPr>
        <w:commentReference w:id="5"/>
      </w:r>
      <w:bookmarkEnd w:id="3"/>
    </w:p>
    <w:p w14:paraId="3EC76C69" w14:textId="77777777" w:rsidR="00476B98" w:rsidRDefault="00107B93" w:rsidP="00A70447">
      <w:pPr>
        <w:pStyle w:val="JRCText"/>
      </w:pPr>
      <w:r>
        <w:t>To assess the expected impacts of the EGD</w:t>
      </w:r>
      <w:r w:rsidR="00B54CE2">
        <w:t xml:space="preserve">, </w:t>
      </w:r>
      <w:r>
        <w:t>an integrated</w:t>
      </w:r>
      <w:r w:rsidR="00161A22" w:rsidRPr="55549F84" w:rsidDel="00161A22">
        <w:t xml:space="preserve"> approach </w:t>
      </w:r>
      <w:r w:rsidR="00161A22">
        <w:t>accounting for</w:t>
      </w:r>
      <w:r w:rsidR="00161A22" w:rsidDel="00161A22">
        <w:t xml:space="preserve"> multiple environmental impact categories</w:t>
      </w:r>
      <w:r w:rsidR="00161A22" w:rsidRPr="55549F84" w:rsidDel="00161A22">
        <w:t xml:space="preserve"> </w:t>
      </w:r>
      <w:r>
        <w:t xml:space="preserve">and by </w:t>
      </w:r>
      <w:r w:rsidR="00161A22">
        <w:t>adopting</w:t>
      </w:r>
      <w:r w:rsidR="00161A22" w:rsidDel="00161A22">
        <w:t xml:space="preserve"> a</w:t>
      </w:r>
      <w:r>
        <w:t xml:space="preserve"> full</w:t>
      </w:r>
      <w:r w:rsidR="00161A22" w:rsidDel="00161A22">
        <w:t xml:space="preserve"> supply chain perspective is needed. </w:t>
      </w:r>
      <w:r w:rsidR="00B54CE2">
        <w:t>To this end, an</w:t>
      </w:r>
      <w:r w:rsidR="00B54CE2" w:rsidDel="00161A22">
        <w:t xml:space="preserve"> </w:t>
      </w:r>
      <w:r w:rsidR="00161A22" w:rsidDel="00161A22">
        <w:t xml:space="preserve">integrated environmental assessment based on the </w:t>
      </w:r>
      <w:r>
        <w:t>l</w:t>
      </w:r>
      <w:r w:rsidR="00161A22" w:rsidDel="00161A22">
        <w:t xml:space="preserve">ife cycle assessment Consumption Footprint </w:t>
      </w:r>
      <w:r w:rsidR="007D41B8">
        <w:t xml:space="preserve">and Domestic Footprint </w:t>
      </w:r>
      <w:r w:rsidR="00161A22" w:rsidDel="00161A22">
        <w:t>model</w:t>
      </w:r>
      <w:r w:rsidR="007D41B8">
        <w:t>s</w:t>
      </w:r>
      <w:r w:rsidR="00161A22">
        <w:t xml:space="preserve"> allows to get first insights of the expected environmental impacts of possible</w:t>
      </w:r>
      <w:r w:rsidR="00161A22" w:rsidRPr="55549F84" w:rsidDel="00161A22">
        <w:t xml:space="preserve"> </w:t>
      </w:r>
      <w:r w:rsidR="007D41B8">
        <w:t>green transitions</w:t>
      </w:r>
      <w:r w:rsidR="007D41B8" w:rsidRPr="55549F84" w:rsidDel="00161A22">
        <w:t xml:space="preserve"> </w:t>
      </w:r>
      <w:r w:rsidR="00DB2933" w:rsidRPr="55549F84" w:rsidDel="00161A22">
        <w:t>scenarios</w:t>
      </w:r>
      <w:r w:rsidR="00DB2933" w:rsidDel="00161A22">
        <w:t xml:space="preserve"> by 2030</w:t>
      </w:r>
      <w:r w:rsidR="001D3A70">
        <w:t xml:space="preserve">. </w:t>
      </w:r>
    </w:p>
    <w:p w14:paraId="3E9F0B89" w14:textId="6D4D050B" w:rsidR="00161A22" w:rsidDel="00161A22" w:rsidRDefault="001D3A70" w:rsidP="00A70447">
      <w:pPr>
        <w:pStyle w:val="JRCText"/>
      </w:pPr>
      <w:r>
        <w:t>The exercise considers</w:t>
      </w:r>
      <w:r w:rsidR="00DB2933">
        <w:t xml:space="preserve"> </w:t>
      </w:r>
      <w:r w:rsidR="007D41B8" w:rsidRPr="00476B98">
        <w:rPr>
          <w:b/>
        </w:rPr>
        <w:t>selected EGD targets and ambitions</w:t>
      </w:r>
      <w:r>
        <w:t>,</w:t>
      </w:r>
      <w:r w:rsidR="007D41B8">
        <w:t xml:space="preserve"> with focus on physical environmental indicators</w:t>
      </w:r>
      <w:r w:rsidR="00DB2933">
        <w:t xml:space="preserve"> (section 3.1;</w:t>
      </w:r>
      <w:r>
        <w:t xml:space="preserve"> </w:t>
      </w:r>
      <w:r w:rsidR="00B26BFB" w:rsidRPr="001D3A70">
        <w:rPr>
          <w:color w:val="FF0000"/>
        </w:rPr>
        <w:t>see Annex of this chapter for details</w:t>
      </w:r>
      <w:r w:rsidR="007D41B8">
        <w:t>)</w:t>
      </w:r>
      <w:r w:rsidR="00DB2933">
        <w:t>. The analysis is instrumental to</w:t>
      </w:r>
      <w:r w:rsidR="00A70447">
        <w:t xml:space="preserve"> </w:t>
      </w:r>
      <w:r w:rsidR="00107B93">
        <w:t>show</w:t>
      </w:r>
      <w:r w:rsidR="00A70447">
        <w:t xml:space="preserve"> the importance of considering synergies and </w:t>
      </w:r>
      <w:r w:rsidR="00E7647F">
        <w:t>trade-</w:t>
      </w:r>
      <w:r w:rsidR="00A70447">
        <w:t>offs</w:t>
      </w:r>
      <w:r w:rsidR="00DB2933">
        <w:t xml:space="preserve"> across areas of consumption</w:t>
      </w:r>
      <w:r w:rsidR="00DB2933" w:rsidRPr="00DB2933">
        <w:t xml:space="preserve"> </w:t>
      </w:r>
      <w:r w:rsidR="00DB2933">
        <w:t>and environmental impacts</w:t>
      </w:r>
      <w:r w:rsidR="00A70447">
        <w:t xml:space="preserve">. </w:t>
      </w:r>
      <w:r w:rsidR="00161A22">
        <w:t xml:space="preserve">This </w:t>
      </w:r>
      <w:r w:rsidR="00107B93">
        <w:t xml:space="preserve">exercise </w:t>
      </w:r>
      <w:r w:rsidR="00161A22">
        <w:t xml:space="preserve">is complemented by </w:t>
      </w:r>
      <w:r w:rsidR="00107B93">
        <w:t xml:space="preserve">zooming in on </w:t>
      </w:r>
      <w:r w:rsidR="00161A22">
        <w:t>selected key examples</w:t>
      </w:r>
      <w:r w:rsidR="00107B93">
        <w:t xml:space="preserve"> </w:t>
      </w:r>
      <w:r w:rsidR="00DB2933">
        <w:t xml:space="preserve">concerning </w:t>
      </w:r>
      <w:r w:rsidR="00107B93">
        <w:t>raw materials, land use and circular economy</w:t>
      </w:r>
      <w:r w:rsidR="00161A22">
        <w:t xml:space="preserve"> (section 3.2)</w:t>
      </w:r>
      <w:r w:rsidR="00B54CE2">
        <w:t>.</w:t>
      </w:r>
    </w:p>
    <w:p w14:paraId="700404BE" w14:textId="51E05FA9" w:rsidR="00BB6B49" w:rsidRPr="0054422F" w:rsidRDefault="00161A22" w:rsidP="008D6E5C">
      <w:pPr>
        <w:pStyle w:val="JRCLevel-2title"/>
        <w:ind w:left="426" w:hanging="426"/>
        <w:jc w:val="left"/>
      </w:pPr>
      <w:bookmarkStart w:id="6" w:name="_Toc191999847"/>
      <w:r>
        <w:t>Integrated environmental assessment based on the Consumption Footprint</w:t>
      </w:r>
      <w:bookmarkEnd w:id="6"/>
    </w:p>
    <w:p w14:paraId="556FFC8A" w14:textId="2B562CEC" w:rsidR="00161A22" w:rsidRPr="00161A22" w:rsidRDefault="006507E9" w:rsidP="00161A22">
      <w:pPr>
        <w:pStyle w:val="JRCLevel-3title"/>
      </w:pPr>
      <w:bookmarkStart w:id="7" w:name="_Toc182346012"/>
      <w:bookmarkStart w:id="8" w:name="_Toc182346013"/>
      <w:bookmarkStart w:id="9" w:name="_Toc182346015"/>
      <w:bookmarkStart w:id="10" w:name="_Toc191999848"/>
      <w:bookmarkEnd w:id="7"/>
      <w:bookmarkEnd w:id="8"/>
      <w:r>
        <w:t>Consumption perspective and effects in global supply chains</w:t>
      </w:r>
      <w:bookmarkEnd w:id="9"/>
      <w:r w:rsidR="00161A22">
        <w:t>: the need for a holistic approach</w:t>
      </w:r>
      <w:bookmarkEnd w:id="10"/>
    </w:p>
    <w:p w14:paraId="61CDF21D" w14:textId="68353E1D" w:rsidR="003041DB" w:rsidRPr="00D81B69" w:rsidRDefault="00161A22" w:rsidP="0054422F">
      <w:pPr>
        <w:pStyle w:val="JRCText"/>
        <w:rPr>
          <w:rFonts w:cs="Calibri"/>
          <w:sz w:val="22"/>
          <w:szCs w:val="22"/>
        </w:rPr>
      </w:pPr>
      <w:r>
        <w:t>E</w:t>
      </w:r>
      <w:r w:rsidR="00C97091">
        <w:t>nvironmental</w:t>
      </w:r>
      <w:r w:rsidR="003041DB">
        <w:t xml:space="preserve"> impacts </w:t>
      </w:r>
      <w:r w:rsidR="00C97091">
        <w:t xml:space="preserve">of products </w:t>
      </w:r>
      <w:r>
        <w:t xml:space="preserve">need to be evaluated </w:t>
      </w:r>
      <w:r w:rsidR="00D320F6">
        <w:t xml:space="preserve">in an integrated manner </w:t>
      </w:r>
      <w:r w:rsidR="003041DB">
        <w:t>along the</w:t>
      </w:r>
      <w:r w:rsidR="00C97091">
        <w:t>ir</w:t>
      </w:r>
      <w:r>
        <w:t xml:space="preserve"> whole</w:t>
      </w:r>
      <w:r w:rsidR="00C97091">
        <w:t xml:space="preserve"> supply chains</w:t>
      </w:r>
      <w:r>
        <w:t xml:space="preserve"> and</w:t>
      </w:r>
      <w:r w:rsidR="00C97091">
        <w:t xml:space="preserve"> including the</w:t>
      </w:r>
      <w:r w:rsidR="003041DB">
        <w:t xml:space="preserve"> </w:t>
      </w:r>
      <w:r w:rsidR="003041DB" w:rsidRPr="02AE6C4B">
        <w:rPr>
          <w:b/>
          <w:bCs/>
        </w:rPr>
        <w:t>entire life cycles</w:t>
      </w:r>
      <w:r w:rsidR="003041DB">
        <w:t xml:space="preserve"> of products</w:t>
      </w:r>
      <w:r>
        <w:t xml:space="preserve">, from </w:t>
      </w:r>
      <w:r w:rsidR="00C97091">
        <w:t>resource extraction, manufacturing, use, and waste generation</w:t>
      </w:r>
      <w:r>
        <w:t>. This can be done with</w:t>
      </w:r>
      <w:r w:rsidR="003041DB">
        <w:t xml:space="preserve"> </w:t>
      </w:r>
      <w:r>
        <w:t>quantitative systemic impact assessment methodo</w:t>
      </w:r>
      <w:r w:rsidR="002A501C">
        <w:t>logies</w:t>
      </w:r>
      <w:r>
        <w:t xml:space="preserve"> such as </w:t>
      </w:r>
      <w:r w:rsidRPr="02AE6C4B">
        <w:rPr>
          <w:b/>
          <w:bCs/>
        </w:rPr>
        <w:t>Life Cycle A</w:t>
      </w:r>
      <w:r w:rsidR="037445DA" w:rsidRPr="02AE6C4B">
        <w:rPr>
          <w:b/>
          <w:bCs/>
        </w:rPr>
        <w:t xml:space="preserve">ssessment </w:t>
      </w:r>
      <w:r>
        <w:t>(LCA</w:t>
      </w:r>
      <w:r w:rsidRPr="00B76E37">
        <w:rPr>
          <w:highlight w:val="green"/>
        </w:rPr>
        <w:t xml:space="preserve">) </w:t>
      </w:r>
      <w:r w:rsidR="00F77A37">
        <w:rPr>
          <w:highlight w:val="green"/>
        </w:rPr>
        <w:fldChar w:fldCharType="begin"/>
      </w:r>
      <w:r w:rsidR="00F77A37">
        <w:rPr>
          <w:highlight w:val="green"/>
        </w:rPr>
        <w:instrText xml:space="preserve"> ADDIN ZOTERO_ITEM CSL_CITATION {"citationID":"iOHAr9IA","properties":{"formattedCitation":"[1]","plainCitation":"[1]","noteIndex":0},"citationItems":[{"id":14,"uris":["http://zotero.org/users/16575521/items/F7348V7V"],"itemData":{"id":14,"type":"article-journal","abstract":"The European Green Deal and the Sustainable Development Goals (SDGs) ask for a more holistic approach to production and consumption along value chains. The role of Life Cycle Assessment (LCA) in supporting policy design and monitoring is then pivotal to achieving policy ambitions. This paper explores the potential support of LCA to EU (European Union) policies and the SDGs, considering also the Planetary Boundaries (PBs) framework. The assessment focuses on (a) the relationship between LCA, the SDGs, and the European Green Deal; (b) the potential use of LCA in support of the monitoring of SDG12 and the environmental impacts of production and consumption; and (c) the relevance of an absolute sustainability dimension, including the integration of the PBs framework in EU policy and the SDGs. Results highlight that the interlinkages between LCA, EU policy, SDGs, and the PBs can be classified as existing, missing, or existing depending on the LCA framework. In general, LCA was identified to strengthen and further enable EU policies toward achieving the SDGs while remaining within the physical limits of the planet. This is because LCA can be a pivotal method to quantify and assess environmental impacts of value chains and consumption patterns, enabling the evaluation of their implication on environment-related SDGs and assessing them against the PBs. The example of the Consumption Footprint highlights that the concept and Life Cycle Impact Assessment method of an LCA framework can determine the linkage among EU policy, SDGs, and the PBs.</w:instrText>
      </w:r>
      <w:r w:rsidR="00F77A37">
        <w:rPr>
          <w:rFonts w:ascii="Calibri" w:hAnsi="Calibri" w:cs="Calibri"/>
          <w:highlight w:val="green"/>
        </w:rPr>
        <w:instrText> </w:instrText>
      </w:r>
      <w:r w:rsidR="00F77A37">
        <w:rPr>
          <w:highlight w:val="green"/>
        </w:rPr>
        <w:instrText xml:space="preserve">Integr Environ Assess Manag 2022;18:1221-1232. </w:instrText>
      </w:r>
      <w:r w:rsidR="00F77A37">
        <w:rPr>
          <w:rFonts w:cs="EC Square Sans Pro"/>
          <w:highlight w:val="green"/>
        </w:rPr>
        <w:instrText>©</w:instrText>
      </w:r>
      <w:r w:rsidR="00F77A37">
        <w:rPr>
          <w:highlight w:val="green"/>
        </w:rPr>
        <w:instrText xml:space="preserve"> 2022 The Authors. Integrated Environmental Assessment and Management published by Wiley Periodicals LLC on behalf of Society of Environmental Toxicology &amp; Chemistry (SETAC).","container-title":"Integrated Environmental Assessment and Management","DOI":"10.1002/ieam.4586","ISSN":"1551-3793","issue":"5","journalAbbreviation":"Integr Environ Assess Manag","language":"eng","note":"PMID: 35112502\nPMCID: PMC9790245","page":"1221-1232","source":"PubMed","title":"Life Cycle Assessment support to environmental ambitions of EU policies and the Sustainable Development Goals","volume":"18","author":[{"family":"Sanyé-Mengual","given":"Esther"},{"family":"Sala","given":"Serenella"}],"issued":{"date-parts":[["2022",9]]}}}],"schema":"https://github.com/citation-style-language/schema/raw/master/csl-citation.json"} </w:instrText>
      </w:r>
      <w:r w:rsidR="00F77A37">
        <w:rPr>
          <w:highlight w:val="green"/>
        </w:rPr>
        <w:fldChar w:fldCharType="separate"/>
      </w:r>
      <w:r w:rsidR="00F77A37" w:rsidRPr="00F77A37">
        <w:rPr>
          <w:highlight w:val="green"/>
        </w:rPr>
        <w:t>[1]</w:t>
      </w:r>
      <w:r w:rsidR="00F77A37">
        <w:rPr>
          <w:highlight w:val="green"/>
        </w:rPr>
        <w:fldChar w:fldCharType="end"/>
      </w:r>
      <w:r w:rsidR="003041DB" w:rsidRPr="00B76E37">
        <w:rPr>
          <w:highlight w:val="green"/>
        </w:rPr>
        <w:t>.</w:t>
      </w:r>
      <w:r w:rsidR="003041DB">
        <w:t xml:space="preserve"> Through this approach, potential </w:t>
      </w:r>
      <w:r w:rsidR="003041DB" w:rsidRPr="02AE6C4B">
        <w:rPr>
          <w:b/>
          <w:bCs/>
        </w:rPr>
        <w:t>trade-offs among</w:t>
      </w:r>
      <w:r w:rsidR="006017F5" w:rsidRPr="02AE6C4B">
        <w:rPr>
          <w:b/>
          <w:bCs/>
        </w:rPr>
        <w:t xml:space="preserve"> environmental impacts,</w:t>
      </w:r>
      <w:r w:rsidR="003041DB" w:rsidRPr="02AE6C4B">
        <w:rPr>
          <w:b/>
          <w:bCs/>
        </w:rPr>
        <w:t xml:space="preserve"> life cycle stages</w:t>
      </w:r>
      <w:r w:rsidR="00D320F6">
        <w:rPr>
          <w:b/>
          <w:bCs/>
        </w:rPr>
        <w:t xml:space="preserve"> of products</w:t>
      </w:r>
      <w:r w:rsidR="00C97091" w:rsidRPr="02AE6C4B">
        <w:rPr>
          <w:b/>
          <w:bCs/>
        </w:rPr>
        <w:t xml:space="preserve">, </w:t>
      </w:r>
      <w:r w:rsidR="00D320F6">
        <w:rPr>
          <w:b/>
          <w:bCs/>
        </w:rPr>
        <w:t xml:space="preserve">economic </w:t>
      </w:r>
      <w:r w:rsidR="00C97091" w:rsidRPr="02AE6C4B">
        <w:rPr>
          <w:b/>
          <w:bCs/>
        </w:rPr>
        <w:t>sectors or</w:t>
      </w:r>
      <w:r w:rsidR="003041DB" w:rsidRPr="02AE6C4B">
        <w:rPr>
          <w:b/>
          <w:bCs/>
        </w:rPr>
        <w:t xml:space="preserve"> geographical regions </w:t>
      </w:r>
      <w:r w:rsidR="003041DB" w:rsidRPr="00B76E37">
        <w:rPr>
          <w:bCs/>
        </w:rPr>
        <w:t>can be identified,</w:t>
      </w:r>
      <w:r w:rsidR="003041DB" w:rsidRPr="02AE6C4B">
        <w:rPr>
          <w:b/>
          <w:bCs/>
        </w:rPr>
        <w:t xml:space="preserve"> thus enabling prevention strategies to avoid burden shifting</w:t>
      </w:r>
      <w:r w:rsidR="0083361E">
        <w:rPr>
          <w:b/>
          <w:bCs/>
        </w:rPr>
        <w:t xml:space="preserve"> of impacts</w:t>
      </w:r>
      <w:r w:rsidR="003041DB">
        <w:t xml:space="preserve">. For instance, an improvement in energy efficiency in the use phase </w:t>
      </w:r>
      <w:r w:rsidR="00C97091">
        <w:t>of a product may</w:t>
      </w:r>
      <w:r w:rsidR="003041DB">
        <w:t xml:space="preserve"> </w:t>
      </w:r>
      <w:r w:rsidR="00C97091">
        <w:t>require more</w:t>
      </w:r>
      <w:r w:rsidR="003041DB">
        <w:t xml:space="preserve"> raw materials extracted </w:t>
      </w:r>
      <w:r w:rsidR="00C97091">
        <w:t xml:space="preserve">elsewhere in the value chain </w:t>
      </w:r>
      <w:r w:rsidR="00F77A37">
        <w:rPr>
          <w:highlight w:val="green"/>
        </w:rPr>
        <w:fldChar w:fldCharType="begin"/>
      </w:r>
      <w:r w:rsidR="00F77A37">
        <w:rPr>
          <w:highlight w:val="green"/>
        </w:rPr>
        <w:instrText xml:space="preserve"> ADDIN ZOTERO_ITEM CSL_CITATION {"citationID":"vYkFArSU","properties":{"formattedCitation":"[2]","plainCitation":"[2]","noteIndex":0},"citationItems":[{"id":24,"uris":["http://zotero.org/users/16575521/items/NHE48QM5"],"itemData":{"id":24,"type":"report","abstract":"This report provides an overview of the LCA applied to assessing environmental impacts of production and consumption at the EU and Member State levels as a basis to support several policies and the assessment of their impacts and benefits. The content builds from the results of the “Application of the consumption footprint indicators in policy analysis” (AA Consumption Footprint) project , aimed at further develop and apply the set of indicators defined and calculated in the context of the LC-IND2 project , namely the Consumption Footprint and the Domestic Footprint.\nThe EU-27 can be considered a “net importer of environmental impacts”. This implies that the Consumption Footprint (overall impacts related to consumption of good and services) is higher than the Domestic Footprint (impacts generated in the EU-27 area).\nBetween 2010 and 2018, domestic environmental impacts in EU-27 have decreased (-12% as weighted score) while GDP has increased of 23%, showing an absolute decoupling. Yet accounting for trade, a more limited relative decoupling is observed for the Consumption Footprint (increase by 5%, relative decoupling). Moreover, a number of impacts cannot be fully captured so far, indicating the need of including in future more aspects to depict comprehensively the decoupling. \nResults show that the environmental impact of the consumption of an average EU citizen is outside the safe operating space for humanity for several impacts, namely climate change, particulate matter, freshwater ecotoxicity.","language":"en","note":"ISBN: 9789276617549 9789276997818\nISSN: 1831-9424, 1018-5593\nDOI: 10.2760/218540","title":"Consumption Footprint and Domestic Footprint: Assessing the environmental impacts of EU consumption and production","title-short":"Consumption Footprint and Domestic Footprint","URL":"https://publications.jrc.ec.europa.eu/repository/handle/JRC128571","author":[{"family":"Sanyé-Mengual","given":"Esther"},{"family":"Sala","given":"Serenella"}],"accessed":{"date-parts":[["2024",3,26]]},"issued":{"date-parts":[["2023",2,23]]}}}],"schema":"https://github.com/citation-style-language/schema/raw/master/csl-citation.json"} </w:instrText>
      </w:r>
      <w:r w:rsidR="00F77A37">
        <w:rPr>
          <w:highlight w:val="green"/>
        </w:rPr>
        <w:fldChar w:fldCharType="separate"/>
      </w:r>
      <w:r w:rsidR="00F77A37" w:rsidRPr="00F77A37">
        <w:rPr>
          <w:highlight w:val="green"/>
        </w:rPr>
        <w:t>[2]</w:t>
      </w:r>
      <w:r w:rsidR="00F77A37">
        <w:rPr>
          <w:highlight w:val="green"/>
        </w:rPr>
        <w:fldChar w:fldCharType="end"/>
      </w:r>
      <w:r w:rsidR="003041DB" w:rsidRPr="02AE6C4B">
        <w:rPr>
          <w:highlight w:val="lightGray"/>
        </w:rPr>
        <w:t>.</w:t>
      </w:r>
      <w:r w:rsidR="003041DB">
        <w:t xml:space="preserve"> </w:t>
      </w:r>
    </w:p>
    <w:p w14:paraId="3DA70AA8" w14:textId="4DD72997" w:rsidR="003041DB" w:rsidRPr="004A428B" w:rsidRDefault="003041DB" w:rsidP="003041DB">
      <w:pPr>
        <w:pStyle w:val="JRCFigurecaption"/>
        <w:jc w:val="left"/>
        <w:rPr>
          <w:sz w:val="20"/>
          <w:szCs w:val="20"/>
        </w:rPr>
      </w:pPr>
      <w:r w:rsidRPr="15EA60C0">
        <w:rPr>
          <w:b/>
          <w:bCs/>
          <w:sz w:val="20"/>
          <w:szCs w:val="20"/>
        </w:rPr>
        <w:t xml:space="preserve">Figure </w:t>
      </w:r>
      <w:r w:rsidRPr="002A501C">
        <w:rPr>
          <w:b/>
          <w:bCs/>
          <w:sz w:val="20"/>
          <w:szCs w:val="20"/>
        </w:rPr>
        <w:t>1</w:t>
      </w:r>
      <w:r w:rsidRPr="15EA60C0">
        <w:rPr>
          <w:b/>
          <w:bCs/>
          <w:sz w:val="20"/>
          <w:szCs w:val="20"/>
        </w:rPr>
        <w:t>.</w:t>
      </w:r>
      <w:r w:rsidRPr="15EA60C0">
        <w:rPr>
          <w:sz w:val="20"/>
          <w:szCs w:val="20"/>
        </w:rPr>
        <w:t xml:space="preserve"> Overview of </w:t>
      </w:r>
      <w:r w:rsidR="006017F5">
        <w:rPr>
          <w:sz w:val="20"/>
          <w:szCs w:val="20"/>
        </w:rPr>
        <w:t>l</w:t>
      </w:r>
      <w:r w:rsidR="006017F5" w:rsidRPr="15EA60C0">
        <w:rPr>
          <w:sz w:val="20"/>
          <w:szCs w:val="20"/>
        </w:rPr>
        <w:t xml:space="preserve">ife </w:t>
      </w:r>
      <w:r w:rsidR="006017F5">
        <w:rPr>
          <w:sz w:val="20"/>
          <w:szCs w:val="20"/>
        </w:rPr>
        <w:t>c</w:t>
      </w:r>
      <w:r w:rsidR="006017F5" w:rsidRPr="15EA60C0">
        <w:rPr>
          <w:sz w:val="20"/>
          <w:szCs w:val="20"/>
        </w:rPr>
        <w:t xml:space="preserve">ycle </w:t>
      </w:r>
      <w:r w:rsidR="006017F5">
        <w:rPr>
          <w:sz w:val="20"/>
          <w:szCs w:val="20"/>
        </w:rPr>
        <w:t>s</w:t>
      </w:r>
      <w:r w:rsidR="006017F5" w:rsidRPr="15EA60C0">
        <w:rPr>
          <w:sz w:val="20"/>
          <w:szCs w:val="20"/>
        </w:rPr>
        <w:t xml:space="preserve">tages </w:t>
      </w:r>
      <w:r w:rsidRPr="15EA60C0">
        <w:rPr>
          <w:sz w:val="20"/>
          <w:szCs w:val="20"/>
        </w:rPr>
        <w:t xml:space="preserve">from </w:t>
      </w:r>
      <w:r w:rsidR="006017F5">
        <w:rPr>
          <w:sz w:val="20"/>
          <w:szCs w:val="20"/>
        </w:rPr>
        <w:t>r</w:t>
      </w:r>
      <w:r w:rsidR="006017F5" w:rsidRPr="15EA60C0">
        <w:rPr>
          <w:sz w:val="20"/>
          <w:szCs w:val="20"/>
        </w:rPr>
        <w:t xml:space="preserve">aw </w:t>
      </w:r>
      <w:r w:rsidRPr="15EA60C0">
        <w:rPr>
          <w:sz w:val="20"/>
          <w:szCs w:val="20"/>
        </w:rPr>
        <w:t xml:space="preserve">materials to </w:t>
      </w:r>
      <w:r w:rsidR="006017F5">
        <w:rPr>
          <w:sz w:val="20"/>
          <w:szCs w:val="20"/>
        </w:rPr>
        <w:t>e</w:t>
      </w:r>
      <w:r w:rsidR="006017F5" w:rsidRPr="15EA60C0">
        <w:rPr>
          <w:sz w:val="20"/>
          <w:szCs w:val="20"/>
        </w:rPr>
        <w:t xml:space="preserve">nd </w:t>
      </w:r>
      <w:r w:rsidRPr="15EA60C0">
        <w:rPr>
          <w:sz w:val="20"/>
          <w:szCs w:val="20"/>
        </w:rPr>
        <w:t xml:space="preserve">of </w:t>
      </w:r>
      <w:r w:rsidR="006017F5">
        <w:rPr>
          <w:sz w:val="20"/>
          <w:szCs w:val="20"/>
        </w:rPr>
        <w:t>l</w:t>
      </w:r>
      <w:r w:rsidRPr="15EA60C0">
        <w:rPr>
          <w:sz w:val="20"/>
          <w:szCs w:val="20"/>
        </w:rPr>
        <w:t xml:space="preserve">ife, including alternative </w:t>
      </w:r>
      <w:r w:rsidR="006017F5">
        <w:rPr>
          <w:sz w:val="20"/>
          <w:szCs w:val="20"/>
        </w:rPr>
        <w:t>e</w:t>
      </w:r>
      <w:r w:rsidR="006017F5" w:rsidRPr="15EA60C0">
        <w:rPr>
          <w:sz w:val="20"/>
          <w:szCs w:val="20"/>
        </w:rPr>
        <w:t xml:space="preserve">nd </w:t>
      </w:r>
      <w:r w:rsidRPr="15EA60C0">
        <w:rPr>
          <w:sz w:val="20"/>
          <w:szCs w:val="20"/>
        </w:rPr>
        <w:t xml:space="preserve">of </w:t>
      </w:r>
      <w:r w:rsidR="006017F5">
        <w:rPr>
          <w:sz w:val="20"/>
          <w:szCs w:val="20"/>
        </w:rPr>
        <w:t>l</w:t>
      </w:r>
      <w:r w:rsidR="006017F5" w:rsidRPr="15EA60C0">
        <w:rPr>
          <w:sz w:val="20"/>
          <w:szCs w:val="20"/>
        </w:rPr>
        <w:t xml:space="preserve">ife </w:t>
      </w:r>
      <w:r w:rsidRPr="15EA60C0">
        <w:rPr>
          <w:sz w:val="20"/>
          <w:szCs w:val="20"/>
        </w:rPr>
        <w:t>pathways according to Circular Economy strategies.</w:t>
      </w:r>
    </w:p>
    <w:p w14:paraId="4C509DC8" w14:textId="77777777" w:rsidR="003041DB" w:rsidRDefault="003041DB" w:rsidP="0054422F">
      <w:pPr>
        <w:pStyle w:val="JRCText"/>
        <w:jc w:val="center"/>
      </w:pPr>
      <w:r>
        <w:rPr>
          <w:noProof/>
          <w:lang w:eastAsia="en-GB"/>
        </w:rPr>
        <w:drawing>
          <wp:inline distT="0" distB="0" distL="0" distR="0" wp14:anchorId="66818F25" wp14:editId="36F8A977">
            <wp:extent cx="4170491" cy="1578583"/>
            <wp:effectExtent l="0" t="0" r="190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48257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80709" cy="1582450"/>
                    </a:xfrm>
                    <a:prstGeom prst="rect">
                      <a:avLst/>
                    </a:prstGeom>
                  </pic:spPr>
                </pic:pic>
              </a:graphicData>
            </a:graphic>
          </wp:inline>
        </w:drawing>
      </w:r>
    </w:p>
    <w:p w14:paraId="4BC1D7D3" w14:textId="60B1ADED" w:rsidR="003041DB" w:rsidRDefault="003041DB" w:rsidP="003041DB">
      <w:pPr>
        <w:pStyle w:val="JRCFiguresource"/>
      </w:pPr>
      <w:r>
        <w:t xml:space="preserve">Source: </w:t>
      </w:r>
      <w:r w:rsidR="00F77A37">
        <w:rPr>
          <w:highlight w:val="green"/>
        </w:rPr>
        <w:fldChar w:fldCharType="begin"/>
      </w:r>
      <w:r w:rsidR="00F77A37">
        <w:rPr>
          <w:highlight w:val="green"/>
        </w:rPr>
        <w:instrText xml:space="preserve"> ADDIN ZOTERO_ITEM CSL_CITATION {"citationID":"m2rfxhBH","properties":{"formattedCitation":"[3]","plainCitation":"[3]","noteIndex":0},"citationItems":[{"id":1027,"uris":["http://zotero.org/groups/5272309/items/SZHAHM6E"],"itemData":{"id":1027,"type":"webpage","abstract":"The European Commission - Joint Research Centre has developed and kept updating since 2016 a modelling framework that includes the Consumption Footprint (CF) and the Domestic Footprint (CF) models, which have become established as a means for monitoring the progress of the EU’s environmental performance. The models are based on Life Cycle Assessment, and use the Environmental Footprint (EF) impact assessment method to produce a set of 16 indicators (also available as a single weighted score) to assess the environmental impacts of EU production and consumption, and compare to the planetary boundaries. This report describes how these models can be applied to generate an outlook in the framework of the Zero Pollution Action Plan (ZPAP) for 2030. This is performed via: (i) calculating the ZPAP official targets in the context of the models, (ii) integrating selected relevant and illustrative green transition measures from the targets and ambitions of the European Green Deal (iii) comparing three progressively more ambitious scenarios simulating the achievement of these measures. The results indicate that the gap is widening between the environmental impacts occurring within the EU’s borders and those linked to consumption via supply chains, that is, those that result from imports into the EU. The selected green transition measures should make progress in terms of reducing environmental impact within the EU. However, via integrating additional ambitions the EU could accelerate actions for almost all EF environmental indicators, and reduce the EU’s environmental impact of consumption even below the ZPAP 2030 targets.","container-title":"JRC Publications Repository","language":"en","note":"ISBN: 9789268238967\nISSN: 1831-9424\nDOI: 10.2760/6552881","title":"Consumption Footprint and Domestic Footprint Outlook Report 2025","URL":"https://publications.jrc.ec.europa.eu/repository/handle/JRC139655","author":[{"family":"Pasqualino","given":"Roberto"},{"family":"Valenzano","given":"Annarita"},{"family":"Chiorrini","given":"Andrea"},{"family":"Wierzgala","given":"Piotr"},{"family":"Frankowska","given":"Angelina"},{"family":"Sanye","given":"MENGUAL Esther"},{"family":"Bennett","given":"Michael John"},{"family":"Listorti","given":"Giulia"},{"family":"Sala","given":"Serenella"}],"accessed":{"date-parts":[["2025",3,4]]},"issued":{"date-parts":[["2025"]]}}}],"schema":"https://github.com/citation-style-language/schema/raw/master/csl-citation.json"} </w:instrText>
      </w:r>
      <w:r w:rsidR="00F77A37">
        <w:rPr>
          <w:highlight w:val="green"/>
        </w:rPr>
        <w:fldChar w:fldCharType="separate"/>
      </w:r>
      <w:r w:rsidR="00F77A37" w:rsidRPr="00F77A37">
        <w:rPr>
          <w:highlight w:val="green"/>
        </w:rPr>
        <w:t>[3]</w:t>
      </w:r>
      <w:r w:rsidR="00F77A37">
        <w:rPr>
          <w:highlight w:val="green"/>
        </w:rPr>
        <w:fldChar w:fldCharType="end"/>
      </w:r>
      <w:r>
        <w:t>.</w:t>
      </w:r>
    </w:p>
    <w:p w14:paraId="1FA355B3" w14:textId="5E5BAB06" w:rsidR="006017F5" w:rsidRDefault="006017F5" w:rsidP="006017F5">
      <w:pPr>
        <w:pStyle w:val="JRCText"/>
        <w:rPr>
          <w:lang w:eastAsia="en-GB"/>
        </w:rPr>
      </w:pPr>
      <w:r>
        <w:rPr>
          <w:lang w:eastAsia="en-GB"/>
        </w:rPr>
        <w:t>To perform</w:t>
      </w:r>
      <w:r w:rsidR="003041DB">
        <w:rPr>
          <w:lang w:eastAsia="en-GB"/>
        </w:rPr>
        <w:t xml:space="preserve"> environmental integrated impact assessments, specific models </w:t>
      </w:r>
      <w:r>
        <w:rPr>
          <w:lang w:eastAsia="en-GB"/>
        </w:rPr>
        <w:t>can be designed to</w:t>
      </w:r>
      <w:r w:rsidR="003041DB">
        <w:rPr>
          <w:lang w:eastAsia="en-GB"/>
        </w:rPr>
        <w:t xml:space="preserve"> exploit the power of data at the EU level </w:t>
      </w:r>
      <w:r>
        <w:rPr>
          <w:lang w:eastAsia="en-GB"/>
        </w:rPr>
        <w:t>and provide sound</w:t>
      </w:r>
      <w:r w:rsidR="003041DB">
        <w:rPr>
          <w:lang w:eastAsia="en-GB"/>
        </w:rPr>
        <w:t xml:space="preserve"> evidence</w:t>
      </w:r>
      <w:r>
        <w:rPr>
          <w:lang w:eastAsia="en-GB"/>
        </w:rPr>
        <w:t xml:space="preserve"> support</w:t>
      </w:r>
      <w:r w:rsidR="003041DB">
        <w:rPr>
          <w:lang w:eastAsia="en-GB"/>
        </w:rPr>
        <w:t xml:space="preserve"> to policy. </w:t>
      </w:r>
      <w:r>
        <w:rPr>
          <w:lang w:eastAsia="en-GB"/>
        </w:rPr>
        <w:t xml:space="preserve">The </w:t>
      </w:r>
      <w:r w:rsidRPr="0054422F">
        <w:rPr>
          <w:b/>
          <w:lang w:eastAsia="en-GB"/>
        </w:rPr>
        <w:t>Environmental Footprint</w:t>
      </w:r>
      <w:r>
        <w:rPr>
          <w:b/>
          <w:lang w:eastAsia="en-GB"/>
        </w:rPr>
        <w:t xml:space="preserve"> </w:t>
      </w:r>
      <w:r w:rsidR="00366A1E">
        <w:rPr>
          <w:b/>
          <w:lang w:eastAsia="en-GB"/>
        </w:rPr>
        <w:t xml:space="preserve">(EF) </w:t>
      </w:r>
      <w:r w:rsidRPr="00A70447">
        <w:rPr>
          <w:lang w:eastAsia="en-GB"/>
        </w:rPr>
        <w:t xml:space="preserve">is the </w:t>
      </w:r>
      <w:r w:rsidRPr="00A70447">
        <w:rPr>
          <w:lang w:eastAsia="en-GB"/>
        </w:rPr>
        <w:lastRenderedPageBreak/>
        <w:t>LCA</w:t>
      </w:r>
      <w:r w:rsidRPr="006017F5">
        <w:rPr>
          <w:b/>
          <w:lang w:eastAsia="en-GB"/>
        </w:rPr>
        <w:t xml:space="preserve"> </w:t>
      </w:r>
      <w:r w:rsidRPr="00A70447">
        <w:rPr>
          <w:lang w:eastAsia="en-GB"/>
        </w:rPr>
        <w:t xml:space="preserve">method recommended by the European </w:t>
      </w:r>
      <w:r w:rsidRPr="006017F5">
        <w:rPr>
          <w:lang w:eastAsia="en-GB"/>
        </w:rPr>
        <w:t>Commission</w:t>
      </w:r>
      <w:r>
        <w:rPr>
          <w:lang w:eastAsia="en-GB"/>
        </w:rPr>
        <w:t xml:space="preserve">. It takes into account </w:t>
      </w:r>
      <w:r w:rsidR="003041DB">
        <w:rPr>
          <w:lang w:eastAsia="en-GB"/>
        </w:rPr>
        <w:t>16 environmental impact categories</w:t>
      </w:r>
      <w:r>
        <w:rPr>
          <w:lang w:eastAsia="en-GB"/>
        </w:rPr>
        <w:t xml:space="preserve"> on air, water, land, resources and toxicity</w:t>
      </w:r>
      <w:r>
        <w:rPr>
          <w:rStyle w:val="FootnoteReference"/>
          <w:lang w:eastAsia="en-GB"/>
        </w:rPr>
        <w:footnoteReference w:id="2"/>
      </w:r>
      <w:r w:rsidR="002A501C">
        <w:rPr>
          <w:lang w:eastAsia="en-GB"/>
        </w:rPr>
        <w:t>.</w:t>
      </w:r>
    </w:p>
    <w:p w14:paraId="59FBBB7D" w14:textId="7B915131" w:rsidR="00366A1E" w:rsidRDefault="00530C80" w:rsidP="0054422F">
      <w:pPr>
        <w:pStyle w:val="JRCText"/>
        <w:rPr>
          <w:lang w:eastAsia="en-GB"/>
        </w:rPr>
      </w:pPr>
      <w:r>
        <w:rPr>
          <w:lang w:eastAsia="en-GB"/>
        </w:rPr>
        <w:t xml:space="preserve">Relying </w:t>
      </w:r>
      <w:r w:rsidR="006017F5">
        <w:rPr>
          <w:lang w:eastAsia="en-GB"/>
        </w:rPr>
        <w:t xml:space="preserve">on this </w:t>
      </w:r>
      <w:r>
        <w:rPr>
          <w:lang w:eastAsia="en-GB"/>
        </w:rPr>
        <w:t>method</w:t>
      </w:r>
      <w:r w:rsidR="006017F5">
        <w:rPr>
          <w:lang w:eastAsia="en-GB"/>
        </w:rPr>
        <w:t xml:space="preserve">, </w:t>
      </w:r>
      <w:r>
        <w:rPr>
          <w:lang w:eastAsia="en-GB"/>
        </w:rPr>
        <w:t xml:space="preserve">the JRC developed a modelling framework composed of two </w:t>
      </w:r>
      <w:r w:rsidR="00DB2933">
        <w:rPr>
          <w:lang w:eastAsia="en-GB"/>
        </w:rPr>
        <w:t xml:space="preserve">simulation </w:t>
      </w:r>
      <w:r>
        <w:rPr>
          <w:lang w:eastAsia="en-GB"/>
        </w:rPr>
        <w:t>models</w:t>
      </w:r>
      <w:r w:rsidR="00DB2933">
        <w:rPr>
          <w:lang w:eastAsia="en-GB"/>
        </w:rPr>
        <w:t xml:space="preserve"> analysing EU environmental impacts by adopting complementary perspectives</w:t>
      </w:r>
      <w:r>
        <w:rPr>
          <w:lang w:eastAsia="en-GB"/>
        </w:rPr>
        <w:t>. The</w:t>
      </w:r>
      <w:r w:rsidRPr="0032042A">
        <w:rPr>
          <w:b/>
          <w:lang w:eastAsia="en-GB"/>
        </w:rPr>
        <w:t xml:space="preserve"> </w:t>
      </w:r>
      <w:r w:rsidR="006017F5" w:rsidRPr="0054422F">
        <w:rPr>
          <w:b/>
          <w:lang w:eastAsia="en-GB"/>
        </w:rPr>
        <w:t>EU Consumption Footprint (CF) model</w:t>
      </w:r>
      <w:r w:rsidR="006017F5">
        <w:rPr>
          <w:b/>
          <w:lang w:eastAsia="en-GB"/>
        </w:rPr>
        <w:t xml:space="preserve"> </w:t>
      </w:r>
      <w:r w:rsidR="006017F5">
        <w:rPr>
          <w:lang w:eastAsia="en-GB"/>
        </w:rPr>
        <w:t>considers</w:t>
      </w:r>
      <w:r w:rsidR="006017F5" w:rsidRPr="0054422F">
        <w:rPr>
          <w:lang w:eastAsia="en-GB"/>
        </w:rPr>
        <w:t xml:space="preserve"> 164 representative products</w:t>
      </w:r>
      <w:r w:rsidR="00E7647F">
        <w:rPr>
          <w:lang w:eastAsia="en-GB"/>
        </w:rPr>
        <w:t xml:space="preserve"> </w:t>
      </w:r>
      <w:r w:rsidR="00366A1E">
        <w:rPr>
          <w:lang w:eastAsia="en-GB"/>
        </w:rPr>
        <w:t xml:space="preserve">across their </w:t>
      </w:r>
      <w:r w:rsidR="006017F5" w:rsidRPr="002A501C">
        <w:rPr>
          <w:b/>
          <w:lang w:eastAsia="en-GB"/>
        </w:rPr>
        <w:t>international supply chains</w:t>
      </w:r>
      <w:r w:rsidR="00366A1E">
        <w:rPr>
          <w:lang w:eastAsia="en-GB"/>
        </w:rPr>
        <w:t xml:space="preserve"> to calculate</w:t>
      </w:r>
      <w:r w:rsidR="006017F5" w:rsidRPr="0054422F">
        <w:rPr>
          <w:lang w:eastAsia="en-GB"/>
        </w:rPr>
        <w:t xml:space="preserve"> the environmental impacts associate</w:t>
      </w:r>
      <w:r w:rsidR="002A501C">
        <w:rPr>
          <w:lang w:eastAsia="en-GB"/>
        </w:rPr>
        <w:t xml:space="preserve">d </w:t>
      </w:r>
      <w:r w:rsidR="00DB2933">
        <w:rPr>
          <w:lang w:eastAsia="en-GB"/>
        </w:rPr>
        <w:t>EU</w:t>
      </w:r>
      <w:r w:rsidR="002A501C">
        <w:rPr>
          <w:lang w:eastAsia="en-GB"/>
        </w:rPr>
        <w:t xml:space="preserve"> consumption</w:t>
      </w:r>
      <w:r w:rsidR="00DB2933">
        <w:rPr>
          <w:lang w:eastAsia="en-GB"/>
        </w:rPr>
        <w:t xml:space="preserve"> for five main areas</w:t>
      </w:r>
      <w:r w:rsidR="002A501C">
        <w:rPr>
          <w:lang w:eastAsia="en-GB"/>
        </w:rPr>
        <w:t xml:space="preserve">, namely </w:t>
      </w:r>
      <w:r w:rsidR="006017F5" w:rsidRPr="0054422F">
        <w:rPr>
          <w:lang w:eastAsia="en-GB"/>
        </w:rPr>
        <w:t>food, mobility, housing,</w:t>
      </w:r>
      <w:r w:rsidR="002A501C">
        <w:rPr>
          <w:lang w:eastAsia="en-GB"/>
        </w:rPr>
        <w:t xml:space="preserve"> household goods and appliances</w:t>
      </w:r>
      <w:r w:rsidR="006017F5" w:rsidRPr="0054422F">
        <w:rPr>
          <w:lang w:eastAsia="en-GB"/>
        </w:rPr>
        <w:t>.</w:t>
      </w:r>
      <w:r w:rsidR="006017F5">
        <w:rPr>
          <w:lang w:eastAsia="en-GB"/>
        </w:rPr>
        <w:t xml:space="preserve"> In addition, the </w:t>
      </w:r>
      <w:r w:rsidR="006017F5" w:rsidRPr="0054422F">
        <w:rPr>
          <w:b/>
          <w:lang w:eastAsia="en-GB"/>
        </w:rPr>
        <w:t>EU Domestic Footprint (DF) model</w:t>
      </w:r>
      <w:r w:rsidR="006017F5">
        <w:rPr>
          <w:b/>
          <w:lang w:eastAsia="en-GB"/>
        </w:rPr>
        <w:t xml:space="preserve"> </w:t>
      </w:r>
      <w:r w:rsidR="006017F5">
        <w:rPr>
          <w:lang w:eastAsia="en-GB"/>
        </w:rPr>
        <w:t>adopts</w:t>
      </w:r>
      <w:r w:rsidR="006017F5" w:rsidRPr="0032042A">
        <w:rPr>
          <w:lang w:eastAsia="en-GB"/>
        </w:rPr>
        <w:t xml:space="preserve"> a </w:t>
      </w:r>
      <w:r w:rsidR="006017F5" w:rsidRPr="001D3A70">
        <w:rPr>
          <w:b/>
          <w:lang w:eastAsia="en-GB"/>
        </w:rPr>
        <w:t>production</w:t>
      </w:r>
      <w:r w:rsidR="006017F5" w:rsidRPr="0032042A">
        <w:rPr>
          <w:lang w:eastAsia="en-GB"/>
        </w:rPr>
        <w:t xml:space="preserve"> </w:t>
      </w:r>
      <w:r w:rsidR="006017F5" w:rsidRPr="002A501C">
        <w:rPr>
          <w:b/>
          <w:lang w:eastAsia="en-GB"/>
        </w:rPr>
        <w:t>and territorial-based perspective</w:t>
      </w:r>
      <w:r w:rsidR="006017F5" w:rsidRPr="0054422F" w:rsidDel="0032042A">
        <w:rPr>
          <w:lang w:eastAsia="en-GB"/>
        </w:rPr>
        <w:t xml:space="preserve"> </w:t>
      </w:r>
      <w:r w:rsidR="006017F5">
        <w:rPr>
          <w:lang w:eastAsia="en-GB"/>
        </w:rPr>
        <w:t>to assess</w:t>
      </w:r>
      <w:r w:rsidR="006017F5" w:rsidRPr="0032042A">
        <w:rPr>
          <w:lang w:eastAsia="en-GB"/>
        </w:rPr>
        <w:t xml:space="preserve"> the environmental impacts associated to emissions and resource extraction occurring within a Member State boundary</w:t>
      </w:r>
      <w:r w:rsidR="006017F5">
        <w:rPr>
          <w:lang w:eastAsia="en-GB"/>
        </w:rPr>
        <w:t xml:space="preserve">, up to </w:t>
      </w:r>
      <w:r w:rsidR="006017F5" w:rsidRPr="0032042A">
        <w:rPr>
          <w:lang w:eastAsia="en-GB"/>
        </w:rPr>
        <w:t>the whole EU.</w:t>
      </w:r>
      <w:r w:rsidR="00D66C61">
        <w:rPr>
          <w:lang w:eastAsia="en-GB"/>
        </w:rPr>
        <w:t xml:space="preserve"> </w:t>
      </w:r>
      <w:r>
        <w:rPr>
          <w:lang w:eastAsia="en-GB"/>
        </w:rPr>
        <w:t>For both models, t</w:t>
      </w:r>
      <w:r w:rsidRPr="00D66C61">
        <w:rPr>
          <w:lang w:eastAsia="en-GB"/>
        </w:rPr>
        <w:t xml:space="preserve">he resulting </w:t>
      </w:r>
      <w:r w:rsidR="00DB2933">
        <w:rPr>
          <w:lang w:eastAsia="en-GB"/>
        </w:rPr>
        <w:t xml:space="preserve">environmental </w:t>
      </w:r>
      <w:r>
        <w:rPr>
          <w:lang w:eastAsia="en-GB"/>
        </w:rPr>
        <w:t>impacts</w:t>
      </w:r>
      <w:r w:rsidR="00DB2933">
        <w:rPr>
          <w:lang w:eastAsia="en-GB"/>
        </w:rPr>
        <w:t xml:space="preserve"> are</w:t>
      </w:r>
      <w:r>
        <w:rPr>
          <w:lang w:eastAsia="en-GB"/>
        </w:rPr>
        <w:t xml:space="preserve"> derived according to </w:t>
      </w:r>
      <w:r w:rsidRPr="00D66C61">
        <w:rPr>
          <w:lang w:eastAsia="en-GB"/>
        </w:rPr>
        <w:t>the 16 impact categories</w:t>
      </w:r>
      <w:r w:rsidR="00DB2933" w:rsidRPr="00DB2933">
        <w:rPr>
          <w:lang w:eastAsia="en-GB"/>
        </w:rPr>
        <w:t xml:space="preserve"> </w:t>
      </w:r>
      <w:r w:rsidR="00DB2933">
        <w:rPr>
          <w:lang w:eastAsia="en-GB"/>
        </w:rPr>
        <w:t>of the EF method. These</w:t>
      </w:r>
      <w:r>
        <w:rPr>
          <w:lang w:eastAsia="en-GB"/>
        </w:rPr>
        <w:t xml:space="preserve"> can also be </w:t>
      </w:r>
      <w:r w:rsidR="00DB2933">
        <w:rPr>
          <w:lang w:eastAsia="en-GB"/>
        </w:rPr>
        <w:t>aggregated</w:t>
      </w:r>
      <w:r>
        <w:rPr>
          <w:lang w:eastAsia="en-GB"/>
        </w:rPr>
        <w:t xml:space="preserve"> as</w:t>
      </w:r>
      <w:r w:rsidRPr="00D66C61">
        <w:rPr>
          <w:lang w:eastAsia="en-GB"/>
        </w:rPr>
        <w:t xml:space="preserve"> a single weighted score</w:t>
      </w:r>
      <w:r>
        <w:rPr>
          <w:lang w:eastAsia="en-GB"/>
        </w:rPr>
        <w:t xml:space="preserve"> indicator, which is </w:t>
      </w:r>
      <w:r w:rsidR="001D3A70">
        <w:rPr>
          <w:lang w:eastAsia="en-GB"/>
        </w:rPr>
        <w:t>currently used</w:t>
      </w:r>
      <w:r w:rsidR="007D41B8">
        <w:rPr>
          <w:lang w:eastAsia="en-GB"/>
        </w:rPr>
        <w:t xml:space="preserve"> </w:t>
      </w:r>
      <w:r w:rsidR="001D3A70">
        <w:rPr>
          <w:lang w:eastAsia="en-GB"/>
        </w:rPr>
        <w:t>for monitoring in different</w:t>
      </w:r>
      <w:r w:rsidR="007D41B8">
        <w:rPr>
          <w:lang w:eastAsia="en-GB"/>
        </w:rPr>
        <w:t xml:space="preserve"> </w:t>
      </w:r>
      <w:r w:rsidR="00DB2933">
        <w:rPr>
          <w:lang w:eastAsia="en-GB"/>
        </w:rPr>
        <w:t xml:space="preserve">EU </w:t>
      </w:r>
      <w:r w:rsidR="007D41B8">
        <w:rPr>
          <w:lang w:eastAsia="en-GB"/>
        </w:rPr>
        <w:t>policy frameworks</w:t>
      </w:r>
      <w:r w:rsidR="00DB2933">
        <w:rPr>
          <w:lang w:eastAsia="en-GB"/>
        </w:rPr>
        <w:t xml:space="preserve">. </w:t>
      </w:r>
      <w:r w:rsidR="00642DAC">
        <w:rPr>
          <w:lang w:eastAsia="en-GB"/>
        </w:rPr>
        <w:t>These include the</w:t>
      </w:r>
      <w:r w:rsidR="007D41B8">
        <w:rPr>
          <w:lang w:eastAsia="en-GB"/>
        </w:rPr>
        <w:t xml:space="preserve"> 8</w:t>
      </w:r>
      <w:r w:rsidR="007D41B8" w:rsidRPr="001D3A70">
        <w:rPr>
          <w:vertAlign w:val="superscript"/>
          <w:lang w:eastAsia="en-GB"/>
        </w:rPr>
        <w:t>th</w:t>
      </w:r>
      <w:r w:rsidR="007D41B8">
        <w:rPr>
          <w:lang w:eastAsia="en-GB"/>
        </w:rPr>
        <w:t xml:space="preserve"> Environmental Action Programme</w:t>
      </w:r>
      <w:r w:rsidR="00BC121B">
        <w:rPr>
          <w:lang w:eastAsia="en-GB"/>
        </w:rPr>
        <w:t xml:space="preserve"> </w:t>
      </w:r>
      <w:r w:rsidR="00A4235C">
        <w:rPr>
          <w:highlight w:val="green"/>
          <w:lang w:eastAsia="en-GB"/>
        </w:rPr>
        <w:fldChar w:fldCharType="begin"/>
      </w:r>
      <w:r w:rsidR="00A4235C">
        <w:rPr>
          <w:highlight w:val="green"/>
          <w:lang w:eastAsia="en-GB"/>
        </w:rPr>
        <w:instrText xml:space="preserve"> ADDIN ZOTERO_ITEM CSL_CITATION {"citationID":"Q2eHBU6D","properties":{"formattedCitation":"[4]","plainCitation":"[4]","noteIndex":0},"citationItems":[{"id":20,"uris":["http://zotero.org/users/16575521/items/SGJRPYNX"],"itemData":{"id":20,"type":"bill","language":"en","title":"COMMUNICATION FROM THE COMMISSION TO THE EUROPEAN PARLIAMENT, THE COUNCIL, THE EUROPEAN ECONOMIC AND SOCIAL COMMITTEE AND THE COMMITTEE OF THE REGIONS On making sustainable products the norm","URL":"https://eur-lex.europa.eu/legal-content/EN/TXT/?uri=CELEX%3A52022DC0140","author":[{"literal":"European Commission"}],"accessed":{"date-parts":[["2024",3,26]]},"issued":{"date-parts":[["2022"]]}}}],"schema":"https://github.com/citation-style-language/schema/raw/master/csl-citation.json"} </w:instrText>
      </w:r>
      <w:r w:rsidR="00A4235C">
        <w:rPr>
          <w:highlight w:val="green"/>
          <w:lang w:eastAsia="en-GB"/>
        </w:rPr>
        <w:fldChar w:fldCharType="separate"/>
      </w:r>
      <w:r w:rsidR="00A4235C" w:rsidRPr="00A4235C">
        <w:rPr>
          <w:highlight w:val="green"/>
        </w:rPr>
        <w:t>[4]</w:t>
      </w:r>
      <w:r w:rsidR="00A4235C">
        <w:rPr>
          <w:highlight w:val="green"/>
          <w:lang w:eastAsia="en-GB"/>
        </w:rPr>
        <w:fldChar w:fldCharType="end"/>
      </w:r>
      <w:r w:rsidR="007D41B8">
        <w:rPr>
          <w:lang w:eastAsia="en-GB"/>
        </w:rPr>
        <w:t xml:space="preserve">, </w:t>
      </w:r>
      <w:r w:rsidR="00642DAC">
        <w:rPr>
          <w:lang w:eastAsia="en-GB"/>
        </w:rPr>
        <w:t xml:space="preserve">the </w:t>
      </w:r>
      <w:r w:rsidR="007D41B8">
        <w:rPr>
          <w:lang w:eastAsia="en-GB"/>
        </w:rPr>
        <w:t>Zero Pollution Action Plan</w:t>
      </w:r>
      <w:r w:rsidR="0092766E">
        <w:rPr>
          <w:lang w:eastAsia="en-GB"/>
        </w:rPr>
        <w:t xml:space="preserve"> </w:t>
      </w:r>
      <w:r w:rsidR="00A4235C">
        <w:rPr>
          <w:highlight w:val="green"/>
          <w:lang w:eastAsia="en-GB"/>
        </w:rPr>
        <w:fldChar w:fldCharType="begin"/>
      </w:r>
      <w:r w:rsidR="00A4235C">
        <w:rPr>
          <w:highlight w:val="green"/>
          <w:lang w:eastAsia="en-GB"/>
        </w:rPr>
        <w:instrText xml:space="preserve"> ADDIN ZOTERO_ITEM CSL_CITATION {"citationID":"XW6GMjsn","properties":{"formattedCitation":"[5]","plainCitation":"[5]","noteIndex":0},"citationItems":[{"id":19,"uris":["http://zotero.org/users/16575521/items/GCPMNNFX"],"itemData":{"id":19,"type":"bill","language":"en","title":"COMMUNICATION FROM THE COMMISSION TO THE EUROPEAN PARLIAMENT, THE COUNCIL, THE EUROPEAN ECONOMIC AND SOCIAL COMMITTEE AND THE COMMITTEE OF THE REGIONS Pathway to a Healthy Planet for All EU Action Plan: 'Towards Zero Pollution for Air, Water and Soil'","title-short":"COMMUNICATION FROM THE COMMISSION TO THE EUROPEAN PARLIAMENT, THE COUNCIL, THE EUROPEAN ECONOMIC AND SOCIAL COMMITTEE AND THE COMMITTEE OF THE REGIONS Pathway to a Healthy Planet for All EU Action Plan","URL":"https://eur-lex.europa.eu/legal-content/EN/TXT/?uri=CELEX%3A52021DC0400","author":[{"literal":"European Commission"}],"accessed":{"date-parts":[["2024",3,26]]},"issued":{"date-parts":[["2021"]]}}}],"schema":"https://github.com/citation-style-language/schema/raw/master/csl-citation.json"} </w:instrText>
      </w:r>
      <w:r w:rsidR="00A4235C">
        <w:rPr>
          <w:highlight w:val="green"/>
          <w:lang w:eastAsia="en-GB"/>
        </w:rPr>
        <w:fldChar w:fldCharType="separate"/>
      </w:r>
      <w:r w:rsidR="00A4235C" w:rsidRPr="00A4235C">
        <w:rPr>
          <w:highlight w:val="green"/>
        </w:rPr>
        <w:t>[5]</w:t>
      </w:r>
      <w:r w:rsidR="00A4235C">
        <w:rPr>
          <w:highlight w:val="green"/>
          <w:lang w:eastAsia="en-GB"/>
        </w:rPr>
        <w:fldChar w:fldCharType="end"/>
      </w:r>
      <w:r w:rsidR="00642DAC">
        <w:rPr>
          <w:lang w:eastAsia="en-GB"/>
        </w:rPr>
        <w:t>,</w:t>
      </w:r>
      <w:r w:rsidR="002D2B18">
        <w:rPr>
          <w:lang w:eastAsia="en-GB"/>
        </w:rPr>
        <w:t xml:space="preserve"> </w:t>
      </w:r>
      <w:r w:rsidR="00E911E7">
        <w:rPr>
          <w:lang w:eastAsia="en-GB"/>
        </w:rPr>
        <w:t xml:space="preserve">the </w:t>
      </w:r>
      <w:r w:rsidR="00BC121B">
        <w:rPr>
          <w:lang w:eastAsia="en-GB"/>
        </w:rPr>
        <w:t xml:space="preserve">EU </w:t>
      </w:r>
      <w:r w:rsidR="002D2B18">
        <w:rPr>
          <w:lang w:eastAsia="en-GB"/>
        </w:rPr>
        <w:t>Sustainable Development Goals</w:t>
      </w:r>
      <w:r w:rsidR="00BC121B">
        <w:rPr>
          <w:lang w:eastAsia="en-GB"/>
        </w:rPr>
        <w:t xml:space="preserve"> monitoring framework </w:t>
      </w:r>
      <w:r w:rsidR="00F936A7">
        <w:rPr>
          <w:highlight w:val="green"/>
          <w:lang w:eastAsia="en-GB"/>
        </w:rPr>
        <w:fldChar w:fldCharType="begin"/>
      </w:r>
      <w:r w:rsidR="00F936A7">
        <w:rPr>
          <w:highlight w:val="green"/>
          <w:lang w:eastAsia="en-GB"/>
        </w:rPr>
        <w:instrText xml:space="preserve"> ADDIN ZOTERO_ITEM CSL_CITATION {"citationID":"54F1lf73","properties":{"formattedCitation":"[6]","plainCitation":"[6]","noteIndex":0},"citationItems":[{"id":145,"uris":["http://zotero.org/users/16575521/items/CINJ6BMU"],"itemData":{"id":145,"type":"report","language":"en","source":"Zotero","title":"EU SDG Indicator set 2024: result of hte review in preparation of the 2024 edition of the EU SDG monitoring report.","URL":"https://ec.europa.eu/eurostat/documents/276524/18322024/EU-SDG-indicator-review-report-2024.pdf/5b307664-876a-202c-60b5-aeb5b08424f3?t=1706279846855","author":[{"literal":"Eurostat"}],"accessed":{"date-parts":[["2024",4,8]]},"issued":{"date-parts":[["2024"]]}}}],"schema":"https://github.com/citation-style-language/schema/raw/master/csl-citation.json"} </w:instrText>
      </w:r>
      <w:r w:rsidR="00F936A7">
        <w:rPr>
          <w:highlight w:val="green"/>
          <w:lang w:eastAsia="en-GB"/>
        </w:rPr>
        <w:fldChar w:fldCharType="separate"/>
      </w:r>
      <w:r w:rsidR="00F936A7" w:rsidRPr="00F936A7">
        <w:rPr>
          <w:highlight w:val="green"/>
        </w:rPr>
        <w:t>[6]</w:t>
      </w:r>
      <w:r w:rsidR="00F936A7">
        <w:rPr>
          <w:highlight w:val="green"/>
          <w:lang w:eastAsia="en-GB"/>
        </w:rPr>
        <w:fldChar w:fldCharType="end"/>
      </w:r>
      <w:r w:rsidR="002D2B18">
        <w:rPr>
          <w:lang w:eastAsia="en-GB"/>
        </w:rPr>
        <w:t xml:space="preserve">, </w:t>
      </w:r>
      <w:r w:rsidR="00E911E7">
        <w:rPr>
          <w:lang w:eastAsia="en-GB"/>
        </w:rPr>
        <w:t xml:space="preserve">the </w:t>
      </w:r>
      <w:r w:rsidR="00BC121B">
        <w:rPr>
          <w:lang w:eastAsia="en-GB"/>
        </w:rPr>
        <w:t xml:space="preserve">EU </w:t>
      </w:r>
      <w:r w:rsidR="00BC121B" w:rsidRPr="00BC121B">
        <w:rPr>
          <w:lang w:eastAsia="en-GB"/>
        </w:rPr>
        <w:t xml:space="preserve">Circular </w:t>
      </w:r>
      <w:r w:rsidR="00E911E7">
        <w:rPr>
          <w:lang w:eastAsia="en-GB"/>
        </w:rPr>
        <w:t>E</w:t>
      </w:r>
      <w:r w:rsidR="00E911E7" w:rsidRPr="00BC121B">
        <w:rPr>
          <w:lang w:eastAsia="en-GB"/>
        </w:rPr>
        <w:t xml:space="preserve">conomy </w:t>
      </w:r>
      <w:r w:rsidR="00BC121B" w:rsidRPr="00BC121B">
        <w:rPr>
          <w:lang w:eastAsia="en-GB"/>
        </w:rPr>
        <w:t xml:space="preserve">monitoring framework </w:t>
      </w:r>
      <w:r w:rsidR="00A4235C">
        <w:rPr>
          <w:highlight w:val="green"/>
          <w:lang w:eastAsia="en-GB"/>
        </w:rPr>
        <w:fldChar w:fldCharType="begin"/>
      </w:r>
      <w:r w:rsidR="00F936A7">
        <w:rPr>
          <w:highlight w:val="green"/>
          <w:lang w:eastAsia="en-GB"/>
        </w:rPr>
        <w:instrText xml:space="preserve"> ADDIN ZOTERO_ITEM CSL_CITATION {"citationID":"tugOkLZv","properties":{"formattedCitation":"[7]","plainCitation":"[7]","noteIndex":0},"citationItems":[{"id":136,"uris":["http://zotero.org/users/16575521/items/MMSFS6BE"],"itemData":{"id":136,"type":"webpage","abstract":"Explore our monitoring framework which helps you to easily evaluate your country's situation towards a circular economy by displaying an overview of relevant indicators.","language":"en","title":"Circular economy monitoring framework","URL":"https://ec.europa.eu/eurostat/cache/scoreboards/circular-economy/","author":[{"literal":"Eurostat"}],"accessed":{"date-parts":[["2024",4,8]]},"issued":{"date-parts":[["2024"]]}}}],"schema":"https://github.com/citation-style-language/schema/raw/master/csl-citation.json"} </w:instrText>
      </w:r>
      <w:r w:rsidR="00A4235C">
        <w:rPr>
          <w:highlight w:val="green"/>
          <w:lang w:eastAsia="en-GB"/>
        </w:rPr>
        <w:fldChar w:fldCharType="separate"/>
      </w:r>
      <w:r w:rsidR="00F936A7" w:rsidRPr="00F936A7">
        <w:rPr>
          <w:highlight w:val="green"/>
        </w:rPr>
        <w:t>[7]</w:t>
      </w:r>
      <w:r w:rsidR="00A4235C">
        <w:rPr>
          <w:highlight w:val="green"/>
          <w:lang w:eastAsia="en-GB"/>
        </w:rPr>
        <w:fldChar w:fldCharType="end"/>
      </w:r>
      <w:r w:rsidR="00E911E7">
        <w:rPr>
          <w:lang w:eastAsia="en-GB"/>
        </w:rPr>
        <w:t>, the</w:t>
      </w:r>
      <w:r w:rsidR="00BC121B">
        <w:rPr>
          <w:lang w:eastAsia="en-GB"/>
        </w:rPr>
        <w:t xml:space="preserve"> </w:t>
      </w:r>
      <w:r w:rsidR="002D2B18">
        <w:rPr>
          <w:lang w:eastAsia="en-GB"/>
        </w:rPr>
        <w:t>Resilience Dashboard</w:t>
      </w:r>
      <w:r w:rsidR="00086FF8">
        <w:rPr>
          <w:lang w:eastAsia="en-GB"/>
        </w:rPr>
        <w:t xml:space="preserve"> </w:t>
      </w:r>
      <w:r w:rsidR="00A4235C">
        <w:rPr>
          <w:highlight w:val="green"/>
          <w:lang w:eastAsia="en-GB"/>
        </w:rPr>
        <w:fldChar w:fldCharType="begin"/>
      </w:r>
      <w:r w:rsidR="00F936A7">
        <w:rPr>
          <w:highlight w:val="green"/>
          <w:lang w:eastAsia="en-GB"/>
        </w:rPr>
        <w:instrText xml:space="preserve"> ADDIN ZOTERO_ITEM CSL_CITATION {"citationID":"iXO3e7WB","properties":{"formattedCitation":"[8]","plainCitation":"[8]","noteIndex":0},"citationItems":[{"id":125,"uris":["http://zotero.org/users/16575521/items/QYBSKNG9"],"itemData":{"id":125,"type":"webpage","abstract":"Resilience Dashboards","language":"en","title":"Resilience Dashboards","URL":"https://commission.europa.eu/strategy-and-policy/strategic-planning/strategic-foresight/2020-strategic-foresight-report/resilience-dashboards_en","author":[{"literal":"European Commission"}],"accessed":{"date-parts":[["2024",4,8]]},"issued":{"date-parts":[["2023"]]}}}],"schema":"https://github.com/citation-style-language/schema/raw/master/csl-citation.json"} </w:instrText>
      </w:r>
      <w:r w:rsidR="00A4235C">
        <w:rPr>
          <w:highlight w:val="green"/>
          <w:lang w:eastAsia="en-GB"/>
        </w:rPr>
        <w:fldChar w:fldCharType="separate"/>
      </w:r>
      <w:r w:rsidR="00F936A7" w:rsidRPr="00F936A7">
        <w:rPr>
          <w:highlight w:val="green"/>
        </w:rPr>
        <w:t>[8]</w:t>
      </w:r>
      <w:r w:rsidR="00A4235C">
        <w:rPr>
          <w:highlight w:val="green"/>
          <w:lang w:eastAsia="en-GB"/>
        </w:rPr>
        <w:fldChar w:fldCharType="end"/>
      </w:r>
      <w:r w:rsidR="00E911E7">
        <w:rPr>
          <w:lang w:eastAsia="en-GB"/>
        </w:rPr>
        <w:t xml:space="preserve">, and the EU Food System Monitoring Dashboard </w:t>
      </w:r>
      <w:r w:rsidR="00A4235C">
        <w:rPr>
          <w:highlight w:val="green"/>
          <w:lang w:eastAsia="en-GB"/>
        </w:rPr>
        <w:fldChar w:fldCharType="begin"/>
      </w:r>
      <w:r w:rsidR="00F936A7">
        <w:rPr>
          <w:highlight w:val="green"/>
          <w:lang w:eastAsia="en-GB"/>
        </w:rPr>
        <w:instrText xml:space="preserve"> ADDIN ZOTERO_ITEM CSL_CITATION {"citationID":"WPswkJUb","properties":{"formattedCitation":"[9]","plainCitation":"[9]","noteIndex":0},"citationItems":[{"id":1281,"uris":["http://zotero.org/groups/5272309/items/MV8C549K"],"itemData":{"id":1281,"type":"webpage","abstract":"The Joint Research Centre (JRC) the European Commission service providing evidence-based science and knowledge to support EU policies has set up its first monitoring framework to provide information on progress towards a fair, healthy and environmentally friendly food system, built on a set of environmental, economic and social (including health) indicators. More than 350 indicators on underpinning policies were screened and their suitability assessed for the intended objective. The selected indicators have been visualised in a monitoring dashboard, an information system and a communication tool created by the JRC. This report summarises the main steps taken to develop the system, the principles governing the selection of the indicators and plans for further work. This EU monitoring framework does not constitute a final product. The various Commission services acknowledge data gaps and intend to address them to ensure a more comprehensive approach and reflect new policy priorities. The monitoring framework will provide policymakers, stakeholders and citizens with relevant information about the sustainability of the EU food system. Considering the significant impact of the food system on the EU economy and citizens, the monitoring tool intends to assess the cumulative impact of all actions related to competitiveness, the environment and health in the EU.","container-title":"JRC Publications Repository","language":"en","note":"ISBN: 9789268189108\nISSN: 1831-9424\nDOI: 10.2760/94456","title":"EU food system monitoring framework. From concepts to indicators","URL":"https://publications.jrc.ec.europa.eu/repository/handle/JRC137971","author":[{"family":"Tóth","given":"Katalin"},{"family":"Acs","given":"Szvetlana"},{"family":"Aschberger","given":"Karin"},{"family":"Barbero","given":"VIGNOLA Giulia"},{"family":"Bopp","given":"Stephanie"},{"family":"Caivano","given":"Arnaldo"},{"family":"Catarino","given":"Rui"},{"family":"Dominguez","given":"TORREIRO Marcos"},{"family":"Druon","given":"Jean-Noel"},{"family":"De","given":"LAURENTIIS Valeria"},{"family":"Di","given":"MARCANTONIO Federica"},{"family":"De","given":"JONG Beyhan"},{"family":"Ermolli","given":"Monica"},{"family":"Guerrero","given":"Irene"},{"family":"Gurria","given":"Patricia"},{"family":"Leite","given":"Joao"},{"family":"Liquete","given":"Camino"},{"family":"Maffettone","given":"Roberta"},{"family":"M'barek","given":"Robert"},{"family":"Olvedy","given":"Michael"},{"family":"Panagos","given":"Panos"},{"family":"Puerta","given":"PINERO Carolina"},{"family":"Robuchon","given":"Marine"},{"family":"Sanye","given":"MENGUAL Esther"},{"family":"Smallenbroek","given":"Oscar"},{"family":"Tamosiunas","given":"Saulius"},{"family":"Wollgast","given":"Jan"},{"family":"Proietti","given":"Ilaria"}],"accessed":{"date-parts":[["2025",3,4]]},"issued":{"date-parts":[["2024"]]}}}],"schema":"https://github.com/citation-style-language/schema/raw/master/csl-citation.json"} </w:instrText>
      </w:r>
      <w:r w:rsidR="00A4235C">
        <w:rPr>
          <w:highlight w:val="green"/>
          <w:lang w:eastAsia="en-GB"/>
        </w:rPr>
        <w:fldChar w:fldCharType="separate"/>
      </w:r>
      <w:r w:rsidR="00F936A7" w:rsidRPr="00F936A7">
        <w:rPr>
          <w:highlight w:val="green"/>
        </w:rPr>
        <w:t>[9]</w:t>
      </w:r>
      <w:r w:rsidR="00A4235C">
        <w:rPr>
          <w:highlight w:val="green"/>
          <w:lang w:eastAsia="en-GB"/>
        </w:rPr>
        <w:fldChar w:fldCharType="end"/>
      </w:r>
      <w:r w:rsidR="00086FF8">
        <w:rPr>
          <w:lang w:eastAsia="en-GB"/>
        </w:rPr>
        <w:t>. Data are available in the European Platform for Life Cycle Assessment (EPLCA)</w:t>
      </w:r>
      <w:r w:rsidR="002D2B18">
        <w:rPr>
          <w:lang w:eastAsia="en-GB"/>
        </w:rPr>
        <w:t xml:space="preserve"> </w:t>
      </w:r>
      <w:r w:rsidR="00A4235C">
        <w:rPr>
          <w:highlight w:val="green"/>
          <w:lang w:eastAsia="en-GB"/>
        </w:rPr>
        <w:fldChar w:fldCharType="begin"/>
      </w:r>
      <w:r w:rsidR="00F936A7">
        <w:rPr>
          <w:highlight w:val="green"/>
          <w:lang w:eastAsia="en-GB"/>
        </w:rPr>
        <w:instrText xml:space="preserve"> ADDIN ZOTERO_ITEM CSL_CITATION {"citationID":"jpF1eswg","properties":{"formattedCitation":"[10]","plainCitation":"[10]","noteIndex":0},"citationItems":[{"id":1272,"uris":["http://zotero.org/groups/5272309/items/TB8QFNKM"],"itemData":{"id":1272,"type":"webpage","title":"Consumption Footprint Platform | EPLCA","URL":"https://eplca.jrc.ec.europa.eu/ConsumptionFootprintPlatform.html","author":[{"literal":"EUROPEAN COMMISSION Joint Research Centre"}],"accessed":{"date-parts":[["2025",3,4]]},"issued":{"date-parts":[["2025"]]}}}],"schema":"https://github.com/citation-style-language/schema/raw/master/csl-citation.json"} </w:instrText>
      </w:r>
      <w:r w:rsidR="00A4235C">
        <w:rPr>
          <w:highlight w:val="green"/>
          <w:lang w:eastAsia="en-GB"/>
        </w:rPr>
        <w:fldChar w:fldCharType="separate"/>
      </w:r>
      <w:r w:rsidR="00F936A7" w:rsidRPr="00F936A7">
        <w:rPr>
          <w:highlight w:val="green"/>
        </w:rPr>
        <w:t>[10]</w:t>
      </w:r>
      <w:r w:rsidR="00A4235C">
        <w:rPr>
          <w:highlight w:val="green"/>
          <w:lang w:eastAsia="en-GB"/>
        </w:rPr>
        <w:fldChar w:fldCharType="end"/>
      </w:r>
      <w:r w:rsidR="007D41B8" w:rsidRPr="3C268C33">
        <w:rPr>
          <w:lang w:eastAsia="en-GB"/>
        </w:rPr>
        <w:t>.</w:t>
      </w:r>
      <w:r>
        <w:rPr>
          <w:lang w:eastAsia="en-GB"/>
        </w:rPr>
        <w:t xml:space="preserve"> </w:t>
      </w:r>
    </w:p>
    <w:p w14:paraId="09B81AA8" w14:textId="62AE2856" w:rsidR="00F14012" w:rsidRDefault="3367164D" w:rsidP="0054422F">
      <w:pPr>
        <w:pStyle w:val="JRCText"/>
        <w:rPr>
          <w:lang w:eastAsia="en-GB"/>
        </w:rPr>
      </w:pPr>
      <w:r w:rsidRPr="6F5F1520">
        <w:rPr>
          <w:lang w:eastAsia="en-GB"/>
        </w:rPr>
        <w:t xml:space="preserve">One important strength of </w:t>
      </w:r>
      <w:r w:rsidR="1628F21E" w:rsidRPr="6F5F1520">
        <w:rPr>
          <w:lang w:eastAsia="en-GB"/>
        </w:rPr>
        <w:t>the CF and DF</w:t>
      </w:r>
      <w:r w:rsidRPr="6F5F1520">
        <w:rPr>
          <w:lang w:eastAsia="en-GB"/>
        </w:rPr>
        <w:t xml:space="preserve"> indicators is that they can be compared with the planetary boundaries framework.</w:t>
      </w:r>
      <w:r w:rsidR="532D1431" w:rsidRPr="6F5F1520">
        <w:rPr>
          <w:lang w:eastAsia="en-GB"/>
        </w:rPr>
        <w:t xml:space="preserve"> </w:t>
      </w:r>
      <w:r w:rsidR="532D1431" w:rsidRPr="001D3A70">
        <w:rPr>
          <w:b/>
          <w:lang w:eastAsia="en-GB"/>
        </w:rPr>
        <w:t>Planetary boundaries</w:t>
      </w:r>
      <w:r w:rsidR="532D1431" w:rsidRPr="6F5F1520">
        <w:rPr>
          <w:lang w:eastAsia="en-GB"/>
        </w:rPr>
        <w:t xml:space="preserve"> are the safe </w:t>
      </w:r>
      <w:r w:rsidR="00600CC6">
        <w:rPr>
          <w:lang w:eastAsia="en-GB"/>
        </w:rPr>
        <w:t xml:space="preserve">self-regulating environmental </w:t>
      </w:r>
      <w:r w:rsidR="532D1431" w:rsidRPr="6F5F1520">
        <w:rPr>
          <w:lang w:eastAsia="en-GB"/>
        </w:rPr>
        <w:t>limits</w:t>
      </w:r>
      <w:r w:rsidR="00600CC6">
        <w:rPr>
          <w:rStyle w:val="FootnoteReference"/>
          <w:lang w:eastAsia="en-GB"/>
        </w:rPr>
        <w:footnoteReference w:id="3"/>
      </w:r>
      <w:r w:rsidR="532D1431" w:rsidRPr="6F5F1520">
        <w:rPr>
          <w:lang w:eastAsia="en-GB"/>
        </w:rPr>
        <w:t xml:space="preserve"> for human pressure</w:t>
      </w:r>
      <w:r w:rsidR="00600CC6">
        <w:rPr>
          <w:lang w:eastAsia="en-GB"/>
        </w:rPr>
        <w:t>s</w:t>
      </w:r>
      <w:r w:rsidR="532D1431" w:rsidRPr="6F5F1520">
        <w:rPr>
          <w:lang w:eastAsia="en-GB"/>
        </w:rPr>
        <w:t xml:space="preserve"> which together maintain a stable and resilient Earth.</w:t>
      </w:r>
      <w:r w:rsidR="02AEBD16" w:rsidRPr="6F5F1520">
        <w:rPr>
          <w:lang w:eastAsia="en-GB"/>
        </w:rPr>
        <w:t xml:space="preserve"> </w:t>
      </w:r>
      <w:r w:rsidRPr="6F5F1520">
        <w:rPr>
          <w:lang w:eastAsia="en-GB"/>
        </w:rPr>
        <w:t xml:space="preserve">The EU’s </w:t>
      </w:r>
      <w:r w:rsidRPr="6F5F1520">
        <w:rPr>
          <w:b/>
          <w:bCs/>
          <w:lang w:eastAsia="en-GB"/>
        </w:rPr>
        <w:t>Eighth Environment Action Programme</w:t>
      </w:r>
      <w:r w:rsidRPr="6F5F1520">
        <w:rPr>
          <w:lang w:eastAsia="en-GB"/>
        </w:rPr>
        <w:t xml:space="preserve"> (8th EAP) calls for the EU to significantly reduce by 2030 its consumption footprint, and to </w:t>
      </w:r>
      <w:r w:rsidRPr="6F5F1520">
        <w:rPr>
          <w:b/>
          <w:bCs/>
          <w:lang w:eastAsia="en-GB"/>
        </w:rPr>
        <w:t>bring it within planetary boundaries</w:t>
      </w:r>
      <w:r w:rsidRPr="6F5F1520">
        <w:rPr>
          <w:lang w:eastAsia="en-GB"/>
        </w:rPr>
        <w:t xml:space="preserve"> as soon as possible.</w:t>
      </w:r>
      <w:r w:rsidR="001D3A70">
        <w:rPr>
          <w:lang w:eastAsia="en-GB"/>
        </w:rPr>
        <w:t xml:space="preserve"> In the CF, t</w:t>
      </w:r>
      <w:r w:rsidR="00B53825">
        <w:rPr>
          <w:lang w:eastAsia="en-GB"/>
        </w:rPr>
        <w:t>he 16 EF impact categories have been mapped to the planetary boundaries.</w:t>
      </w:r>
      <w:r w:rsidRPr="6F5F1520">
        <w:rPr>
          <w:lang w:eastAsia="en-GB"/>
        </w:rPr>
        <w:t xml:space="preserve"> </w:t>
      </w:r>
      <w:r w:rsidR="1628F21E" w:rsidRPr="6F5F1520">
        <w:rPr>
          <w:lang w:eastAsia="en-GB"/>
        </w:rPr>
        <w:t>Currently, t</w:t>
      </w:r>
      <w:r w:rsidRPr="6F5F1520">
        <w:rPr>
          <w:lang w:eastAsia="en-GB"/>
        </w:rPr>
        <w:t>he EU consumption</w:t>
      </w:r>
      <w:r w:rsidR="045639B6" w:rsidRPr="6F5F1520">
        <w:rPr>
          <w:lang w:eastAsia="en-GB"/>
        </w:rPr>
        <w:t xml:space="preserve"> footprint</w:t>
      </w:r>
      <w:r w:rsidRPr="6F5F1520">
        <w:rPr>
          <w:lang w:eastAsia="en-GB"/>
        </w:rPr>
        <w:t xml:space="preserve"> crosses the planetary boundaries for 5 out of 16 EF impact categories</w:t>
      </w:r>
      <w:r w:rsidR="1628F21E" w:rsidRPr="6F5F1520">
        <w:rPr>
          <w:lang w:eastAsia="en-GB"/>
        </w:rPr>
        <w:t xml:space="preserve"> (Figure 2)</w:t>
      </w:r>
      <w:r w:rsidR="1909161F" w:rsidRPr="6F5F1520">
        <w:rPr>
          <w:lang w:eastAsia="en-GB"/>
        </w:rPr>
        <w:t>:</w:t>
      </w:r>
      <w:r w:rsidRPr="6F5F1520">
        <w:rPr>
          <w:lang w:eastAsia="en-GB"/>
        </w:rPr>
        <w:t xml:space="preserve"> e</w:t>
      </w:r>
      <w:r w:rsidR="3FBB70A3" w:rsidRPr="6F5F1520">
        <w:rPr>
          <w:lang w:eastAsia="en-GB"/>
        </w:rPr>
        <w:t>c</w:t>
      </w:r>
      <w:r w:rsidRPr="6F5F1520">
        <w:rPr>
          <w:lang w:eastAsia="en-GB"/>
        </w:rPr>
        <w:t xml:space="preserve">otoxicity freshwater </w:t>
      </w:r>
      <w:r w:rsidR="1909161F" w:rsidRPr="6F5F1520">
        <w:rPr>
          <w:lang w:eastAsia="en-GB"/>
        </w:rPr>
        <w:t xml:space="preserve">is exceeded </w:t>
      </w:r>
      <w:r w:rsidRPr="6F5F1520">
        <w:rPr>
          <w:lang w:eastAsia="en-GB"/>
        </w:rPr>
        <w:t>by 10 times, particulate matter by 9 times, climate change by 8 times, resources use in fossil fuels by 3 times</w:t>
      </w:r>
      <w:r w:rsidR="1909161F" w:rsidRPr="6F5F1520">
        <w:rPr>
          <w:lang w:eastAsia="en-GB"/>
        </w:rPr>
        <w:t>,</w:t>
      </w:r>
      <w:r w:rsidRPr="6F5F1520">
        <w:rPr>
          <w:lang w:eastAsia="en-GB"/>
        </w:rPr>
        <w:t xml:space="preserve"> and minerals and metals by 2 times.</w:t>
      </w:r>
      <w:r w:rsidR="728BA25D" w:rsidRPr="6F5F1520">
        <w:rPr>
          <w:lang w:eastAsia="en-GB"/>
        </w:rPr>
        <w:t xml:space="preserve"> </w:t>
      </w:r>
    </w:p>
    <w:p w14:paraId="0771322E" w14:textId="76BF4A86" w:rsidR="001F397A" w:rsidRDefault="00725AD6" w:rsidP="002C6B10">
      <w:pPr>
        <w:pStyle w:val="JRCFigurecaption"/>
      </w:pPr>
      <w:r w:rsidRPr="002C6B10">
        <w:t xml:space="preserve">Figure </w:t>
      </w:r>
      <w:r w:rsidR="002A501C">
        <w:t>2</w:t>
      </w:r>
      <w:r w:rsidRPr="002C6B10">
        <w:t xml:space="preserve">: </w:t>
      </w:r>
      <w:r w:rsidR="00366A1E" w:rsidRPr="002C6B10">
        <w:t xml:space="preserve">Consumption Footprint </w:t>
      </w:r>
      <w:r w:rsidR="00A70447" w:rsidRPr="002C6B10">
        <w:t xml:space="preserve">impacts and </w:t>
      </w:r>
      <w:r w:rsidR="00366A1E" w:rsidRPr="002C6B10">
        <w:t xml:space="preserve">the </w:t>
      </w:r>
      <w:r w:rsidR="00A70447" w:rsidRPr="002C6B10">
        <w:t>planetary boundaries</w:t>
      </w:r>
    </w:p>
    <w:p w14:paraId="76FA5549" w14:textId="221212D1" w:rsidR="001F6572" w:rsidRDefault="001F6572" w:rsidP="00B5411D">
      <w:pPr>
        <w:pStyle w:val="JRCText"/>
        <w:jc w:val="center"/>
        <w:rPr>
          <w:lang w:eastAsia="en-GB"/>
        </w:rPr>
      </w:pPr>
      <w:r>
        <w:rPr>
          <w:noProof/>
          <w:lang w:eastAsia="en-GB"/>
        </w:rPr>
        <w:drawing>
          <wp:inline distT="0" distB="0" distL="0" distR="0" wp14:anchorId="6B54B646" wp14:editId="0D0282FF">
            <wp:extent cx="4571104" cy="2120601"/>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03505" cy="2135632"/>
                    </a:xfrm>
                    <a:prstGeom prst="rect">
                      <a:avLst/>
                    </a:prstGeom>
                    <a:noFill/>
                  </pic:spPr>
                </pic:pic>
              </a:graphicData>
            </a:graphic>
          </wp:inline>
        </w:drawing>
      </w:r>
    </w:p>
    <w:p w14:paraId="2FBE9068" w14:textId="54AC1618" w:rsidR="00B96406" w:rsidRPr="00E7647F" w:rsidRDefault="00B96406" w:rsidP="002C6B10">
      <w:pPr>
        <w:pStyle w:val="JRCFiguresource"/>
        <w:rPr>
          <w:rFonts w:eastAsia="EC Square Sans Pro"/>
        </w:rPr>
      </w:pPr>
      <w:r w:rsidRPr="00B54CE2">
        <w:rPr>
          <w:rFonts w:eastAsia="EC Square Sans Pro"/>
          <w:lang w:val="fr-BE"/>
        </w:rPr>
        <w:t xml:space="preserve">Source: </w:t>
      </w:r>
      <w:r w:rsidR="00600CC6">
        <w:rPr>
          <w:rFonts w:eastAsia="EC Square Sans Pro"/>
          <w:lang w:val="fr-BE"/>
        </w:rPr>
        <w:t>EPLCA</w:t>
      </w:r>
      <w:r w:rsidR="0092766E">
        <w:rPr>
          <w:rFonts w:eastAsia="EC Square Sans Pro"/>
          <w:lang w:val="fr-BE"/>
        </w:rPr>
        <w:t xml:space="preserve"> </w:t>
      </w:r>
      <w:r w:rsidR="00F936A7">
        <w:rPr>
          <w:highlight w:val="green"/>
          <w:lang w:val="fr-BE"/>
        </w:rPr>
        <w:fldChar w:fldCharType="begin"/>
      </w:r>
      <w:r w:rsidR="00F936A7">
        <w:rPr>
          <w:highlight w:val="green"/>
          <w:lang w:val="fr-BE"/>
        </w:rPr>
        <w:instrText xml:space="preserve"> ADDIN ZOTERO_ITEM CSL_CITATION {"citationID":"8rgTRlm7","properties":{"formattedCitation":"[10]","plainCitation":"[10]","noteIndex":0},"citationItems":[{"id":1272,"uris":["http://zotero.org/groups/5272309/items/TB8QFNKM"],"itemData":{"id":1272,"type":"webpage","title":"Consumption Footprint Platform | EPLCA","URL":"https://eplca.jrc.ec.europa.eu/ConsumptionFootprintPlatform.html","author":[{"literal":"EUROPEAN COMMISSION Joint Research Centre"}],"accessed":{"date-parts":[["2025",3,4]]},"issued":{"date-parts":[["2025"]]}}}],"schema":"https://github.com/citation-style-language/schema/raw/master/csl-citation.json"} </w:instrText>
      </w:r>
      <w:r w:rsidR="00F936A7">
        <w:rPr>
          <w:highlight w:val="green"/>
          <w:lang w:val="fr-BE"/>
        </w:rPr>
        <w:fldChar w:fldCharType="separate"/>
      </w:r>
      <w:r w:rsidR="00F936A7" w:rsidRPr="00F936A7">
        <w:rPr>
          <w:highlight w:val="green"/>
        </w:rPr>
        <w:t>[10]</w:t>
      </w:r>
      <w:r w:rsidR="00F936A7">
        <w:rPr>
          <w:highlight w:val="green"/>
          <w:lang w:val="fr-BE"/>
        </w:rPr>
        <w:fldChar w:fldCharType="end"/>
      </w:r>
      <w:r w:rsidR="001F6572" w:rsidRPr="00B54CE2">
        <w:rPr>
          <w:rFonts w:eastAsia="EC Square Sans Pro"/>
          <w:lang w:val="fr-BE"/>
        </w:rPr>
        <w:t xml:space="preserve">. </w:t>
      </w:r>
      <w:r w:rsidR="001F6572">
        <w:rPr>
          <w:rFonts w:eastAsia="EC Square Sans Pro"/>
        </w:rPr>
        <w:t xml:space="preserve">Model robustness between ‘I’ (or high confidence) and ‘III’ (or low confidence) of the impact assessment model used to assess each indicator is taken from </w:t>
      </w:r>
      <w:r w:rsidR="00F936A7">
        <w:rPr>
          <w:rFonts w:eastAsia="EC Square Sans Pro"/>
          <w:highlight w:val="green"/>
        </w:rPr>
        <w:fldChar w:fldCharType="begin"/>
      </w:r>
      <w:r w:rsidR="00F936A7">
        <w:rPr>
          <w:rFonts w:eastAsia="EC Square Sans Pro"/>
          <w:highlight w:val="green"/>
        </w:rPr>
        <w:instrText xml:space="preserve"> ADDIN ZOTERO_ITEM CSL_CITATION {"citationID":"buWIxmf0","properties":{"formattedCitation":"[5]","plainCitation":"[5]","noteIndex":0},"citationItems":[{"id":19,"uris":["http://zotero.org/users/16575521/items/GCPMNNFX"],"itemData":{"id":19,"type":"bill","language":"en","title":"COMMUNICATION FROM THE COMMISSION TO THE EUROPEAN PARLIAMENT, THE COUNCIL, THE EUROPEAN ECONOMIC AND SOCIAL COMMITTEE AND THE COMMITTEE OF THE REGIONS Pathway to a Healthy Planet for All EU Action Plan: 'Towards Zero Pollution for Air, Water and Soil'","title-short":"COMMUNICATION FROM THE COMMISSION TO THE EUROPEAN PARLIAMENT, THE COUNCIL, THE EUROPEAN ECONOMIC AND SOCIAL COMMITTEE AND THE COMMITTEE OF THE REGIONS Pathway to a Healthy Planet for All EU Action Plan","URL":"https://eur-lex.europa.eu/legal-content/EN/TXT/?uri=CELEX%3A52021DC0400","author":[{"literal":"European Commission"}],"accessed":{"date-parts":[["2024",3,26]]},"issued":{"date-parts":[["2021"]]}}}],"schema":"https://github.com/citation-style-language/schema/raw/master/csl-citation.json"} </w:instrText>
      </w:r>
      <w:r w:rsidR="00F936A7">
        <w:rPr>
          <w:rFonts w:eastAsia="EC Square Sans Pro"/>
          <w:highlight w:val="green"/>
        </w:rPr>
        <w:fldChar w:fldCharType="separate"/>
      </w:r>
      <w:r w:rsidR="00F936A7" w:rsidRPr="00F936A7">
        <w:rPr>
          <w:rFonts w:eastAsia="EC Square Sans Pro"/>
          <w:highlight w:val="green"/>
        </w:rPr>
        <w:t>[5]</w:t>
      </w:r>
      <w:r w:rsidR="00F936A7">
        <w:rPr>
          <w:rFonts w:eastAsia="EC Square Sans Pro"/>
          <w:highlight w:val="green"/>
        </w:rPr>
        <w:fldChar w:fldCharType="end"/>
      </w:r>
      <w:r w:rsidR="001F6572">
        <w:rPr>
          <w:rStyle w:val="FootnoteReference"/>
          <w:rFonts w:eastAsia="EC Square Sans Pro"/>
        </w:rPr>
        <w:footnoteReference w:id="4"/>
      </w:r>
      <w:r w:rsidR="001F6572">
        <w:rPr>
          <w:rFonts w:eastAsia="EC Square Sans Pro"/>
        </w:rPr>
        <w:t>.</w:t>
      </w:r>
    </w:p>
    <w:p w14:paraId="5F0FA301" w14:textId="49B8C37F" w:rsidR="00C43487" w:rsidRDefault="00D66C61" w:rsidP="0054422F">
      <w:pPr>
        <w:spacing w:line="257" w:lineRule="auto"/>
        <w:rPr>
          <w:rFonts w:eastAsia="EC Square Sans Pro" w:cs="EC Square Sans Pro"/>
        </w:rPr>
      </w:pPr>
      <w:r>
        <w:rPr>
          <w:rFonts w:eastAsia="EC Square Sans Pro" w:cs="EC Square Sans Pro"/>
        </w:rPr>
        <w:lastRenderedPageBreak/>
        <w:t xml:space="preserve">Comparing the evolution of the </w:t>
      </w:r>
      <w:r w:rsidR="001F397A">
        <w:rPr>
          <w:rFonts w:eastAsia="EC Square Sans Pro" w:cs="EC Square Sans Pro"/>
        </w:rPr>
        <w:t xml:space="preserve">Consumption Footprint </w:t>
      </w:r>
      <w:r>
        <w:rPr>
          <w:rFonts w:eastAsia="EC Square Sans Pro" w:cs="EC Square Sans Pro"/>
        </w:rPr>
        <w:t xml:space="preserve">(CF) </w:t>
      </w:r>
      <w:r w:rsidR="001F397A">
        <w:rPr>
          <w:rFonts w:eastAsia="EC Square Sans Pro" w:cs="EC Square Sans Pro"/>
        </w:rPr>
        <w:t xml:space="preserve">and the Domestic Footprint </w:t>
      </w:r>
      <w:r>
        <w:rPr>
          <w:rFonts w:eastAsia="EC Square Sans Pro" w:cs="EC Square Sans Pro"/>
        </w:rPr>
        <w:t xml:space="preserve">(DF) </w:t>
      </w:r>
      <w:r w:rsidR="001F397A">
        <w:rPr>
          <w:rFonts w:eastAsia="EC Square Sans Pro" w:cs="EC Square Sans Pro"/>
        </w:rPr>
        <w:t xml:space="preserve">in relation to the </w:t>
      </w:r>
      <w:r w:rsidR="007D41B8">
        <w:rPr>
          <w:rFonts w:eastAsia="EC Square Sans Pro" w:cs="EC Square Sans Pro"/>
        </w:rPr>
        <w:t xml:space="preserve">Real </w:t>
      </w:r>
      <w:r w:rsidR="001F397A">
        <w:rPr>
          <w:rFonts w:eastAsia="EC Square Sans Pro" w:cs="EC Square Sans Pro"/>
        </w:rPr>
        <w:t>Gross Domestic Product (GDP)</w:t>
      </w:r>
      <w:r w:rsidR="004B2BBC">
        <w:rPr>
          <w:rFonts w:eastAsia="EC Square Sans Pro" w:cs="EC Square Sans Pro"/>
        </w:rPr>
        <w:t xml:space="preserve"> per capita</w:t>
      </w:r>
      <w:r w:rsidR="001F397A">
        <w:rPr>
          <w:rFonts w:eastAsia="EC Square Sans Pro" w:cs="EC Square Sans Pro"/>
        </w:rPr>
        <w:t xml:space="preserve"> of the EU-27 for the period between 2010 and 2022 </w:t>
      </w:r>
      <w:r w:rsidR="00366A1E">
        <w:rPr>
          <w:rFonts w:eastAsia="EC Square Sans Pro" w:cs="EC Square Sans Pro"/>
        </w:rPr>
        <w:t>highlights the increasing role of imports in determining the environmental impact of EU consumption</w:t>
      </w:r>
      <w:r w:rsidR="002A501C">
        <w:rPr>
          <w:rFonts w:eastAsia="EC Square Sans Pro" w:cs="EC Square Sans Pro"/>
        </w:rPr>
        <w:t xml:space="preserve"> (Figure 3;</w:t>
      </w:r>
      <w:r w:rsidR="002A501C" w:rsidRPr="004B2BBC">
        <w:rPr>
          <w:rFonts w:eastAsia="EC Square Sans Pro" w:cs="EC Square Sans Pro"/>
        </w:rPr>
        <w:t xml:space="preserve"> </w:t>
      </w:r>
      <w:r w:rsidR="00F936A7">
        <w:rPr>
          <w:rFonts w:eastAsia="EC Square Sans Pro" w:cs="EC Square Sans Pro"/>
          <w:highlight w:val="green"/>
          <w:lang w:eastAsia="en-US"/>
        </w:rPr>
        <w:fldChar w:fldCharType="begin"/>
      </w:r>
      <w:r w:rsidR="00F936A7">
        <w:rPr>
          <w:rFonts w:eastAsia="EC Square Sans Pro" w:cs="EC Square Sans Pro"/>
          <w:highlight w:val="green"/>
          <w:lang w:eastAsia="en-US"/>
        </w:rPr>
        <w:instrText xml:space="preserve"> ADDIN ZOTERO_ITEM CSL_CITATION {"citationID":"xcHUViZY","properties":{"formattedCitation":"[11]","plainCitation":"[11]","noteIndex":0},"citationItems":[{"id":836,"uris":["http://zotero.org/groups/5272309/items/72RNKXKI"],"itemData":{"id":836,"type":"webpage","abstract":"The European Commission - Joint Research Centre developed a framework including the Consumption Footprint (CF) and the Domestic Footprint (DF) models, which have become established as a means for monitoring progress of EU environmental performance. These models are based on life cycle assessment (LCA) principles, and employ the Environmental Footprint (EF) method to produce a set of 16 indicators (available also as single weighted score) to assess the environmental impacts of EU production and consumption, and can be compared with the planetary boundaries. This report presents the latest methodological updates and results of these models in the context of monitoring EU performance. The DF combines official statistics and modelled data regarding resource extraction and emissions to the environment within the EU territory from the year 2000 to 2022. The CF is a full bottom-up LCA model making use of 164 representative products and official statistics for 2010-2022 to assess the environmental impacts (including biodiversity footprint) of five areas of consumption (food, mobility, housing, household goods, appliances), thus accounting for both production and trade. The EU CF has increased by 9% from 2010 to 2022 (as a single score), with food consumption being the primary driver of environmental impacts, followed by housing (especially for space heating) and mobility (mainly due to the use of private cars), while the EU DF decreased (-29% as a single score). These two opposite trends highlight the role of the EU-27 as a net importer of environmental impacts that occur in third countries.","container-title":"JRC Publications Repository","language":"en","note":"ISBN: 9789268238745\nISSN: 1831-9424\nDOI: 10.2760/4133548","title":"Consumption Footprint and Domestic Footprint Monitoring Report 2024","URL":"https://publications.jrc.ec.europa.eu/repository/handle/JRC138470","author":[{"family":"Sanye","given":"MENGUAL Esther"},{"family":"Pasqualino","given":"Roberto"},{"family":"Omodara","given":"Linda"},{"family":"Frankowska","given":"Angelina"},{"family":"Wierzgala","given":"Piotr"},{"family":"Chiorrini","given":"Andrea"},{"family":"Bennett","given":"Michael John"},{"family":"Listorti","given":"Giulia"},{"family":"Sala","given":"Serenella"}],"accessed":{"date-parts":[["2025",3,4]]},"issued":{"date-parts":[["2025"]]}}}],"schema":"https://github.com/citation-style-language/schema/raw/master/csl-citation.json"} </w:instrText>
      </w:r>
      <w:r w:rsidR="00F936A7">
        <w:rPr>
          <w:rFonts w:eastAsia="EC Square Sans Pro" w:cs="EC Square Sans Pro"/>
          <w:highlight w:val="green"/>
          <w:lang w:eastAsia="en-US"/>
        </w:rPr>
        <w:fldChar w:fldCharType="separate"/>
      </w:r>
      <w:r w:rsidR="00F936A7" w:rsidRPr="00F936A7">
        <w:rPr>
          <w:rFonts w:eastAsia="EC Square Sans Pro"/>
          <w:highlight w:val="green"/>
        </w:rPr>
        <w:t>[11]</w:t>
      </w:r>
      <w:r w:rsidR="00F936A7">
        <w:rPr>
          <w:rFonts w:eastAsia="EC Square Sans Pro" w:cs="EC Square Sans Pro"/>
          <w:highlight w:val="green"/>
          <w:lang w:eastAsia="en-US"/>
        </w:rPr>
        <w:fldChar w:fldCharType="end"/>
      </w:r>
      <w:r w:rsidR="00366A1E">
        <w:rPr>
          <w:rFonts w:eastAsia="EC Square Sans Pro" w:cs="EC Square Sans Pro"/>
        </w:rPr>
        <w:t>.</w:t>
      </w:r>
      <w:r>
        <w:rPr>
          <w:rFonts w:eastAsia="EC Square Sans Pro" w:cs="EC Square Sans Pro"/>
        </w:rPr>
        <w:t xml:space="preserve"> </w:t>
      </w:r>
      <w:r w:rsidR="00B53825">
        <w:rPr>
          <w:rFonts w:eastAsia="EC Square Sans Pro" w:cs="EC Square Sans Pro"/>
        </w:rPr>
        <w:t>Indeed, w</w:t>
      </w:r>
      <w:r w:rsidR="00366A1E">
        <w:rPr>
          <w:rFonts w:eastAsia="EC Square Sans Pro" w:cs="EC Square Sans Pro"/>
        </w:rPr>
        <w:t>hile</w:t>
      </w:r>
      <w:r w:rsidR="004B24F2">
        <w:rPr>
          <w:rFonts w:eastAsia="EC Square Sans Pro" w:cs="EC Square Sans Pro"/>
        </w:rPr>
        <w:t xml:space="preserve"> the</w:t>
      </w:r>
      <w:r w:rsidR="004B2BBC">
        <w:rPr>
          <w:rFonts w:eastAsia="EC Square Sans Pro" w:cs="EC Square Sans Pro"/>
        </w:rPr>
        <w:t xml:space="preserve"> </w:t>
      </w:r>
      <w:r>
        <w:rPr>
          <w:rFonts w:eastAsia="EC Square Sans Pro" w:cs="EC Square Sans Pro"/>
        </w:rPr>
        <w:t>DF</w:t>
      </w:r>
      <w:r w:rsidR="004B2BBC">
        <w:rPr>
          <w:rFonts w:eastAsia="EC Square Sans Pro" w:cs="EC Square Sans Pro"/>
        </w:rPr>
        <w:t xml:space="preserve"> show</w:t>
      </w:r>
      <w:r w:rsidR="004B24F2">
        <w:rPr>
          <w:rFonts w:eastAsia="EC Square Sans Pro" w:cs="EC Square Sans Pro"/>
        </w:rPr>
        <w:t>s</w:t>
      </w:r>
      <w:r w:rsidR="004B2BBC">
        <w:rPr>
          <w:rFonts w:eastAsia="EC Square Sans Pro" w:cs="EC Square Sans Pro"/>
        </w:rPr>
        <w:t xml:space="preserve"> a continuous decrease </w:t>
      </w:r>
      <w:r w:rsidR="00366A1E">
        <w:rPr>
          <w:rFonts w:eastAsia="EC Square Sans Pro" w:cs="EC Square Sans Pro"/>
        </w:rPr>
        <w:t>(-19%) between 2010 and 2022</w:t>
      </w:r>
      <w:r w:rsidR="00366A1E" w:rsidRPr="00D66C61">
        <w:rPr>
          <w:rFonts w:eastAsia="EC Square Sans Pro" w:cs="EC Square Sans Pro"/>
        </w:rPr>
        <w:t xml:space="preserve"> </w:t>
      </w:r>
      <w:r>
        <w:rPr>
          <w:rFonts w:eastAsia="EC Square Sans Pro" w:cs="EC Square Sans Pro"/>
        </w:rPr>
        <w:t xml:space="preserve">across all impact categories, thus indicating an </w:t>
      </w:r>
      <w:r w:rsidR="008764E7">
        <w:rPr>
          <w:rFonts w:eastAsia="EC Square Sans Pro" w:cs="EC Square Sans Pro"/>
        </w:rPr>
        <w:t xml:space="preserve">absolute decoupling from </w:t>
      </w:r>
      <w:r w:rsidR="00B53825">
        <w:rPr>
          <w:rFonts w:eastAsia="EC Square Sans Pro" w:cs="EC Square Sans Pro"/>
        </w:rPr>
        <w:t xml:space="preserve">economic </w:t>
      </w:r>
      <w:r w:rsidR="008764E7">
        <w:rPr>
          <w:rFonts w:eastAsia="EC Square Sans Pro" w:cs="EC Square Sans Pro"/>
        </w:rPr>
        <w:t>growth</w:t>
      </w:r>
      <w:r w:rsidR="00366A1E">
        <w:rPr>
          <w:rFonts w:eastAsia="EC Square Sans Pro" w:cs="EC Square Sans Pro"/>
        </w:rPr>
        <w:t>,</w:t>
      </w:r>
      <w:r w:rsidR="004B24F2">
        <w:rPr>
          <w:rFonts w:eastAsia="EC Square Sans Pro" w:cs="EC Square Sans Pro"/>
        </w:rPr>
        <w:t xml:space="preserve"> the CF</w:t>
      </w:r>
      <w:r w:rsidR="00366A1E">
        <w:rPr>
          <w:rFonts w:eastAsia="EC Square Sans Pro" w:cs="EC Square Sans Pro"/>
        </w:rPr>
        <w:t xml:space="preserve"> i</w:t>
      </w:r>
      <w:r w:rsidR="002A501C">
        <w:rPr>
          <w:rFonts w:eastAsia="EC Square Sans Pro" w:cs="EC Square Sans Pro"/>
        </w:rPr>
        <w:t>s</w:t>
      </w:r>
      <w:r w:rsidR="00B53825">
        <w:rPr>
          <w:rFonts w:eastAsia="EC Square Sans Pro" w:cs="EC Square Sans Pro"/>
        </w:rPr>
        <w:t xml:space="preserve"> instead</w:t>
      </w:r>
      <w:r w:rsidR="00366A1E">
        <w:rPr>
          <w:rFonts w:eastAsia="EC Square Sans Pro" w:cs="EC Square Sans Pro"/>
        </w:rPr>
        <w:t xml:space="preserve"> increasing (+8%)</w:t>
      </w:r>
      <w:r w:rsidR="001F6572">
        <w:rPr>
          <w:rFonts w:eastAsia="EC Square Sans Pro" w:cs="EC Square Sans Pro"/>
        </w:rPr>
        <w:t xml:space="preserve">. This demonstrates </w:t>
      </w:r>
      <w:r w:rsidR="00B53825">
        <w:rPr>
          <w:rFonts w:eastAsia="EC Square Sans Pro" w:cs="EC Square Sans Pro"/>
        </w:rPr>
        <w:t xml:space="preserve">only </w:t>
      </w:r>
      <w:r w:rsidR="001F6572">
        <w:rPr>
          <w:rFonts w:eastAsia="EC Square Sans Pro" w:cs="EC Square Sans Pro"/>
        </w:rPr>
        <w:t>a relative decoupling of consumption impacts from growth</w:t>
      </w:r>
      <w:r w:rsidR="00B53825">
        <w:rPr>
          <w:rFonts w:eastAsia="EC Square Sans Pro" w:cs="EC Square Sans Pro"/>
        </w:rPr>
        <w:t>,</w:t>
      </w:r>
      <w:r w:rsidR="001F6572">
        <w:rPr>
          <w:rFonts w:eastAsia="EC Square Sans Pro" w:cs="EC Square Sans Pro"/>
        </w:rPr>
        <w:t xml:space="preserve"> as CF grows less quickly </w:t>
      </w:r>
      <w:r w:rsidR="008764E7">
        <w:rPr>
          <w:rFonts w:eastAsia="EC Square Sans Pro" w:cs="EC Square Sans Pro"/>
        </w:rPr>
        <w:t xml:space="preserve">than GDP per capita (+16% in 12 years, </w:t>
      </w:r>
      <w:r w:rsidR="00F936A7">
        <w:rPr>
          <w:rFonts w:eastAsia="EC Square Sans Pro" w:cs="EC Square Sans Pro"/>
          <w:highlight w:val="green"/>
        </w:rPr>
        <w:fldChar w:fldCharType="begin"/>
      </w:r>
      <w:r w:rsidR="00F936A7">
        <w:rPr>
          <w:rFonts w:eastAsia="EC Square Sans Pro" w:cs="EC Square Sans Pro"/>
          <w:highlight w:val="green"/>
        </w:rPr>
        <w:instrText xml:space="preserve"> ADDIN ZOTERO_ITEM CSL_CITATION {"citationID":"DM6CQ35D","properties":{"formattedCitation":"[12]","plainCitation":"[12]","noteIndex":0},"citationItems":[{"id":1283,"uris":["http://zotero.org/groups/5272309/items/HJ66K3NI"],"itemData":{"id":1283,"type":"webpage","title":"GDP and main components (output, expenditure and income): Chain linked volumes (2010), index 2010=100.Statistics | Eurostat","URL":"https://ec.europa.eu/eurostat/databrowser/view/nama_10_gdp/default/table?lang=en&amp;category=euroind.ei_qna","author":[{"literal":"Eurostat"}],"accessed":{"date-parts":[["2025",3,4]]},"issued":{"date-parts":[["2025"]]}}}],"schema":"https://github.com/citation-style-language/schema/raw/master/csl-citation.json"} </w:instrText>
      </w:r>
      <w:r w:rsidR="00F936A7">
        <w:rPr>
          <w:rFonts w:eastAsia="EC Square Sans Pro" w:cs="EC Square Sans Pro"/>
          <w:highlight w:val="green"/>
        </w:rPr>
        <w:fldChar w:fldCharType="separate"/>
      </w:r>
      <w:r w:rsidR="00F936A7" w:rsidRPr="00F936A7">
        <w:rPr>
          <w:rFonts w:eastAsia="EC Square Sans Pro"/>
          <w:highlight w:val="green"/>
        </w:rPr>
        <w:t>[12]</w:t>
      </w:r>
      <w:r w:rsidR="00F936A7">
        <w:rPr>
          <w:rFonts w:eastAsia="EC Square Sans Pro" w:cs="EC Square Sans Pro"/>
          <w:highlight w:val="green"/>
        </w:rPr>
        <w:fldChar w:fldCharType="end"/>
      </w:r>
      <w:r w:rsidR="008764E7">
        <w:rPr>
          <w:rFonts w:eastAsia="EC Square Sans Pro" w:cs="EC Square Sans Pro"/>
        </w:rPr>
        <w:t>)</w:t>
      </w:r>
      <w:r w:rsidR="00C97091">
        <w:rPr>
          <w:rFonts w:eastAsia="EC Square Sans Pro" w:cs="EC Square Sans Pro"/>
        </w:rPr>
        <w:t xml:space="preserve">. </w:t>
      </w:r>
      <w:r w:rsidR="004B24F2">
        <w:rPr>
          <w:rFonts w:eastAsia="EC Square Sans Pro" w:cs="EC Square Sans Pro"/>
        </w:rPr>
        <w:t xml:space="preserve">From this comparison, it clearly emerges to which extent </w:t>
      </w:r>
      <w:r w:rsidR="004B24F2" w:rsidRPr="000704CF">
        <w:rPr>
          <w:rFonts w:eastAsia="EC Square Sans Pro" w:cs="EC Square Sans Pro"/>
          <w:b/>
        </w:rPr>
        <w:t>environmental impact</w:t>
      </w:r>
      <w:r w:rsidR="004B24F2">
        <w:rPr>
          <w:rFonts w:eastAsia="EC Square Sans Pro" w:cs="EC Square Sans Pro"/>
          <w:b/>
        </w:rPr>
        <w:t>s</w:t>
      </w:r>
      <w:r w:rsidR="004B24F2" w:rsidRPr="000704CF">
        <w:rPr>
          <w:rFonts w:eastAsia="EC Square Sans Pro" w:cs="EC Square Sans Pro"/>
          <w:b/>
        </w:rPr>
        <w:t xml:space="preserve"> </w:t>
      </w:r>
      <w:r w:rsidR="004B24F2">
        <w:rPr>
          <w:rFonts w:eastAsia="EC Square Sans Pro" w:cs="EC Square Sans Pro"/>
          <w:b/>
        </w:rPr>
        <w:t xml:space="preserve">of EU consumption </w:t>
      </w:r>
      <w:r w:rsidR="00F14012">
        <w:rPr>
          <w:rFonts w:eastAsia="EC Square Sans Pro" w:cs="EC Square Sans Pro"/>
          <w:b/>
        </w:rPr>
        <w:t xml:space="preserve">also </w:t>
      </w:r>
      <w:r w:rsidR="004B24F2" w:rsidRPr="000704CF">
        <w:rPr>
          <w:rFonts w:eastAsia="EC Square Sans Pro" w:cs="EC Square Sans Pro"/>
          <w:b/>
        </w:rPr>
        <w:t xml:space="preserve">occur </w:t>
      </w:r>
      <w:r w:rsidR="004B24F2">
        <w:rPr>
          <w:rFonts w:eastAsia="EC Square Sans Pro" w:cs="EC Square Sans Pro"/>
          <w:b/>
        </w:rPr>
        <w:t>in third countries</w:t>
      </w:r>
      <w:r w:rsidR="004B24F2" w:rsidRPr="000704CF">
        <w:rPr>
          <w:rFonts w:eastAsia="EC Square Sans Pro" w:cs="EC Square Sans Pro"/>
          <w:b/>
        </w:rPr>
        <w:t>.</w:t>
      </w:r>
      <w:r w:rsidR="004B24F2">
        <w:rPr>
          <w:rFonts w:eastAsia="EC Square Sans Pro" w:cs="EC Square Sans Pro"/>
        </w:rPr>
        <w:t xml:space="preserve"> </w:t>
      </w:r>
    </w:p>
    <w:p w14:paraId="486BCB3C" w14:textId="33EEFEE9" w:rsidR="00B864CC" w:rsidRDefault="002A501C" w:rsidP="00B864CC">
      <w:pPr>
        <w:pStyle w:val="JRCText"/>
      </w:pPr>
      <w:r>
        <w:rPr>
          <w:rFonts w:eastAsia="EC Square Sans Pro" w:cs="EC Square Sans Pro"/>
        </w:rPr>
        <w:t>In other words, t</w:t>
      </w:r>
      <w:r w:rsidR="00B864CC">
        <w:t xml:space="preserve">he </w:t>
      </w:r>
      <w:r w:rsidR="00B864CC" w:rsidRPr="002250ED">
        <w:rPr>
          <w:b/>
        </w:rPr>
        <w:t>reduction of environmental impacts on EU territory is being offset by the delocalized impacts to other world regions</w:t>
      </w:r>
      <w:r w:rsidR="00B864CC" w:rsidRPr="00593CD6">
        <w:t xml:space="preserve"> through the supply chain of imported raw materials, intermediary and final products. </w:t>
      </w:r>
      <w:r>
        <w:t>In this respect, r</w:t>
      </w:r>
      <w:r w:rsidR="00B864CC" w:rsidRPr="00593CD6">
        <w:t>ecent pieces of EU environmental legislation</w:t>
      </w:r>
      <w:r w:rsidR="00B864CC" w:rsidRPr="73AB4001">
        <w:t xml:space="preserve"> have shifted their focus to the EU market rather than to the EU producers</w:t>
      </w:r>
      <w:r w:rsidR="00B864CC">
        <w:t xml:space="preserve">, switching from a </w:t>
      </w:r>
      <w:r w:rsidR="00B864CC" w:rsidRPr="73AB4001">
        <w:t xml:space="preserve">territorial </w:t>
      </w:r>
      <w:r w:rsidR="00B864CC">
        <w:t xml:space="preserve">to a consumption </w:t>
      </w:r>
      <w:r w:rsidR="00B864CC" w:rsidRPr="73AB4001">
        <w:t>approach</w:t>
      </w:r>
      <w:r w:rsidR="00B864CC">
        <w:t>, namely</w:t>
      </w:r>
      <w:r w:rsidR="00B864CC" w:rsidRPr="73AB4001">
        <w:t xml:space="preserve"> </w:t>
      </w:r>
      <w:r w:rsidR="00B864CC">
        <w:t>by</w:t>
      </w:r>
      <w:r w:rsidR="00B864CC" w:rsidRPr="73AB4001">
        <w:t xml:space="preserve"> setting product requirements to enter the EU market regardless the origin </w:t>
      </w:r>
      <w:r w:rsidR="00B864CC">
        <w:t xml:space="preserve">of </w:t>
      </w:r>
      <w:r w:rsidR="00B864CC" w:rsidRPr="73AB4001">
        <w:t xml:space="preserve">production </w:t>
      </w:r>
      <w:r w:rsidR="00B864CC">
        <w:t>such as the</w:t>
      </w:r>
      <w:r w:rsidR="00B864CC" w:rsidRPr="73AB4001">
        <w:t xml:space="preserve"> Ecodesign for Sustainable Products Regulation</w:t>
      </w:r>
      <w:r w:rsidR="00002B8B">
        <w:rPr>
          <w:rStyle w:val="FootnoteReference"/>
        </w:rPr>
        <w:footnoteReference w:id="5"/>
      </w:r>
      <w:r w:rsidR="00B864CC" w:rsidRPr="73AB4001">
        <w:t xml:space="preserve"> or the Regulation on Deforestation-free products</w:t>
      </w:r>
      <w:r w:rsidR="00002B8B">
        <w:rPr>
          <w:rStyle w:val="FootnoteReference"/>
        </w:rPr>
        <w:footnoteReference w:id="6"/>
      </w:r>
      <w:r w:rsidR="00B864CC" w:rsidRPr="15EA60C0">
        <w:t>.</w:t>
      </w:r>
    </w:p>
    <w:p w14:paraId="1FFB268E" w14:textId="4907077E" w:rsidR="006507E9" w:rsidRDefault="00725AD6" w:rsidP="002C6B10">
      <w:pPr>
        <w:pStyle w:val="JRCFigurecaption"/>
      </w:pPr>
      <w:r w:rsidRPr="002C6B10">
        <w:t xml:space="preserve">Figure </w:t>
      </w:r>
      <w:r w:rsidR="002A501C">
        <w:t>3</w:t>
      </w:r>
      <w:r w:rsidRPr="002C6B10">
        <w:t>:</w:t>
      </w:r>
      <w:r w:rsidR="00A70447" w:rsidRPr="002C6B10">
        <w:t xml:space="preserve"> </w:t>
      </w:r>
      <w:r w:rsidR="006507E9" w:rsidRPr="002C6B10">
        <w:t>Evolution of the EU Domestic Footprint and EU Consumption Footprint compared with Gross Domestic Product</w:t>
      </w:r>
      <w:r w:rsidR="001F6572">
        <w:t xml:space="preserve"> per capita</w:t>
      </w:r>
      <w:r w:rsidR="006507E9" w:rsidRPr="002C6B10">
        <w:t xml:space="preserve"> index (2010=100%), for the period 2010-2022</w:t>
      </w:r>
    </w:p>
    <w:p w14:paraId="345452DA" w14:textId="530F7C18" w:rsidR="001F6572" w:rsidRPr="00BE15AE" w:rsidRDefault="001F6572" w:rsidP="002C6B10">
      <w:pPr>
        <w:pStyle w:val="JRCText"/>
      </w:pPr>
      <w:r>
        <w:rPr>
          <w:noProof/>
          <w:lang w:eastAsia="en-GB"/>
        </w:rPr>
        <w:drawing>
          <wp:inline distT="0" distB="0" distL="0" distR="0" wp14:anchorId="31FAF61D" wp14:editId="4BAE3BCF">
            <wp:extent cx="5487530" cy="25353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46291" cy="2562531"/>
                    </a:xfrm>
                    <a:prstGeom prst="rect">
                      <a:avLst/>
                    </a:prstGeom>
                    <a:noFill/>
                  </pic:spPr>
                </pic:pic>
              </a:graphicData>
            </a:graphic>
          </wp:inline>
        </w:drawing>
      </w:r>
    </w:p>
    <w:p w14:paraId="5F7BD62A" w14:textId="4BF92A8B" w:rsidR="00B864CC" w:rsidRDefault="001F6572" w:rsidP="002C6B10">
      <w:pPr>
        <w:pStyle w:val="JRCFiguresource"/>
        <w:rPr>
          <w:rFonts w:eastAsia="EC Square Sans Pro" w:cs="EC Square Sans Pro"/>
        </w:rPr>
      </w:pPr>
      <w:r w:rsidRPr="00B54CE2">
        <w:rPr>
          <w:rFonts w:eastAsia="EC Square Sans Pro"/>
          <w:lang w:val="fr-BE"/>
        </w:rPr>
        <w:t xml:space="preserve">Source: </w:t>
      </w:r>
      <w:r w:rsidR="00FA31E9">
        <w:rPr>
          <w:highlight w:val="green"/>
          <w:lang w:val="fr-BE"/>
        </w:rPr>
        <w:fldChar w:fldCharType="begin"/>
      </w:r>
      <w:r w:rsidR="00FA31E9">
        <w:rPr>
          <w:highlight w:val="green"/>
          <w:lang w:val="fr-BE"/>
        </w:rPr>
        <w:instrText xml:space="preserve"> ADDIN ZOTERO_ITEM CSL_CITATION {"citationID":"OmdRFXVI","properties":{"formattedCitation":"[11]","plainCitation":"[11]","noteIndex":0},"citationItems":[{"id":836,"uris":["http://zotero.org/groups/5272309/items/72RNKXKI"],"itemData":{"id":836,"type":"webpage","abstract":"The European Commission - Joint Research Centre developed a framework including the Consumption Footprint (CF) and the Domestic Footprint (DF) models, which have become established as a means for monitoring progress of EU environmental performance. These models are based on life cycle assessment (LCA) principles, and employ the Environmental Footprint (EF) method to produce a set of 16 indicators (available also as single weighted score) to assess the environmental impacts of EU production and consumption, and can be compared with the planetary boundaries. This report presents the latest methodological updates and results of these models in the context of monitoring EU performance. The DF combines official statistics and modelled data regarding resource extraction and emissions to the environment within the EU territory from the year 2000 to 2022. The CF is a full bottom-up LCA model making use of 164 representative products and official statistics for 2010-2022 to assess the environmental impacts (including biodiversity footprint) of five areas of consumption (food, mobility, housing, household goods, appliances), thus accounting for both production and trade. The EU CF has increased by 9% from 2010 to 2022 (as a single score), with food consumption being the primary driver of environmental impacts, followed by housing (especially for space heating) and mobility (mainly due to the use of private cars), while the EU DF decreased (-29% as a single score). These two opposite trends highlight the role of the EU-27 as a net importer of environmental impacts that occur in third countries.","container-title":"JRC Publications Repository","language":"en","note":"ISBN: 9789268238745\nISSN: 1831-9424\nDOI: 10.2760/4133548","title":"Consumption Footprint and Domestic Footprint Monitoring Report 2024","URL":"https://publications.jrc.ec.europa.eu/repository/handle/JRC138470","author":[{"family":"Sanye","given":"MENGUAL Esther"},{"family":"Pasqualino","given":"Roberto"},{"family":"Omodara","given":"Linda"},{"family":"Frankowska","given":"Angelina"},{"family":"Wierzgala","given":"Piotr"},{"family":"Chiorrini","given":"Andrea"},{"family":"Bennett","given":"Michael John"},{"family":"Listorti","given":"Giulia"},{"family":"Sala","given":"Serenella"}],"accessed":{"date-parts":[["2025",3,4]]},"issued":{"date-parts":[["2025"]]}}}],"schema":"https://github.com/citation-style-language/schema/raw/master/csl-citation.json"} </w:instrText>
      </w:r>
      <w:r w:rsidR="00FA31E9">
        <w:rPr>
          <w:highlight w:val="green"/>
          <w:lang w:val="fr-BE"/>
        </w:rPr>
        <w:fldChar w:fldCharType="separate"/>
      </w:r>
      <w:r w:rsidR="00FA31E9" w:rsidRPr="00FA31E9">
        <w:rPr>
          <w:highlight w:val="green"/>
        </w:rPr>
        <w:t>[11]</w:t>
      </w:r>
      <w:r w:rsidR="00FA31E9">
        <w:rPr>
          <w:highlight w:val="green"/>
          <w:lang w:val="fr-BE"/>
        </w:rPr>
        <w:fldChar w:fldCharType="end"/>
      </w:r>
      <w:r w:rsidRPr="00F77A37">
        <w:rPr>
          <w:rFonts w:eastAsia="EC Square Sans Pro"/>
          <w:highlight w:val="green"/>
        </w:rPr>
        <w:t>.</w:t>
      </w:r>
      <w:r>
        <w:rPr>
          <w:rFonts w:eastAsia="EC Square Sans Pro"/>
        </w:rPr>
        <w:t xml:space="preserve"> </w:t>
      </w:r>
    </w:p>
    <w:p w14:paraId="4B1B0D6E" w14:textId="04D8A7B5" w:rsidR="00C43487" w:rsidRPr="0054422F" w:rsidRDefault="00BE15AE" w:rsidP="0054422F">
      <w:pPr>
        <w:pStyle w:val="JRCText"/>
      </w:pPr>
      <w:r>
        <w:rPr>
          <w:lang w:eastAsia="en-GB"/>
        </w:rPr>
        <w:t>When disaggregating the Consumption Footprint based on the</w:t>
      </w:r>
      <w:r w:rsidR="00B54CE2">
        <w:rPr>
          <w:lang w:eastAsia="en-GB"/>
        </w:rPr>
        <w:t xml:space="preserve"> different</w:t>
      </w:r>
      <w:r>
        <w:rPr>
          <w:lang w:eastAsia="en-GB"/>
        </w:rPr>
        <w:t xml:space="preserve"> areas of consumption, </w:t>
      </w:r>
      <w:r w:rsidR="00B54CE2">
        <w:rPr>
          <w:lang w:eastAsia="en-GB"/>
        </w:rPr>
        <w:t xml:space="preserve">it turns out that </w:t>
      </w:r>
      <w:r w:rsidR="00C43487">
        <w:rPr>
          <w:lang w:eastAsia="en-GB"/>
        </w:rPr>
        <w:t xml:space="preserve">most of the </w:t>
      </w:r>
      <w:r w:rsidR="00F14012">
        <w:rPr>
          <w:lang w:eastAsia="en-GB"/>
        </w:rPr>
        <w:t xml:space="preserve">environmental </w:t>
      </w:r>
      <w:r w:rsidR="00C43487">
        <w:rPr>
          <w:lang w:eastAsia="en-GB"/>
        </w:rPr>
        <w:t>impact</w:t>
      </w:r>
      <w:r w:rsidR="0075555A">
        <w:rPr>
          <w:lang w:eastAsia="en-GB"/>
        </w:rPr>
        <w:t>s</w:t>
      </w:r>
      <w:r w:rsidR="00C43487">
        <w:rPr>
          <w:lang w:eastAsia="en-GB"/>
        </w:rPr>
        <w:t xml:space="preserve"> of consumption </w:t>
      </w:r>
      <w:r w:rsidR="0075555A">
        <w:rPr>
          <w:lang w:eastAsia="en-GB"/>
        </w:rPr>
        <w:t>are</w:t>
      </w:r>
      <w:r w:rsidR="00F14012">
        <w:rPr>
          <w:lang w:eastAsia="en-GB"/>
        </w:rPr>
        <w:t xml:space="preserve"> associated to</w:t>
      </w:r>
      <w:r w:rsidR="00C43487">
        <w:rPr>
          <w:lang w:eastAsia="en-GB"/>
        </w:rPr>
        <w:t xml:space="preserve"> </w:t>
      </w:r>
      <w:r w:rsidR="00C43487" w:rsidRPr="002A501C">
        <w:rPr>
          <w:b/>
          <w:lang w:eastAsia="en-GB"/>
        </w:rPr>
        <w:t>food</w:t>
      </w:r>
      <w:r w:rsidR="002A501C">
        <w:rPr>
          <w:lang w:eastAsia="en-GB"/>
        </w:rPr>
        <w:t xml:space="preserve"> (Figure 4</w:t>
      </w:r>
      <w:r w:rsidR="00B54CE2">
        <w:rPr>
          <w:lang w:eastAsia="en-GB"/>
        </w:rPr>
        <w:t>)</w:t>
      </w:r>
      <w:r w:rsidR="00F14012">
        <w:rPr>
          <w:lang w:eastAsia="en-GB"/>
        </w:rPr>
        <w:t>, which</w:t>
      </w:r>
      <w:r w:rsidR="00C43487">
        <w:rPr>
          <w:lang w:eastAsia="en-GB"/>
        </w:rPr>
        <w:t xml:space="preserve"> appears to represent 49% of the environmental burden in 2022, followed by housing (17%), mobility (16%), household goods (11%), and appliances (7%)</w:t>
      </w:r>
      <w:r>
        <w:rPr>
          <w:lang w:eastAsia="en-GB"/>
        </w:rPr>
        <w:t xml:space="preserve">. The effects of the COVID-19 pandemic are visible between 2019 and 2020, mainly due to the lower use </w:t>
      </w:r>
      <w:r w:rsidR="002A501C">
        <w:rPr>
          <w:lang w:eastAsia="en-GB"/>
        </w:rPr>
        <w:t>of transport</w:t>
      </w:r>
      <w:r>
        <w:rPr>
          <w:lang w:eastAsia="en-GB"/>
        </w:rPr>
        <w:t xml:space="preserve">, which has fully recovered by 2022 </w:t>
      </w:r>
      <w:r w:rsidRPr="003D7518">
        <w:rPr>
          <w:b/>
          <w:lang w:eastAsia="en-GB"/>
        </w:rPr>
        <w:t xml:space="preserve">with </w:t>
      </w:r>
      <w:r w:rsidR="002A501C">
        <w:rPr>
          <w:b/>
          <w:lang w:eastAsia="en-GB"/>
        </w:rPr>
        <w:t xml:space="preserve">total </w:t>
      </w:r>
      <w:r w:rsidRPr="003D7518">
        <w:rPr>
          <w:b/>
          <w:lang w:eastAsia="en-GB"/>
        </w:rPr>
        <w:t>environmental impacts having surpassed pre-pandemic levels</w:t>
      </w:r>
      <w:r>
        <w:rPr>
          <w:lang w:eastAsia="en-GB"/>
        </w:rPr>
        <w:t xml:space="preserve">. </w:t>
      </w:r>
    </w:p>
    <w:p w14:paraId="3CE574BB" w14:textId="310535E5" w:rsidR="00725AD6" w:rsidRDefault="00725AD6" w:rsidP="006507E9">
      <w:pPr>
        <w:pStyle w:val="JRCFigurecaption"/>
        <w:jc w:val="left"/>
        <w:rPr>
          <w:sz w:val="20"/>
          <w:szCs w:val="20"/>
        </w:rPr>
      </w:pPr>
      <w:r w:rsidRPr="002C6B10">
        <w:rPr>
          <w:lang w:eastAsia="en-GB"/>
        </w:rPr>
        <w:lastRenderedPageBreak/>
        <w:t xml:space="preserve">Figure </w:t>
      </w:r>
      <w:r w:rsidR="002A501C">
        <w:rPr>
          <w:lang w:eastAsia="en-GB"/>
        </w:rPr>
        <w:t>4</w:t>
      </w:r>
      <w:r w:rsidRPr="002C6B10">
        <w:rPr>
          <w:lang w:eastAsia="en-GB"/>
        </w:rPr>
        <w:t xml:space="preserve">: </w:t>
      </w:r>
      <w:r w:rsidR="002250ED" w:rsidRPr="002C6B10">
        <w:rPr>
          <w:sz w:val="20"/>
          <w:szCs w:val="20"/>
        </w:rPr>
        <w:t>Contribution of the areas of consumption to the EU Consumption Footprint from 2010 to 2022</w:t>
      </w:r>
    </w:p>
    <w:p w14:paraId="5B45C30F" w14:textId="6BE52D9D" w:rsidR="00BE15AE" w:rsidRPr="002C6B10" w:rsidRDefault="00BE15AE" w:rsidP="002C6B10">
      <w:pPr>
        <w:pStyle w:val="JRCText"/>
      </w:pPr>
      <w:r>
        <w:rPr>
          <w:noProof/>
          <w:lang w:eastAsia="en-GB"/>
        </w:rPr>
        <w:drawing>
          <wp:inline distT="0" distB="0" distL="0" distR="0" wp14:anchorId="32BDBA47" wp14:editId="47CE4F89">
            <wp:extent cx="5918313" cy="19093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1903" cy="1913758"/>
                    </a:xfrm>
                    <a:prstGeom prst="rect">
                      <a:avLst/>
                    </a:prstGeom>
                    <a:noFill/>
                  </pic:spPr>
                </pic:pic>
              </a:graphicData>
            </a:graphic>
          </wp:inline>
        </w:drawing>
      </w:r>
    </w:p>
    <w:p w14:paraId="35AB29FF" w14:textId="589ED725" w:rsidR="002F050E" w:rsidRPr="002250ED" w:rsidRDefault="006507E9" w:rsidP="002C6B10">
      <w:pPr>
        <w:spacing w:before="0" w:after="160" w:line="257" w:lineRule="auto"/>
        <w:contextualSpacing/>
        <w:jc w:val="center"/>
        <w:rPr>
          <w:lang w:val="fr-BE"/>
        </w:rPr>
      </w:pPr>
      <w:r w:rsidRPr="002250ED">
        <w:rPr>
          <w:lang w:val="fr-BE"/>
        </w:rPr>
        <w:t xml:space="preserve"> Source: </w:t>
      </w:r>
      <w:r w:rsidR="00B23797">
        <w:rPr>
          <w:highlight w:val="green"/>
          <w:lang w:val="fr-BE"/>
        </w:rPr>
        <w:fldChar w:fldCharType="begin"/>
      </w:r>
      <w:r w:rsidR="00B23797">
        <w:rPr>
          <w:highlight w:val="green"/>
          <w:lang w:val="fr-BE"/>
        </w:rPr>
        <w:instrText xml:space="preserve"> ADDIN ZOTERO_ITEM CSL_CITATION {"citationID":"QThg6N2l","properties":{"formattedCitation":"[11]","plainCitation":"[11]","noteIndex":0},"citationItems":[{"id":836,"uris":["http://zotero.org/groups/5272309/items/72RNKXKI"],"itemData":{"id":836,"type":"webpage","abstract":"The European Commission - Joint Research Centre developed a framework including the Consumption Footprint (CF) and the Domestic Footprint (DF) models, which have become established as a means for monitoring progress of EU environmental performance. These models are based on life cycle assessment (LCA) principles, and employ the Environmental Footprint (EF) method to produce a set of 16 indicators (available also as single weighted score) to assess the environmental impacts of EU production and consumption, and can be compared with the planetary boundaries. This report presents the latest methodological updates and results of these models in the context of monitoring EU performance. The DF combines official statistics and modelled data regarding resource extraction and emissions to the environment within the EU territory from the year 2000 to 2022. The CF is a full bottom-up LCA model making use of 164 representative products and official statistics for 2010-2022 to assess the environmental impacts (including biodiversity footprint) of five areas of consumption (food, mobility, housing, household goods, appliances), thus accounting for both production and trade. The EU CF has increased by 9% from 2010 to 2022 (as a single score), with food consumption being the primary driver of environmental impacts, followed by housing (especially for space heating) and mobility (mainly due to the use of private cars), while the EU DF decreased (-29% as a single score). These two opposite trends highlight the role of the EU-27 as a net importer of environmental impacts that occur in third countries.","container-title":"JRC Publications Repository","language":"en","note":"ISBN: 9789268238745\nISSN: 1831-9424\nDOI: 10.2760/4133548","title":"Consumption Footprint and Domestic Footprint Monitoring Report 2024","URL":"https://publications.jrc.ec.europa.eu/repository/handle/JRC138470","author":[{"family":"Sanye","given":"MENGUAL Esther"},{"family":"Pasqualino","given":"Roberto"},{"family":"Omodara","given":"Linda"},{"family":"Frankowska","given":"Angelina"},{"family":"Wierzgala","given":"Piotr"},{"family":"Chiorrini","given":"Andrea"},{"family":"Bennett","given":"Michael John"},{"family":"Listorti","given":"Giulia"},{"family":"Sala","given":"Serenella"}],"accessed":{"date-parts":[["2025",3,4]]},"issued":{"date-parts":[["2025"]]}}}],"schema":"https://github.com/citation-style-language/schema/raw/master/csl-citation.json"} </w:instrText>
      </w:r>
      <w:r w:rsidR="00B23797">
        <w:rPr>
          <w:highlight w:val="green"/>
          <w:lang w:val="fr-BE"/>
        </w:rPr>
        <w:fldChar w:fldCharType="separate"/>
      </w:r>
      <w:r w:rsidR="00B23797" w:rsidRPr="00B23797">
        <w:rPr>
          <w:highlight w:val="green"/>
        </w:rPr>
        <w:t>[11]</w:t>
      </w:r>
      <w:r w:rsidR="00B23797">
        <w:rPr>
          <w:highlight w:val="green"/>
          <w:lang w:val="fr-BE"/>
        </w:rPr>
        <w:fldChar w:fldCharType="end"/>
      </w:r>
      <w:r w:rsidR="00E02235" w:rsidRPr="002250ED">
        <w:rPr>
          <w:lang w:val="fr-BE"/>
        </w:rPr>
        <w:t>.</w:t>
      </w:r>
    </w:p>
    <w:p w14:paraId="54A2BC88" w14:textId="77777777" w:rsidR="008D6E5C" w:rsidRDefault="008D6E5C">
      <w:pPr>
        <w:spacing w:before="0" w:after="160"/>
        <w:jc w:val="left"/>
        <w:rPr>
          <w:lang w:val="fr-BE"/>
        </w:rPr>
      </w:pPr>
      <w:bookmarkStart w:id="11" w:name="_Toc182346017"/>
      <w:bookmarkStart w:id="12" w:name="_Toc182346018"/>
      <w:bookmarkStart w:id="13" w:name="_Toc182346019"/>
      <w:bookmarkStart w:id="14" w:name="_Toc182346020"/>
      <w:bookmarkStart w:id="15" w:name="_Toc182346021"/>
      <w:bookmarkStart w:id="16" w:name="_Toc182346022"/>
      <w:bookmarkStart w:id="17" w:name="_Toc182346023"/>
      <w:bookmarkStart w:id="18" w:name="_Toc182346024"/>
      <w:bookmarkStart w:id="19" w:name="_Toc182346025"/>
      <w:bookmarkStart w:id="20" w:name="_Toc182346026"/>
      <w:bookmarkStart w:id="21" w:name="_Toc182346027"/>
      <w:bookmarkStart w:id="22" w:name="_Toc182346028"/>
      <w:bookmarkStart w:id="23" w:name="_Toc182346029"/>
      <w:bookmarkStart w:id="24" w:name="_Toc182346030"/>
      <w:bookmarkStart w:id="25" w:name="_Toc182346031"/>
      <w:bookmarkStart w:id="26" w:name="_Toc182346032"/>
      <w:bookmarkStart w:id="27" w:name="_Toc182346033"/>
      <w:bookmarkStart w:id="28" w:name="_Toc182346034"/>
      <w:bookmarkStart w:id="29" w:name="_Toc182346035"/>
      <w:bookmarkStart w:id="30" w:name="_Toc182346036"/>
      <w:bookmarkStart w:id="31" w:name="_Toc182346037"/>
      <w:bookmarkStart w:id="32" w:name="_Toc182346038"/>
      <w:bookmarkStart w:id="33" w:name="_Toc182346039"/>
      <w:bookmarkStart w:id="34" w:name="_Toc182346040"/>
      <w:bookmarkStart w:id="35" w:name="_Toc182346041"/>
      <w:bookmarkStart w:id="36" w:name="_Toc182346042"/>
      <w:bookmarkStart w:id="37" w:name="_Toc182346043"/>
      <w:bookmarkStart w:id="38" w:name="_Toc182346044"/>
      <w:bookmarkStart w:id="39" w:name="_Toc182346045"/>
      <w:bookmarkStart w:id="40" w:name="_Toc182346046"/>
      <w:bookmarkStart w:id="41" w:name="_Toc182346047"/>
      <w:bookmarkStart w:id="42" w:name="_Toc182346048"/>
      <w:bookmarkStart w:id="43" w:name="_Toc182346049"/>
      <w:bookmarkStart w:id="44" w:name="_Toc182346050"/>
      <w:bookmarkStart w:id="45" w:name="_Toc182346051"/>
      <w:bookmarkStart w:id="46" w:name="_Toc182346052"/>
      <w:bookmarkStart w:id="47" w:name="_Toc182346053"/>
      <w:bookmarkStart w:id="48" w:name="_Toc182346054"/>
      <w:bookmarkStart w:id="49" w:name="_Toc182346055"/>
      <w:bookmarkStart w:id="50" w:name="_Toc182346056"/>
      <w:bookmarkStart w:id="51" w:name="_Toc182346057"/>
      <w:bookmarkStart w:id="52" w:name="_Toc182346058"/>
      <w:bookmarkStart w:id="53" w:name="_Toc182346059"/>
      <w:bookmarkStart w:id="54" w:name="_Toc182346060"/>
      <w:bookmarkStart w:id="55" w:name="_Toc182346061"/>
      <w:bookmarkStart w:id="56" w:name="_Toc182346062"/>
      <w:bookmarkStart w:id="57" w:name="_Toc182346063"/>
      <w:bookmarkStart w:id="58" w:name="_Toc182346064"/>
      <w:bookmarkStart w:id="59" w:name="_Toc182346065"/>
      <w:bookmarkStart w:id="60" w:name="_Toc182346066"/>
      <w:bookmarkStart w:id="61" w:name="_Toc182346067"/>
      <w:bookmarkStart w:id="62" w:name="_Toc182346068"/>
      <w:bookmarkStart w:id="63" w:name="_Toc182346069"/>
      <w:bookmarkStart w:id="64" w:name="_Toc182346070"/>
      <w:bookmarkStart w:id="65" w:name="_Toc182346071"/>
      <w:bookmarkStart w:id="66" w:name="_Toc182346076"/>
      <w:bookmarkStart w:id="67" w:name="_Toc182346077"/>
      <w:bookmarkStart w:id="68" w:name="_Toc182346078"/>
      <w:bookmarkStart w:id="69" w:name="_Toc182346079"/>
      <w:bookmarkStart w:id="70" w:name="_Toc160095567"/>
      <w:bookmarkStart w:id="71" w:name="_Toc161311985"/>
      <w:bookmarkStart w:id="72" w:name="_Toc182346080"/>
      <w:bookmarkStart w:id="73" w:name="_Toc182346081"/>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2473182B" w14:textId="77777777" w:rsidR="008D6E5C" w:rsidRDefault="008D6E5C">
      <w:pPr>
        <w:spacing w:before="0" w:after="160"/>
        <w:jc w:val="left"/>
        <w:rPr>
          <w:lang w:val="fr-BE"/>
        </w:rPr>
      </w:pPr>
    </w:p>
    <w:p w14:paraId="659329B2" w14:textId="53DA402A" w:rsidR="00BE15AE" w:rsidRPr="00B54CE2" w:rsidRDefault="00BE15AE">
      <w:pPr>
        <w:spacing w:before="0" w:after="160"/>
        <w:jc w:val="left"/>
        <w:rPr>
          <w:rFonts w:eastAsia="Calibri"/>
          <w:lang w:val="fr-BE" w:eastAsia="en-US"/>
        </w:rPr>
      </w:pPr>
    </w:p>
    <w:p w14:paraId="4AA69412" w14:textId="3C14340B" w:rsidR="00107520" w:rsidRDefault="51147F38" w:rsidP="00B864CC">
      <w:pPr>
        <w:pStyle w:val="JRCLevel-3title"/>
      </w:pPr>
      <w:bookmarkStart w:id="74" w:name="_Toc191999849"/>
      <w:bookmarkEnd w:id="73"/>
      <w:r>
        <w:t>Methodology of the integrated environmental assessment</w:t>
      </w:r>
      <w:r w:rsidR="7B75F99C">
        <w:t xml:space="preserve"> </w:t>
      </w:r>
      <w:r w:rsidR="001C0B7A">
        <w:t>of future EGD scenarios</w:t>
      </w:r>
      <w:bookmarkEnd w:id="74"/>
    </w:p>
    <w:p w14:paraId="1080E3F0" w14:textId="5C17B4ED" w:rsidR="003D1C9F" w:rsidRDefault="00B23797" w:rsidP="00D528BF">
      <w:pPr>
        <w:pStyle w:val="JRCText"/>
      </w:pPr>
      <w:r w:rsidRPr="00B23797">
        <w:rPr>
          <w:color w:val="FF0000"/>
          <w:highlight w:val="green"/>
        </w:rPr>
        <w:fldChar w:fldCharType="begin"/>
      </w:r>
      <w:r w:rsidRPr="00B23797">
        <w:rPr>
          <w:color w:val="FF0000"/>
          <w:highlight w:val="green"/>
        </w:rPr>
        <w:instrText xml:space="preserve"> ADDIN ZOTERO_ITEM CSL_CITATION {"citationID":"WZQjuAN9","properties":{"formattedCitation":"[13]","plainCitation":"[13]","noteIndex":0},"citationItems":[{"id":322,"uris":["http://zotero.org/groups/5272309/items/SVPQQ2LE"],"itemData":{"id":322,"type":"webpage","abstract":"This report provides a comprehensive assessment of progress towards the European Green Deal (EGD), the European Union’s transformative agenda for achieving climate neutrality by 2050. The analysis encompasses 154 quantifiable targets from 44 policy documents between 2019 and 2024 across key sectors such as climate, energy, circular economy, transport, agriculture and food, ecosystems and biodiversity, water, soil and air pollution. The study shows that significant achievement has been delivered so far but progress needs to accelerate in many areas. As of mid-2024, 32 of the 154 targets are currently “on track” and 64 are identified as “acceleration needed” meaning that more progress is needed to meet the targets on time. Furthermore, 15 of the targets are found to be “not progressing” or “regressing”, and for 43 of the targets no data is currently available. The timing of the binding policies, most of which have been recently agreed and are expected to deliver results in the coming years, is a significant factor influencing these assessments. This report integrates all EGD actions and related policies, offering an assessment of the EU’s green transition based on robust data and science. It identifies priority areas for intensified efforts to meet short-term implementation goals and contribute to the long-term ambition of a sustainable, fair, just, and climate-neutral Europe by 2050. This collective work serves as a benchmarking tool, providing scientifically grounded guidance for future EU policies and programmes.","container-title":"JRC Publications Repository","language":"en","note":"ISBN: 9789268231807 9789268231814\nISSN: 1831-9424, 1018-5593\nDOI: 10.2760/3105205","title":"Delivering the EU Green Deal - Progress towards targets","URL":"https://publications.jrc.ec.europa.eu/repository/handle/JRC140372","author":[{"family":"Marelli","given":"Luisa"},{"family":"Trane","given":"Matteo"},{"family":"Barbero","given":"VIGNOLA Giulia"},{"family":"Gastaldi","given":"Chiara"},{"family":"Guerreiro","given":"MIGUEL Mecia"},{"family":"Delgado","given":"CALLICÓ Laia"},{"family":"Borchardt","given":"Steve"},{"family":"Mancini","given":"Lucia"},{"family":"Sanye","given":"MENGUAL Esther"},{"family":"Gourdon","given":"Thomas"},{"family":"Maroni","given":"Michele"},{"family":"Georgakaki","given":"Aliki"},{"family":"Seigneur","given":"Isabelle"},{"family":"M'barek","given":"Robert"},{"family":"Acs","given":"Szvetlana"},{"family":"Listorti","given":"Giulia"},{"family":"Bosco","given":"Simona"},{"family":"Contipelli","given":"Louisa"},{"family":"Dentener","given":"Frank"},{"family":"Dowling","given":"Paul"},{"family":"Grassi","given":"Giacomo"},{"family":"Korosuo","given":"Anu"},{"family":"Manca","given":"Giovanni"},{"family":"Migliavacca","given":"Mirco"},{"family":"Sikora","given":"Przemyslaw"},{"family":"Weitzel","given":"Matthias"},{"family":"Acosta","given":"IBORRA Beatriz"},{"family":"Arrigoni","given":"Alessandro"},{"family":"Bavetta","given":"Maurizio"},{"family":"Bertoldi","given":"Paolo"},{"family":"Bolard","given":"Julien"},{"family":"Bravo","given":"DIAZ Laura"},{"family":"Carlsson","given":"Johan"},{"family":"Castellazzi","given":"Luca"},{"family":"Dagostino","given":"Delia"},{"family":"Della","given":"VALLE Nives"},{"family":"Dolci","given":"Francesco"},{"family":"Dunlop","given":"Ewan Duncan"},{"family":"Hidalgo","given":"GONZALEZ Ignacio"},{"family":"Jaeger","given":"Waldau A."},{"family":"Maduta","given":"Carmen"},{"family":"Mc","given":"GOVERN Lucie"},{"family":"Meletiou","given":"Alexis"},{"family":"Szabo","given":"Sandor"},{"family":"Tapoglou","given":"Evdokia"},{"family":"Taylor","given":"Nigel"},{"family":"Tsemekidi","given":"TZEIRANAK Sofia"},{"family":"Amadei","given":"Andrea"},{"family":"Ardente","given":"Fulvio"},{"family":"Bobba","given":"Silvia"},{"family":"Bruchhausen","given":"Matthias"},{"family":"Coelho","given":"Fernando"},{"family":"De","given":"LAURENTIIS Valeria"},{"family":"Delre","given":"Antonio"},{"family":"Eder","given":"Peter"},{"family":"Egle","given":"Lukas"},{"family":"Foster","given":"Gillian"},{"family":"Cristobal","given":"GARCIA Jorge"},{"family":"Gaudillat","given":"Pierre"},{"family":"Georgitzikis","given":"Konstantinos"},{"family":"Huygens","given":"Dries"},{"family":"Lebedeva","given":"Natalia"},{"family":"Manfredi","given":"Simone"},{"family":"Mathieux","given":"Fabrice"},{"family":"Maury","given":"Thibaut"},{"family":"Orefice","given":"Martina"},{"family":"Pennington","given":"David"},{"family":"Pfrang","given":"Andreas"},{"family":"Pierri","given":"Erika"},{"family":"Saveyn","given":"Hans"},{"family":"Sala","given":"Serenella"},{"family":"Spiliotopoulos","given":"Christoforos"},{"family":"Tonini","given":"Davide"},{"family":"Ciuffo","given":"Biagio"},{"family":"Fontaras","given":"Georgios"},{"family":"Grosso","given":"Monica"},{"family":"Krause","given":"Jette"},{"family":"Lodi","given":"Chiara"},{"family":"Marotta","given":"Alessandro"},{"family":"Martini","given":"Giorgio"},{"family":"Scarlat","given":"Nicolae"},{"family":"Caivano","given":"Arnaldo"},{"family":"Catarino","given":"Rui"},{"family":"De","given":"JONG Beyhan"},{"family":"Druon","given":"Jean-Noel"},{"family":"Guerrero","given":"Irene"},{"family":"Gurria","given":"Patricia"},{"family":"Leite","given":"Joao"},{"family":"Olvedy","given":"Michael"},{"family":"Puerta","given":"PINERO Carolina"},{"family":"Tóth","given":"Katalin"},{"family":"Wollgast","given":"Jan"},{"family":"Addamo","given":"Anna"},{"family":"Barredo","given":"Jose I."},{"family":"Bopp","given":"Stephanie"},{"family":"Cardoso","given":"Ana Cristina"},{"family":"Dubois","given":"Gregoire"},{"family":"La","given":"NOTTE Alessandra"},{"family":"Marando","given":"Federica"},{"family":"Neuville","given":"Aude"},{"family":"Robuchon","given":"Marine"},{"family":"Paracchini","given":"Maria Luisa"},{"family":"Jones","given":"Arwyn"},{"family":"Panagos","given":"Panos"},{"family":"Tamborra","given":"Marialuisa"},{"family":"Vallecillo","given":"Sara"},{"family":"Van","given":"DER VELDE Marijn"},{"family":"Aschberger","given":"Karin"},{"family":"Astorga-Llorens","given":"Covadonga"},{"family":"Belz","given":"Susanne"},{"family":"Gawlik","given":"Bernd Manfred"},{"family":"Held","given":"Andrea"},{"family":"Lettieri","given":"Teresa"},{"family":"Pisoni","given":"Enrico"},{"family":"Pistocchi","given":"Alberto"},{"family":"Rauscher","given":"Hubert"},{"family":"Thunis","given":"Philippe"},{"family":"Wojda","given":"Piotr"},{"family":"Worth","given":"Andrew"},{"family":"Neuwahl","given":"Frederik"}],"accessed":{"date-parts":[["2025",2,5]]},"issued":{"date-parts":[["2025"]]}}}],"schema":"https://github.com/citation-style-language/schema/raw/master/csl-citation.json"} </w:instrText>
      </w:r>
      <w:r w:rsidRPr="00B23797">
        <w:rPr>
          <w:color w:val="FF0000"/>
          <w:highlight w:val="green"/>
        </w:rPr>
        <w:fldChar w:fldCharType="separate"/>
      </w:r>
      <w:r w:rsidRPr="00B23797">
        <w:rPr>
          <w:highlight w:val="green"/>
        </w:rPr>
        <w:t>[13]</w:t>
      </w:r>
      <w:r w:rsidRPr="00B23797">
        <w:rPr>
          <w:color w:val="FF0000"/>
          <w:highlight w:val="green"/>
        </w:rPr>
        <w:fldChar w:fldCharType="end"/>
      </w:r>
      <w:r w:rsidR="4C9C9760">
        <w:t xml:space="preserve"> </w:t>
      </w:r>
      <w:r w:rsidR="61659CF8">
        <w:t xml:space="preserve">provided </w:t>
      </w:r>
      <w:r w:rsidR="4C9C9760">
        <w:t xml:space="preserve">an early assessment of possible progress </w:t>
      </w:r>
      <w:r w:rsidR="61659CF8">
        <w:t>to</w:t>
      </w:r>
      <w:r w:rsidR="4C9C9760">
        <w:t xml:space="preserve"> achieve</w:t>
      </w:r>
      <w:r w:rsidR="61659CF8">
        <w:t xml:space="preserve"> </w:t>
      </w:r>
      <w:r w:rsidR="4C9C9760">
        <w:t xml:space="preserve">EGD targets by 2030. </w:t>
      </w:r>
      <w:commentRangeStart w:id="75"/>
      <w:r w:rsidR="4C9C9760" w:rsidRPr="33C842ED">
        <w:rPr>
          <w:b/>
          <w:bCs/>
        </w:rPr>
        <w:t>155</w:t>
      </w:r>
      <w:commentRangeEnd w:id="75"/>
      <w:r w:rsidR="005D572D">
        <w:rPr>
          <w:rStyle w:val="CommentReference"/>
          <w:rFonts w:eastAsia="Times New Roman"/>
        </w:rPr>
        <w:commentReference w:id="75"/>
      </w:r>
      <w:r w:rsidR="4C9C9760" w:rsidRPr="33C842ED">
        <w:rPr>
          <w:b/>
          <w:bCs/>
        </w:rPr>
        <w:t xml:space="preserve"> EGD</w:t>
      </w:r>
      <w:r w:rsidR="4C9C9760">
        <w:t xml:space="preserve"> targets </w:t>
      </w:r>
      <w:r w:rsidR="61659CF8">
        <w:t>retrieved in</w:t>
      </w:r>
      <w:r w:rsidR="4C9C9760">
        <w:t xml:space="preserve"> both legally binding and non-legally binding policy documents </w:t>
      </w:r>
      <w:r w:rsidR="4CFE9716">
        <w:t>have been</w:t>
      </w:r>
      <w:r w:rsidR="4C9C9760">
        <w:t xml:space="preserve"> classified depending on their progress </w:t>
      </w:r>
      <w:r w:rsidR="61659CF8">
        <w:t>in three categories</w:t>
      </w:r>
      <w:r w:rsidR="1628F21E">
        <w:t>:</w:t>
      </w:r>
      <w:r w:rsidR="61659CF8">
        <w:t xml:space="preserve"> </w:t>
      </w:r>
    </w:p>
    <w:p w14:paraId="7795DA28" w14:textId="263F282B" w:rsidR="003D1C9F" w:rsidRDefault="00107520" w:rsidP="003D1C9F">
      <w:pPr>
        <w:pStyle w:val="JRCText"/>
        <w:ind w:left="720"/>
      </w:pPr>
      <w:r>
        <w:t xml:space="preserve">(1) </w:t>
      </w:r>
      <w:r w:rsidRPr="00F84120">
        <w:rPr>
          <w:b/>
        </w:rPr>
        <w:t>on track to be achieved</w:t>
      </w:r>
      <w:r w:rsidR="0075555A">
        <w:t xml:space="preserve">, if </w:t>
      </w:r>
      <w:r>
        <w:t xml:space="preserve">the observed progress follows a positive trend and is expected to be achieved by 2030, </w:t>
      </w:r>
    </w:p>
    <w:p w14:paraId="6C1636FD" w14:textId="0CF93DC2" w:rsidR="003D1C9F" w:rsidRDefault="00107520" w:rsidP="003D1C9F">
      <w:pPr>
        <w:pStyle w:val="JRCText"/>
        <w:ind w:left="720"/>
      </w:pPr>
      <w:r>
        <w:t xml:space="preserve">(2) </w:t>
      </w:r>
      <w:r w:rsidRPr="00F84120">
        <w:rPr>
          <w:b/>
        </w:rPr>
        <w:t>acceleration needed</w:t>
      </w:r>
      <w:r w:rsidR="0075555A">
        <w:t>, when</w:t>
      </w:r>
      <w:r>
        <w:t xml:space="preserve"> progress </w:t>
      </w:r>
      <w:r w:rsidR="003D1C9F">
        <w:t>is observed</w:t>
      </w:r>
      <w:r>
        <w:t xml:space="preserve">, but </w:t>
      </w:r>
      <w:r w:rsidR="003D1C9F">
        <w:t>this</w:t>
      </w:r>
      <w:r>
        <w:t xml:space="preserve"> is not sufficient to reach the target by 2030, </w:t>
      </w:r>
    </w:p>
    <w:p w14:paraId="19DF9CF9" w14:textId="17E30A9F" w:rsidR="003D1C9F" w:rsidRDefault="00107520" w:rsidP="003D1C9F">
      <w:pPr>
        <w:pStyle w:val="JRCText"/>
        <w:ind w:left="720"/>
      </w:pPr>
      <w:r>
        <w:t xml:space="preserve">(2) </w:t>
      </w:r>
      <w:r w:rsidRPr="00F84120">
        <w:rPr>
          <w:b/>
        </w:rPr>
        <w:t>no progress</w:t>
      </w:r>
      <w:r w:rsidR="0075555A" w:rsidRPr="002250ED">
        <w:t>,</w:t>
      </w:r>
      <w:r w:rsidR="0075555A">
        <w:rPr>
          <w:b/>
        </w:rPr>
        <w:t xml:space="preserve"> </w:t>
      </w:r>
      <w:r>
        <w:t xml:space="preserve">i.e. the target is not expected to be achieved, and no positive progress is expected by 2030. </w:t>
      </w:r>
    </w:p>
    <w:p w14:paraId="58FBFB1C" w14:textId="6FB2B494" w:rsidR="00D528BF" w:rsidRDefault="00D528BF" w:rsidP="00D528BF">
      <w:pPr>
        <w:pStyle w:val="JRCText"/>
      </w:pPr>
      <w:r>
        <w:t>Out of these targets,</w:t>
      </w:r>
      <w:r w:rsidR="00041FBF">
        <w:t xml:space="preserve"> </w:t>
      </w:r>
      <w:r w:rsidR="00041FBF" w:rsidRPr="00476B98">
        <w:rPr>
          <w:b/>
        </w:rPr>
        <w:t xml:space="preserve">a selection of </w:t>
      </w:r>
      <w:r w:rsidR="00041FBF" w:rsidRPr="00476B98">
        <w:rPr>
          <w:rFonts w:eastAsia="EC Square Sans Pro" w:cs="EC Square Sans Pro"/>
          <w:b/>
          <w:bCs/>
          <w:color w:val="000000" w:themeColor="text1"/>
        </w:rPr>
        <w:t>46</w:t>
      </w:r>
      <w:r w:rsidR="00041FBF" w:rsidRPr="00476B98">
        <w:rPr>
          <w:rFonts w:eastAsia="EC Square Sans Pro" w:cs="EC Square Sans Pro"/>
          <w:b/>
          <w:color w:val="000000" w:themeColor="text1"/>
        </w:rPr>
        <w:t xml:space="preserve"> </w:t>
      </w:r>
      <w:r w:rsidR="00B53825" w:rsidRPr="00476B98">
        <w:rPr>
          <w:rFonts w:eastAsia="EC Square Sans Pro" w:cs="EC Square Sans Pro"/>
          <w:b/>
          <w:color w:val="000000" w:themeColor="text1"/>
        </w:rPr>
        <w:t>targets</w:t>
      </w:r>
      <w:r w:rsidR="00B53825">
        <w:rPr>
          <w:rFonts w:eastAsia="EC Square Sans Pro" w:cs="EC Square Sans Pro"/>
          <w:color w:val="000000" w:themeColor="text1"/>
        </w:rPr>
        <w:t xml:space="preserve"> </w:t>
      </w:r>
      <w:r w:rsidR="00041FBF" w:rsidRPr="1A677C9A">
        <w:rPr>
          <w:rFonts w:eastAsia="EC Square Sans Pro" w:cs="EC Square Sans Pro"/>
          <w:color w:val="000000" w:themeColor="text1"/>
        </w:rPr>
        <w:t>(</w:t>
      </w:r>
      <w:r w:rsidR="007C28B7">
        <w:rPr>
          <w:rFonts w:eastAsia="EC Square Sans Pro" w:cs="EC Square Sans Pro"/>
          <w:color w:val="000000" w:themeColor="text1"/>
        </w:rPr>
        <w:t xml:space="preserve">which </w:t>
      </w:r>
      <w:r w:rsidR="00041FBF" w:rsidRPr="1A677C9A">
        <w:rPr>
          <w:rFonts w:eastAsia="EC Square Sans Pro" w:cs="EC Square Sans Pro"/>
          <w:color w:val="000000" w:themeColor="text1"/>
        </w:rPr>
        <w:t xml:space="preserve">named green transition targets GTT </w:t>
      </w:r>
      <w:r w:rsidR="007C28B7">
        <w:rPr>
          <w:rFonts w:eastAsia="EC Square Sans Pro" w:cs="EC Square Sans Pro"/>
          <w:color w:val="000000" w:themeColor="text1"/>
        </w:rPr>
        <w:t>from here onwards</w:t>
      </w:r>
      <w:r w:rsidR="00041FBF" w:rsidRPr="1A677C9A">
        <w:rPr>
          <w:rFonts w:eastAsia="EC Square Sans Pro" w:cs="EC Square Sans Pro"/>
          <w:color w:val="000000" w:themeColor="text1"/>
        </w:rPr>
        <w:t xml:space="preserve">) </w:t>
      </w:r>
      <w:r>
        <w:rPr>
          <w:rFonts w:eastAsia="EC Square Sans Pro" w:cs="EC Square Sans Pro"/>
          <w:color w:val="000000" w:themeColor="text1"/>
        </w:rPr>
        <w:t>were taken into consideration for the present quantitative exercise</w:t>
      </w:r>
      <w:r w:rsidR="007C28B7">
        <w:rPr>
          <w:rFonts w:eastAsia="EC Square Sans Pro" w:cs="EC Square Sans Pro"/>
          <w:color w:val="000000" w:themeColor="text1"/>
        </w:rPr>
        <w:t xml:space="preserve">. These include </w:t>
      </w:r>
      <w:r w:rsidR="00041FBF" w:rsidRPr="001D3A70">
        <w:rPr>
          <w:rFonts w:eastAsia="EC Square Sans Pro" w:cs="EC Square Sans Pro"/>
          <w:b/>
          <w:bCs/>
          <w:color w:val="000000" w:themeColor="text1"/>
        </w:rPr>
        <w:t>33</w:t>
      </w:r>
      <w:r w:rsidR="00041FBF" w:rsidRPr="1A677C9A">
        <w:rPr>
          <w:rFonts w:eastAsia="EC Square Sans Pro" w:cs="EC Square Sans Pro"/>
          <w:color w:val="000000" w:themeColor="text1"/>
        </w:rPr>
        <w:t xml:space="preserve"> </w:t>
      </w:r>
      <w:r w:rsidR="007C28B7">
        <w:rPr>
          <w:rFonts w:eastAsia="EC Square Sans Pro" w:cs="EC Square Sans Pro"/>
          <w:color w:val="000000" w:themeColor="text1"/>
        </w:rPr>
        <w:t>modelled in</w:t>
      </w:r>
      <w:r w:rsidR="00530C80" w:rsidRPr="1A677C9A">
        <w:rPr>
          <w:rFonts w:eastAsia="EC Square Sans Pro" w:cs="EC Square Sans Pro"/>
          <w:color w:val="000000" w:themeColor="text1"/>
        </w:rPr>
        <w:t xml:space="preserve"> the Consumption Footprin</w:t>
      </w:r>
      <w:r w:rsidR="007C28B7">
        <w:rPr>
          <w:rFonts w:eastAsia="EC Square Sans Pro" w:cs="EC Square Sans Pro"/>
          <w:color w:val="000000" w:themeColor="text1"/>
        </w:rPr>
        <w:t xml:space="preserve">t model, </w:t>
      </w:r>
      <w:r w:rsidR="00396590" w:rsidRPr="001D3A70">
        <w:rPr>
          <w:rFonts w:eastAsia="EC Square Sans Pro" w:cs="EC Square Sans Pro"/>
          <w:b/>
          <w:bCs/>
          <w:color w:val="000000" w:themeColor="text1"/>
        </w:rPr>
        <w:t>1</w:t>
      </w:r>
      <w:r w:rsidR="00396590">
        <w:rPr>
          <w:rFonts w:eastAsia="EC Square Sans Pro" w:cs="EC Square Sans Pro"/>
          <w:b/>
          <w:bCs/>
          <w:color w:val="000000" w:themeColor="text1"/>
        </w:rPr>
        <w:t>8</w:t>
      </w:r>
      <w:r w:rsidR="00396590" w:rsidRPr="1A677C9A">
        <w:rPr>
          <w:rFonts w:eastAsia="EC Square Sans Pro" w:cs="EC Square Sans Pro"/>
          <w:color w:val="000000" w:themeColor="text1"/>
        </w:rPr>
        <w:t xml:space="preserve"> </w:t>
      </w:r>
      <w:r w:rsidR="007C28B7">
        <w:rPr>
          <w:rFonts w:eastAsia="EC Square Sans Pro" w:cs="EC Square Sans Pro"/>
          <w:color w:val="000000" w:themeColor="text1"/>
        </w:rPr>
        <w:t>in</w:t>
      </w:r>
      <w:r w:rsidR="00530C80" w:rsidRPr="1A677C9A">
        <w:rPr>
          <w:rFonts w:eastAsia="EC Square Sans Pro" w:cs="EC Square Sans Pro"/>
          <w:color w:val="000000" w:themeColor="text1"/>
        </w:rPr>
        <w:t xml:space="preserve"> the Domestic Footprint models</w:t>
      </w:r>
      <w:r w:rsidR="00041FBF" w:rsidRPr="1A677C9A">
        <w:rPr>
          <w:rFonts w:eastAsia="EC Square Sans Pro" w:cs="EC Square Sans Pro"/>
          <w:color w:val="000000" w:themeColor="text1"/>
        </w:rPr>
        <w:t xml:space="preserve">, </w:t>
      </w:r>
      <w:r w:rsidR="007C28B7">
        <w:rPr>
          <w:rFonts w:eastAsia="EC Square Sans Pro" w:cs="EC Square Sans Pro"/>
          <w:color w:val="000000" w:themeColor="text1"/>
        </w:rPr>
        <w:t>and</w:t>
      </w:r>
      <w:r w:rsidR="00530C80" w:rsidRPr="1A677C9A">
        <w:rPr>
          <w:rFonts w:eastAsia="EC Square Sans Pro" w:cs="EC Square Sans Pro"/>
          <w:color w:val="000000" w:themeColor="text1"/>
        </w:rPr>
        <w:t xml:space="preserve"> </w:t>
      </w:r>
      <w:r w:rsidR="00041FBF" w:rsidRPr="001D3A70">
        <w:rPr>
          <w:rFonts w:eastAsia="EC Square Sans Pro" w:cs="EC Square Sans Pro"/>
          <w:b/>
          <w:bCs/>
          <w:color w:val="000000" w:themeColor="text1"/>
        </w:rPr>
        <w:t>5</w:t>
      </w:r>
      <w:r w:rsidR="00530C80" w:rsidRPr="1A677C9A">
        <w:rPr>
          <w:rFonts w:eastAsia="EC Square Sans Pro" w:cs="EC Square Sans Pro"/>
          <w:color w:val="000000" w:themeColor="text1"/>
        </w:rPr>
        <w:t xml:space="preserve"> targets considered in both models)</w:t>
      </w:r>
      <w:r w:rsidRPr="1A677C9A">
        <w:rPr>
          <w:rStyle w:val="FootnoteReference"/>
          <w:rFonts w:eastAsia="EC Square Sans Pro" w:cs="EC Square Sans Pro"/>
          <w:color w:val="000000" w:themeColor="text1"/>
        </w:rPr>
        <w:footnoteReference w:id="7"/>
      </w:r>
      <w:r w:rsidR="00530C80" w:rsidRPr="1A677C9A">
        <w:rPr>
          <w:rFonts w:eastAsia="EC Square Sans Pro" w:cs="EC Square Sans Pro"/>
          <w:color w:val="000000" w:themeColor="text1"/>
        </w:rPr>
        <w:t>. In addition</w:t>
      </w:r>
      <w:r>
        <w:rPr>
          <w:rFonts w:eastAsia="EC Square Sans Pro" w:cs="EC Square Sans Pro"/>
          <w:color w:val="000000" w:themeColor="text1"/>
        </w:rPr>
        <w:t xml:space="preserve">, </w:t>
      </w:r>
      <w:r w:rsidR="00BA5FBD">
        <w:rPr>
          <w:rFonts w:eastAsia="EC Square Sans Pro" w:cs="EC Square Sans Pro"/>
          <w:b/>
          <w:bCs/>
          <w:color w:val="000000" w:themeColor="text1"/>
        </w:rPr>
        <w:t>4</w:t>
      </w:r>
      <w:r w:rsidR="00BA5FBD" w:rsidRPr="1A677C9A">
        <w:rPr>
          <w:rFonts w:eastAsia="EC Square Sans Pro" w:cs="EC Square Sans Pro"/>
          <w:b/>
          <w:bCs/>
          <w:color w:val="000000" w:themeColor="text1"/>
        </w:rPr>
        <w:t xml:space="preserve"> </w:t>
      </w:r>
      <w:r w:rsidRPr="1A677C9A">
        <w:rPr>
          <w:rFonts w:eastAsia="EC Square Sans Pro" w:cs="EC Square Sans Pro"/>
          <w:b/>
          <w:bCs/>
          <w:color w:val="000000" w:themeColor="text1"/>
        </w:rPr>
        <w:t>additional ambitions</w:t>
      </w:r>
      <w:r>
        <w:rPr>
          <w:rFonts w:eastAsia="EC Square Sans Pro" w:cs="EC Square Sans Pro"/>
          <w:color w:val="000000" w:themeColor="text1"/>
        </w:rPr>
        <w:t xml:space="preserve"> </w:t>
      </w:r>
      <w:r w:rsidR="00041FBF" w:rsidRPr="1A677C9A">
        <w:rPr>
          <w:rFonts w:eastAsia="EC Square Sans Pro" w:cs="EC Square Sans Pro"/>
          <w:color w:val="000000" w:themeColor="text1"/>
        </w:rPr>
        <w:t xml:space="preserve">were included in the CF model assessment </w:t>
      </w:r>
      <w:r>
        <w:rPr>
          <w:rFonts w:eastAsia="EC Square Sans Pro" w:cs="EC Square Sans Pro"/>
          <w:color w:val="000000" w:themeColor="text1"/>
        </w:rPr>
        <w:t xml:space="preserve">as shown in </w:t>
      </w:r>
      <w:r w:rsidR="00002B8B">
        <w:rPr>
          <w:rFonts w:eastAsia="EC Square Sans Pro" w:cs="EC Square Sans Pro"/>
          <w:color w:val="000000" w:themeColor="text1"/>
        </w:rPr>
        <w:t xml:space="preserve">Figure 5 and in </w:t>
      </w:r>
      <w:r>
        <w:rPr>
          <w:rFonts w:eastAsia="EC Square Sans Pro" w:cs="EC Square Sans Pro"/>
          <w:color w:val="000000" w:themeColor="text1"/>
        </w:rPr>
        <w:t>Table 1</w:t>
      </w:r>
      <w:r>
        <w:rPr>
          <w:rStyle w:val="FootnoteReference"/>
          <w:rFonts w:eastAsia="EC Square Sans Pro" w:cs="EC Square Sans Pro"/>
          <w:color w:val="000000" w:themeColor="text1"/>
        </w:rPr>
        <w:footnoteReference w:id="8"/>
      </w:r>
      <w:r>
        <w:t>.</w:t>
      </w:r>
      <w:r w:rsidR="006548A8">
        <w:t xml:space="preserve"> While some targets could be modelled in the sub-components of the different areas of consumption of food, mobility, and housing, </w:t>
      </w:r>
      <w:r w:rsidR="00BA5FBD">
        <w:rPr>
          <w:b/>
          <w:bCs/>
        </w:rPr>
        <w:t>20</w:t>
      </w:r>
      <w:r w:rsidR="00BA5FBD">
        <w:t xml:space="preserve"> </w:t>
      </w:r>
      <w:r w:rsidR="006548A8">
        <w:t>targets were considered as cross cutting, thus covering more than one area of consumption</w:t>
      </w:r>
      <w:r w:rsidR="003D1C9F">
        <w:t>.</w:t>
      </w:r>
      <w:r w:rsidR="00041FBF">
        <w:t xml:space="preserve"> </w:t>
      </w:r>
      <w:r w:rsidR="0076519B">
        <w:t>The Annex of this chapter provides a selection of the targets and ambitions considered</w:t>
      </w:r>
      <w:r w:rsidR="00CF6331">
        <w:t>.</w:t>
      </w:r>
    </w:p>
    <w:p w14:paraId="02ABADDA" w14:textId="1439970A" w:rsidR="00002B8B" w:rsidRDefault="00002B8B" w:rsidP="00002B8B">
      <w:pPr>
        <w:pStyle w:val="JRCFigurecaption"/>
        <w:jc w:val="left"/>
        <w:rPr>
          <w:sz w:val="20"/>
          <w:szCs w:val="20"/>
        </w:rPr>
      </w:pPr>
      <w:r w:rsidRPr="002C6B10">
        <w:rPr>
          <w:lang w:eastAsia="en-GB"/>
        </w:rPr>
        <w:lastRenderedPageBreak/>
        <w:t xml:space="preserve">Figure </w:t>
      </w:r>
      <w:r>
        <w:rPr>
          <w:lang w:eastAsia="en-GB"/>
        </w:rPr>
        <w:t>5</w:t>
      </w:r>
      <w:r w:rsidRPr="002C6B10">
        <w:rPr>
          <w:lang w:eastAsia="en-GB"/>
        </w:rPr>
        <w:t xml:space="preserve">: </w:t>
      </w:r>
      <w:r>
        <w:rPr>
          <w:sz w:val="20"/>
          <w:szCs w:val="20"/>
        </w:rPr>
        <w:t>Overview of the 46 selected green transition targets and 5 additional ambitions modelled in the Consumption and Domestic Footprint models for this integrated environmental assessment</w:t>
      </w:r>
    </w:p>
    <w:p w14:paraId="00641C59" w14:textId="5BFBB7CC" w:rsidR="00E911E7" w:rsidRPr="00E911E7" w:rsidRDefault="00E911E7" w:rsidP="00E911E7">
      <w:pPr>
        <w:pStyle w:val="JRCText"/>
      </w:pPr>
      <w:r>
        <w:rPr>
          <w:noProof/>
          <w:lang w:eastAsia="en-GB"/>
        </w:rPr>
        <w:drawing>
          <wp:inline distT="0" distB="0" distL="0" distR="0" wp14:anchorId="30F2F135" wp14:editId="4C6FFA52">
            <wp:extent cx="4806950" cy="23291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13463" cy="2332332"/>
                    </a:xfrm>
                    <a:prstGeom prst="rect">
                      <a:avLst/>
                    </a:prstGeom>
                    <a:noFill/>
                  </pic:spPr>
                </pic:pic>
              </a:graphicData>
            </a:graphic>
          </wp:inline>
        </w:drawing>
      </w:r>
    </w:p>
    <w:p w14:paraId="4C8A0BF2" w14:textId="386F2EB3" w:rsidR="00002B8B" w:rsidRPr="005F5A32" w:rsidRDefault="00002B8B" w:rsidP="00002B8B">
      <w:pPr>
        <w:spacing w:before="0" w:after="160" w:line="257" w:lineRule="auto"/>
        <w:contextualSpacing/>
        <w:jc w:val="center"/>
        <w:rPr>
          <w:lang w:val="en-US"/>
          <w:rPrChange w:id="76" w:author="Microsoft Office User" w:date="2025-03-10T12:10:00Z">
            <w:rPr>
              <w:lang w:val="fr-BE"/>
            </w:rPr>
          </w:rPrChange>
        </w:rPr>
      </w:pPr>
      <w:r w:rsidRPr="005F5A32">
        <w:rPr>
          <w:lang w:val="en-US"/>
          <w:rPrChange w:id="77" w:author="Microsoft Office User" w:date="2025-03-10T12:10:00Z">
            <w:rPr>
              <w:lang w:val="fr-BE"/>
            </w:rPr>
          </w:rPrChange>
        </w:rPr>
        <w:t xml:space="preserve">Source: </w:t>
      </w:r>
      <w:r w:rsidR="00715261">
        <w:rPr>
          <w:highlight w:val="green"/>
          <w:lang w:val="fr-BE"/>
        </w:rPr>
        <w:fldChar w:fldCharType="begin"/>
      </w:r>
      <w:r w:rsidR="00715261" w:rsidRPr="005F5A32">
        <w:rPr>
          <w:highlight w:val="green"/>
          <w:lang w:val="en-US"/>
          <w:rPrChange w:id="78" w:author="Microsoft Office User" w:date="2025-03-10T12:10:00Z">
            <w:rPr>
              <w:highlight w:val="green"/>
              <w:lang w:val="fr-BE"/>
            </w:rPr>
          </w:rPrChange>
        </w:rPr>
        <w:instrText xml:space="preserve"> ADDIN ZOTERO_ITEM CSL_CITATION {"citationID":"Tg5fV3cV","properties":{"formattedCitation":"[3]","plainCitation":"[3]","noteIndex":0},"citationItems":[{"id":1027,"uris":["http://zotero.org/groups/5272309/items/SZHAHM6E"],"itemData":{"id":1027,"type":"webpage","abstract":"The European Commission - Joint Research Centre has developed and kept updating since 2016 a modelling framework that includes the Consumption Footprint (CF) and the Domestic Footprint (CF) models, which have become established as a means for monitoring the progress of the EU’s environmental performance. The models are based on Life Cycle Assessment, and use the Environmental Footprint (EF) impact assessment method to produce a set of 16 indicators (also available as a single weighted score) to assess the environmental impacts of EU production and consumption, and compare to the planetary boundaries. This report describes how these models can be applied to generate an outlook in the framework of the Zero Pollution Action Plan (ZPAP) for 2030. This is performed via: (i) calculating the ZPAP official targets in the context of the models, (ii) integrating selected relevant and illustrative green transition measures from the targets and ambitions of the European Green Deal (iii) comparing three progressively more ambitious scenarios simulating the achievement of these measures. The results indicate that the gap is widening between the environmental impacts occurring within the EU’s borders and those linked to consumption via supply chains, that is, those that result from imports into the EU. The selected green transition measures should make progress in terms of reducing environmental impact within the EU. However, via integrating additional ambitions the EU could accelerate actions for almost all EF environmental indicators, and reduce the EU’s environmental impact of consumption even below the ZPAP 2030 targets.","container-title":"JRC Publications Repository","language":"en","note":"ISBN: 9789268238967\nISSN: 1831-9424\nDOI: 10.2760/6552881","title":"Consumption Footprint and Domestic Footprint Outlook Report 2025","URL":"https://publications.jrc.ec.europa.eu/repository/handle/JRC139655","author":[{"family":"Pasqualino","given":"Roberto"},{"family":"Valenzano","given":"Annarita"},{"family":"Chiorrini","given":"Andrea"},{"family":"Wierzgala","given":"Piotr"},{"family":"Frankowska","given":"Angelina"},{"family":"Sanye","given":"MENGUAL Esther"},{"family":"Bennett","given":"Michael John"},{"family":"Listorti","given":"Giulia"},{"family":"Sala","given":"Serenella"}],"accessed":{"date-parts":[["2025",3,4]]},"issued":{"date-parts":[["2025"]]}}}],"schema":"https://github.com/citation-style-language/schema/raw/master/csl-citation.json"} </w:instrText>
      </w:r>
      <w:r w:rsidR="00715261">
        <w:rPr>
          <w:highlight w:val="green"/>
          <w:lang w:val="fr-BE"/>
        </w:rPr>
        <w:fldChar w:fldCharType="separate"/>
      </w:r>
      <w:r w:rsidR="00715261" w:rsidRPr="00715261">
        <w:rPr>
          <w:highlight w:val="green"/>
        </w:rPr>
        <w:t>[3]</w:t>
      </w:r>
      <w:r w:rsidR="00715261">
        <w:rPr>
          <w:highlight w:val="green"/>
          <w:lang w:val="fr-BE"/>
        </w:rPr>
        <w:fldChar w:fldCharType="end"/>
      </w:r>
      <w:r w:rsidRPr="005F5A32">
        <w:rPr>
          <w:lang w:val="en-US"/>
          <w:rPrChange w:id="79" w:author="Microsoft Office User" w:date="2025-03-10T12:10:00Z">
            <w:rPr>
              <w:lang w:val="fr-BE"/>
            </w:rPr>
          </w:rPrChange>
        </w:rPr>
        <w:t>.</w:t>
      </w:r>
    </w:p>
    <w:p w14:paraId="3C41E2FE" w14:textId="1DFEBC6D" w:rsidR="00002B8B" w:rsidRPr="00F84120" w:rsidRDefault="00CF6331" w:rsidP="00D528BF">
      <w:pPr>
        <w:pStyle w:val="JRCText"/>
        <w:rPr>
          <w:rFonts w:eastAsia="EC Square Sans Pro" w:cs="EC Square Sans Pro"/>
          <w:color w:val="000000" w:themeColor="text1"/>
        </w:rPr>
      </w:pPr>
      <w:commentRangeStart w:id="80"/>
      <w:r>
        <w:t>It is worth noting that, the Consumption Footprint and Domestic Footprint models produce complementary indicators. Specifically, the DF is based on a collection of environmental statistics on EU territory. Instead, the CF model is based on</w:t>
      </w:r>
      <w:r w:rsidR="00BA5FBD">
        <w:t xml:space="preserve"> </w:t>
      </w:r>
      <w:r>
        <w:t>164 representative products with associated environmental impacts of their whole supply chains. In so doing, some targets can be covered in one model and not in the other, with greater granularity for product oriented targets in the CF model (e.g. housing consumption reduction, but without capturing the climate target as a whole), and with more aggregated targets (e.g. model total GHG reduction without giving conclusion on specific sectors such as housing) using the DF model.</w:t>
      </w:r>
      <w:commentRangeEnd w:id="80"/>
      <w:r w:rsidR="00E02BCD">
        <w:rPr>
          <w:rStyle w:val="CommentReference"/>
          <w:rFonts w:eastAsia="Times New Roman"/>
        </w:rPr>
        <w:commentReference w:id="80"/>
      </w:r>
    </w:p>
    <w:p w14:paraId="58E4326D" w14:textId="69814E11" w:rsidR="00D528BF" w:rsidRPr="0083485C" w:rsidRDefault="006548A8" w:rsidP="00D528BF">
      <w:pPr>
        <w:spacing w:before="0" w:after="0"/>
        <w:rPr>
          <w:rFonts w:ascii="Calibri" w:eastAsia="Calibri" w:hAnsi="Calibri" w:cs="Calibri"/>
          <w:color w:val="000000" w:themeColor="text1"/>
        </w:rPr>
      </w:pPr>
      <w:r>
        <w:rPr>
          <w:rFonts w:eastAsia="EC Square Sans Pro" w:cs="EC Square Sans Pro"/>
          <w:color w:val="000000" w:themeColor="text1"/>
        </w:rPr>
        <w:t xml:space="preserve">Based on the </w:t>
      </w:r>
      <w:r w:rsidR="00715261">
        <w:rPr>
          <w:color w:val="FF0000"/>
          <w:highlight w:val="green"/>
        </w:rPr>
        <w:fldChar w:fldCharType="begin"/>
      </w:r>
      <w:r w:rsidR="00715261">
        <w:rPr>
          <w:color w:val="FF0000"/>
          <w:highlight w:val="green"/>
        </w:rPr>
        <w:instrText xml:space="preserve"> ADDIN ZOTERO_ITEM CSL_CITATION {"citationID":"Wje5UD1S","properties":{"formattedCitation":"[13]","plainCitation":"[13]","noteIndex":0},"citationItems":[{"id":322,"uris":["http://zotero.org/groups/5272309/items/SVPQQ2LE"],"itemData":{"id":322,"type":"webpage","abstract":"This report provides a comprehensive assessment of progress towards the European Green Deal (EGD), the European Union’s transformative agenda for achieving climate neutrality by 2050. The analysis encompasses 154 quantifiable targets from 44 policy documents between 2019 and 2024 across key sectors such as climate, energy, circular economy, transport, agriculture and food, ecosystems and biodiversity, water, soil and air pollution. The study shows that significant achievement has been delivered so far but progress needs to accelerate in many areas. As of mid-2024, 32 of the 154 targets are currently “on track” and 64 are identified as “acceleration needed” meaning that more progress is needed to meet the targets on time. Furthermore, 15 of the targets are found to be “not progressing” or “regressing”, and for 43 of the targets no data is currently available. The timing of the binding policies, most of which have been recently agreed and are expected to deliver results in the coming years, is a significant factor influencing these assessments. This report integrates all EGD actions and related policies, offering an assessment of the EU’s green transition based on robust data and science. It identifies priority areas for intensified efforts to meet short-term implementation goals and contribute to the long-term ambition of a sustainable, fair, just, and climate-neutral Europe by 2050. This collective work serves as a benchmarking tool, providing scientifically grounded guidance for future EU policies and programmes.","container-title":"JRC Publications Repository","language":"en","note":"ISBN: 9789268231807 9789268231814\nISSN: 1831-9424, 1018-5593\nDOI: 10.2760/3105205","title":"Delivering the EU Green Deal - Progress towards targets","URL":"https://publications.jrc.ec.europa.eu/repository/handle/JRC140372","author":[{"family":"Marelli","given":"Luisa"},{"family":"Trane","given":"Matteo"},{"family":"Barbero","given":"VIGNOLA Giulia"},{"family":"Gastaldi","given":"Chiara"},{"family":"Guerreiro","given":"MIGUEL Mecia"},{"family":"Delgado","given":"CALLICÓ Laia"},{"family":"Borchardt","given":"Steve"},{"family":"Mancini","given":"Lucia"},{"family":"Sanye","given":"MENGUAL Esther"},{"family":"Gourdon","given":"Thomas"},{"family":"Maroni","given":"Michele"},{"family":"Georgakaki","given":"Aliki"},{"family":"Seigneur","given":"Isabelle"},{"family":"M'barek","given":"Robert"},{"family":"Acs","given":"Szvetlana"},{"family":"Listorti","given":"Giulia"},{"family":"Bosco","given":"Simona"},{"family":"Contipelli","given":"Louisa"},{"family":"Dentener","given":"Frank"},{"family":"Dowling","given":"Paul"},{"family":"Grassi","given":"Giacomo"},{"family":"Korosuo","given":"Anu"},{"family":"Manca","given":"Giovanni"},{"family":"Migliavacca","given":"Mirco"},{"family":"Sikora","given":"Przemyslaw"},{"family":"Weitzel","given":"Matthias"},{"family":"Acosta","given":"IBORRA Beatriz"},{"family":"Arrigoni","given":"Alessandro"},{"family":"Bavetta","given":"Maurizio"},{"family":"Bertoldi","given":"Paolo"},{"family":"Bolard","given":"Julien"},{"family":"Bravo","given":"DIAZ Laura"},{"family":"Carlsson","given":"Johan"},{"family":"Castellazzi","given":"Luca"},{"family":"Dagostino","given":"Delia"},{"family":"Della","given":"VALLE Nives"},{"family":"Dolci","given":"Francesco"},{"family":"Dunlop","given":"Ewan Duncan"},{"family":"Hidalgo","given":"GONZALEZ Ignacio"},{"family":"Jaeger","given":"Waldau A."},{"family":"Maduta","given":"Carmen"},{"family":"Mc","given":"GOVERN Lucie"},{"family":"Meletiou","given":"Alexis"},{"family":"Szabo","given":"Sandor"},{"family":"Tapoglou","given":"Evdokia"},{"family":"Taylor","given":"Nigel"},{"family":"Tsemekidi","given":"TZEIRANAK Sofia"},{"family":"Amadei","given":"Andrea"},{"family":"Ardente","given":"Fulvio"},{"family":"Bobba","given":"Silvia"},{"family":"Bruchhausen","given":"Matthias"},{"family":"Coelho","given":"Fernando"},{"family":"De","given":"LAURENTIIS Valeria"},{"family":"Delre","given":"Antonio"},{"family":"Eder","given":"Peter"},{"family":"Egle","given":"Lukas"},{"family":"Foster","given":"Gillian"},{"family":"Cristobal","given":"GARCIA Jorge"},{"family":"Gaudillat","given":"Pierre"},{"family":"Georgitzikis","given":"Konstantinos"},{"family":"Huygens","given":"Dries"},{"family":"Lebedeva","given":"Natalia"},{"family":"Manfredi","given":"Simone"},{"family":"Mathieux","given":"Fabrice"},{"family":"Maury","given":"Thibaut"},{"family":"Orefice","given":"Martina"},{"family":"Pennington","given":"David"},{"family":"Pfrang","given":"Andreas"},{"family":"Pierri","given":"Erika"},{"family":"Saveyn","given":"Hans"},{"family":"Sala","given":"Serenella"},{"family":"Spiliotopoulos","given":"Christoforos"},{"family":"Tonini","given":"Davide"},{"family":"Ciuffo","given":"Biagio"},{"family":"Fontaras","given":"Georgios"},{"family":"Grosso","given":"Monica"},{"family":"Krause","given":"Jette"},{"family":"Lodi","given":"Chiara"},{"family":"Marotta","given":"Alessandro"},{"family":"Martini","given":"Giorgio"},{"family":"Scarlat","given":"Nicolae"},{"family":"Caivano","given":"Arnaldo"},{"family":"Catarino","given":"Rui"},{"family":"De","given":"JONG Beyhan"},{"family":"Druon","given":"Jean-Noel"},{"family":"Guerrero","given":"Irene"},{"family":"Gurria","given":"Patricia"},{"family":"Leite","given":"Joao"},{"family":"Olvedy","given":"Michael"},{"family":"Puerta","given":"PINERO Carolina"},{"family":"Tóth","given":"Katalin"},{"family":"Wollgast","given":"Jan"},{"family":"Addamo","given":"Anna"},{"family":"Barredo","given":"Jose I."},{"family":"Bopp","given":"Stephanie"},{"family":"Cardoso","given":"Ana Cristina"},{"family":"Dubois","given":"Gregoire"},{"family":"La","given":"NOTTE Alessandra"},{"family":"Marando","given":"Federica"},{"family":"Neuville","given":"Aude"},{"family":"Robuchon","given":"Marine"},{"family":"Paracchini","given":"Maria Luisa"},{"family":"Jones","given":"Arwyn"},{"family":"Panagos","given":"Panos"},{"family":"Tamborra","given":"Marialuisa"},{"family":"Vallecillo","given":"Sara"},{"family":"Van","given":"DER VELDE Marijn"},{"family":"Aschberger","given":"Karin"},{"family":"Astorga-Llorens","given":"Covadonga"},{"family":"Belz","given":"Susanne"},{"family":"Gawlik","given":"Bernd Manfred"},{"family":"Held","given":"Andrea"},{"family":"Lettieri","given":"Teresa"},{"family":"Pisoni","given":"Enrico"},{"family":"Pistocchi","given":"Alberto"},{"family":"Rauscher","given":"Hubert"},{"family":"Thunis","given":"Philippe"},{"family":"Wojda","given":"Piotr"},{"family":"Worth","given":"Andrew"},{"family":"Neuwahl","given":"Frederik"}],"accessed":{"date-parts":[["2025",2,5]]},"issued":{"date-parts":[["2025"]]}}}],"schema":"https://github.com/citation-style-language/schema/raw/master/csl-citation.json"} </w:instrText>
      </w:r>
      <w:r w:rsidR="00715261">
        <w:rPr>
          <w:color w:val="FF0000"/>
          <w:highlight w:val="green"/>
        </w:rPr>
        <w:fldChar w:fldCharType="separate"/>
      </w:r>
      <w:r w:rsidR="00715261" w:rsidRPr="00715261">
        <w:rPr>
          <w:highlight w:val="green"/>
        </w:rPr>
        <w:t>[13]</w:t>
      </w:r>
      <w:r w:rsidR="00715261">
        <w:rPr>
          <w:color w:val="FF0000"/>
          <w:highlight w:val="green"/>
        </w:rPr>
        <w:fldChar w:fldCharType="end"/>
      </w:r>
      <w:r w:rsidRPr="00F84120">
        <w:t xml:space="preserve"> </w:t>
      </w:r>
      <w:r>
        <w:t xml:space="preserve">classification, </w:t>
      </w:r>
      <w:r>
        <w:rPr>
          <w:rFonts w:eastAsia="EC Square Sans Pro" w:cs="EC Square Sans Pro"/>
          <w:color w:val="000000" w:themeColor="text1"/>
        </w:rPr>
        <w:t>t</w:t>
      </w:r>
      <w:r w:rsidR="00D528BF">
        <w:rPr>
          <w:rFonts w:eastAsia="EC Square Sans Pro" w:cs="EC Square Sans Pro"/>
          <w:color w:val="000000" w:themeColor="text1"/>
        </w:rPr>
        <w:t xml:space="preserve">hese targets were progressively </w:t>
      </w:r>
      <w:r w:rsidR="003D1C9F">
        <w:rPr>
          <w:rFonts w:eastAsia="EC Square Sans Pro" w:cs="EC Square Sans Pro"/>
          <w:color w:val="000000" w:themeColor="text1"/>
        </w:rPr>
        <w:t>included</w:t>
      </w:r>
      <w:r w:rsidR="00D528BF">
        <w:rPr>
          <w:rFonts w:eastAsia="EC Square Sans Pro" w:cs="EC Square Sans Pro"/>
          <w:color w:val="000000" w:themeColor="text1"/>
        </w:rPr>
        <w:t xml:space="preserve"> in </w:t>
      </w:r>
      <w:r w:rsidR="00041FBF" w:rsidRPr="1A677C9A">
        <w:rPr>
          <w:rFonts w:eastAsia="EC Square Sans Pro" w:cs="EC Square Sans Pro"/>
          <w:b/>
          <w:bCs/>
          <w:color w:val="000000" w:themeColor="text1"/>
        </w:rPr>
        <w:t xml:space="preserve">three </w:t>
      </w:r>
      <w:r w:rsidR="00D528BF" w:rsidRPr="1A677C9A">
        <w:rPr>
          <w:rFonts w:eastAsia="EC Square Sans Pro" w:cs="EC Square Sans Pro"/>
          <w:b/>
          <w:bCs/>
          <w:color w:val="000000" w:themeColor="text1"/>
        </w:rPr>
        <w:t>scenarios</w:t>
      </w:r>
      <w:r w:rsidR="00D528BF" w:rsidRPr="0083485C">
        <w:rPr>
          <w:rFonts w:eastAsia="EC Square Sans Pro" w:cs="EC Square Sans Pro"/>
          <w:color w:val="000000" w:themeColor="text1"/>
        </w:rPr>
        <w:t xml:space="preserve"> </w:t>
      </w:r>
      <w:r>
        <w:rPr>
          <w:rFonts w:eastAsia="EC Square Sans Pro" w:cs="EC Square Sans Pro"/>
          <w:color w:val="000000" w:themeColor="text1"/>
        </w:rPr>
        <w:t>that describe increased ambition</w:t>
      </w:r>
      <w:r w:rsidR="003D1C9F">
        <w:rPr>
          <w:rFonts w:eastAsia="EC Square Sans Pro" w:cs="EC Square Sans Pro"/>
          <w:color w:val="000000" w:themeColor="text1"/>
        </w:rPr>
        <w:t>s in the</w:t>
      </w:r>
      <w:r>
        <w:rPr>
          <w:rFonts w:eastAsia="EC Square Sans Pro" w:cs="EC Square Sans Pro"/>
          <w:color w:val="000000" w:themeColor="text1"/>
        </w:rPr>
        <w:t xml:space="preserve"> achievement of </w:t>
      </w:r>
      <w:r w:rsidR="00041FBF" w:rsidRPr="1A677C9A">
        <w:rPr>
          <w:rFonts w:eastAsia="EC Square Sans Pro" w:cs="EC Square Sans Pro"/>
          <w:color w:val="000000" w:themeColor="text1"/>
        </w:rPr>
        <w:t xml:space="preserve">GTT </w:t>
      </w:r>
      <w:r>
        <w:rPr>
          <w:rFonts w:eastAsia="EC Square Sans Pro" w:cs="EC Square Sans Pro"/>
          <w:color w:val="000000" w:themeColor="text1"/>
        </w:rPr>
        <w:t>objectives. The scenarios are modelled as follows</w:t>
      </w:r>
      <w:r w:rsidR="002410BC">
        <w:rPr>
          <w:rStyle w:val="FootnoteReference"/>
          <w:rFonts w:eastAsia="EC Square Sans Pro" w:cs="EC Square Sans Pro"/>
          <w:color w:val="000000" w:themeColor="text1"/>
        </w:rPr>
        <w:footnoteReference w:id="9"/>
      </w:r>
      <w:r w:rsidR="00D528BF">
        <w:rPr>
          <w:rFonts w:eastAsia="EC Square Sans Pro" w:cs="EC Square Sans Pro"/>
          <w:color w:val="000000" w:themeColor="text1"/>
        </w:rPr>
        <w:t>:</w:t>
      </w:r>
    </w:p>
    <w:p w14:paraId="456F73D0" w14:textId="45C82774" w:rsidR="00D528BF" w:rsidRPr="0083485C" w:rsidRDefault="00D528BF" w:rsidP="001D3A70">
      <w:pPr>
        <w:pStyle w:val="JRCBoxbulletlist"/>
        <w:rPr>
          <w:rFonts w:eastAsia="Calibri"/>
        </w:rPr>
      </w:pPr>
      <w:r w:rsidRPr="0083485C">
        <w:rPr>
          <w:rFonts w:eastAsia="Calibri"/>
          <w:b/>
        </w:rPr>
        <w:t xml:space="preserve">NO </w:t>
      </w:r>
      <w:r w:rsidR="00041FBF">
        <w:rPr>
          <w:rFonts w:eastAsia="Calibri"/>
          <w:b/>
        </w:rPr>
        <w:t>GTT</w:t>
      </w:r>
      <w:r w:rsidRPr="0083485C">
        <w:rPr>
          <w:rFonts w:eastAsia="Calibri"/>
        </w:rPr>
        <w:t xml:space="preserve">: this scenario assumes </w:t>
      </w:r>
      <w:r>
        <w:rPr>
          <w:rFonts w:eastAsia="Calibri"/>
        </w:rPr>
        <w:t xml:space="preserve">the continuation of existing policy trends before the implementation of the </w:t>
      </w:r>
      <w:r w:rsidRPr="0083485C">
        <w:rPr>
          <w:rFonts w:eastAsia="Calibri"/>
        </w:rPr>
        <w:t xml:space="preserve">EGD. This scenario provides a reference for the analysis, thus helping to measure the potential environmental benefits that can be achieved </w:t>
      </w:r>
      <w:r>
        <w:rPr>
          <w:rFonts w:eastAsia="Calibri"/>
        </w:rPr>
        <w:t>by</w:t>
      </w:r>
      <w:r w:rsidRPr="0083485C">
        <w:rPr>
          <w:rFonts w:eastAsia="Calibri"/>
        </w:rPr>
        <w:t xml:space="preserve"> </w:t>
      </w:r>
      <w:r w:rsidR="00041FBF">
        <w:rPr>
          <w:rFonts w:eastAsia="Calibri"/>
        </w:rPr>
        <w:t>GTT</w:t>
      </w:r>
      <w:r w:rsidR="00041FBF" w:rsidRPr="0083485C">
        <w:rPr>
          <w:rFonts w:eastAsia="Calibri"/>
        </w:rPr>
        <w:t xml:space="preserve"> </w:t>
      </w:r>
      <w:r w:rsidRPr="0083485C">
        <w:rPr>
          <w:rFonts w:eastAsia="Calibri"/>
        </w:rPr>
        <w:t>policies.</w:t>
      </w:r>
      <w:r>
        <w:rPr>
          <w:rFonts w:eastAsia="Calibri"/>
        </w:rPr>
        <w:t xml:space="preserve"> </w:t>
      </w:r>
    </w:p>
    <w:p w14:paraId="5FBAC1D6" w14:textId="10921C0D" w:rsidR="00D528BF" w:rsidRPr="0083485C" w:rsidRDefault="00041FBF" w:rsidP="001D3A70">
      <w:pPr>
        <w:pStyle w:val="JRCBoxbulletlist"/>
        <w:rPr>
          <w:rFonts w:ascii="Calibri" w:eastAsia="Calibri" w:hAnsi="Calibri"/>
          <w:color w:val="000000" w:themeColor="text1"/>
        </w:rPr>
      </w:pPr>
      <w:r>
        <w:rPr>
          <w:rFonts w:eastAsia="EC Square Sans Pro" w:cs="EC Square Sans Pro"/>
          <w:b/>
          <w:bCs/>
          <w:color w:val="000000" w:themeColor="text1"/>
          <w:lang w:val="en-US"/>
        </w:rPr>
        <w:t>GTT</w:t>
      </w:r>
      <w:r w:rsidR="00D528BF" w:rsidRPr="0083485C">
        <w:rPr>
          <w:rFonts w:eastAsia="EC Square Sans Pro" w:cs="EC Square Sans Pro"/>
          <w:b/>
          <w:bCs/>
          <w:color w:val="000000" w:themeColor="text1"/>
          <w:lang w:val="en-US"/>
        </w:rPr>
        <w:t xml:space="preserve"> on </w:t>
      </w:r>
      <w:r>
        <w:rPr>
          <w:rFonts w:eastAsia="EC Square Sans Pro" w:cs="EC Square Sans Pro"/>
          <w:b/>
          <w:bCs/>
          <w:color w:val="000000" w:themeColor="text1"/>
          <w:lang w:val="en-US"/>
        </w:rPr>
        <w:t>T</w:t>
      </w:r>
      <w:r w:rsidRPr="0083485C">
        <w:rPr>
          <w:rFonts w:eastAsia="EC Square Sans Pro" w:cs="EC Square Sans Pro"/>
          <w:b/>
          <w:bCs/>
          <w:color w:val="000000" w:themeColor="text1"/>
          <w:lang w:val="en-US"/>
        </w:rPr>
        <w:t>rack</w:t>
      </w:r>
      <w:r w:rsidR="00D528BF" w:rsidRPr="0083485C">
        <w:rPr>
          <w:rFonts w:eastAsia="EC Square Sans Pro" w:cs="EC Square Sans Pro"/>
          <w:color w:val="000000" w:themeColor="text1"/>
          <w:lang w:val="en-US"/>
        </w:rPr>
        <w:t xml:space="preserve">: </w:t>
      </w:r>
      <w:r w:rsidR="00D528BF">
        <w:rPr>
          <w:rFonts w:eastAsia="EC Square Sans Pro" w:cs="EC Square Sans Pro"/>
          <w:color w:val="000000" w:themeColor="text1"/>
          <w:lang w:val="en-US"/>
        </w:rPr>
        <w:t>this scenario</w:t>
      </w:r>
      <w:r w:rsidR="00D528BF" w:rsidRPr="0083485C">
        <w:rPr>
          <w:rFonts w:eastAsia="EC Square Sans Pro" w:cs="EC Square Sans Pro"/>
          <w:color w:val="000000" w:themeColor="text1"/>
          <w:lang w:val="en-US"/>
        </w:rPr>
        <w:t xml:space="preserve"> </w:t>
      </w:r>
      <w:r w:rsidR="00D528BF">
        <w:rPr>
          <w:rFonts w:eastAsia="EC Square Sans Pro" w:cs="EC Square Sans Pro"/>
          <w:color w:val="000000" w:themeColor="text1"/>
          <w:lang w:val="en-US"/>
        </w:rPr>
        <w:t>is</w:t>
      </w:r>
      <w:r w:rsidR="00D528BF" w:rsidRPr="0083485C">
        <w:rPr>
          <w:rFonts w:eastAsia="EC Square Sans Pro" w:cs="EC Square Sans Pro"/>
          <w:color w:val="000000" w:themeColor="text1"/>
          <w:lang w:val="en-US"/>
        </w:rPr>
        <w:t xml:space="preserve"> based on the production and consumption expected trends and </w:t>
      </w:r>
      <w:r w:rsidR="00D528BF">
        <w:rPr>
          <w:rFonts w:eastAsia="EC Square Sans Pro" w:cs="EC Square Sans Pro"/>
          <w:color w:val="000000" w:themeColor="text1"/>
          <w:lang w:val="en-US"/>
        </w:rPr>
        <w:t>considers</w:t>
      </w:r>
      <w:r w:rsidR="00D528BF" w:rsidRPr="0083485C">
        <w:rPr>
          <w:rFonts w:eastAsia="EC Square Sans Pro" w:cs="EC Square Sans Pro"/>
          <w:color w:val="000000" w:themeColor="text1"/>
          <w:lang w:val="en-US"/>
        </w:rPr>
        <w:t xml:space="preserve"> all the targets assesse</w:t>
      </w:r>
      <w:r w:rsidR="00D528BF">
        <w:rPr>
          <w:rFonts w:eastAsia="EC Square Sans Pro" w:cs="EC Square Sans Pro"/>
          <w:color w:val="000000" w:themeColor="text1"/>
          <w:lang w:val="en-US"/>
        </w:rPr>
        <w:t>d</w:t>
      </w:r>
      <w:r w:rsidR="00D528BF" w:rsidRPr="0083485C">
        <w:rPr>
          <w:rFonts w:eastAsia="EC Square Sans Pro" w:cs="EC Square Sans Pro"/>
          <w:color w:val="000000" w:themeColor="text1"/>
          <w:lang w:val="en-US"/>
        </w:rPr>
        <w:t xml:space="preserve"> as </w:t>
      </w:r>
      <w:r w:rsidR="00D528BF" w:rsidRPr="0083485C">
        <w:rPr>
          <w:rFonts w:eastAsia="EC Square Sans Pro" w:cs="EC Square Sans Pro"/>
          <w:b/>
          <w:color w:val="000000" w:themeColor="text1"/>
          <w:lang w:val="en-US"/>
        </w:rPr>
        <w:t>“on track to be achieved”</w:t>
      </w:r>
      <w:r w:rsidR="00D528BF" w:rsidRPr="0083485C">
        <w:rPr>
          <w:rFonts w:eastAsia="EC Square Sans Pro" w:cs="EC Square Sans Pro"/>
          <w:color w:val="000000" w:themeColor="text1"/>
          <w:lang w:val="en-US"/>
        </w:rPr>
        <w:t xml:space="preserve"> by 2030 in the </w:t>
      </w:r>
      <w:r w:rsidR="00715261">
        <w:rPr>
          <w:rFonts w:eastAsia="EC Square Sans Pro" w:cs="EC Square Sans Pro"/>
          <w:color w:val="FF0000"/>
          <w:highlight w:val="green"/>
          <w:lang w:val="en-US"/>
        </w:rPr>
        <w:fldChar w:fldCharType="begin"/>
      </w:r>
      <w:r w:rsidR="00715261">
        <w:rPr>
          <w:rFonts w:eastAsia="EC Square Sans Pro" w:cs="EC Square Sans Pro"/>
          <w:color w:val="FF0000"/>
          <w:highlight w:val="green"/>
          <w:lang w:val="en-US"/>
        </w:rPr>
        <w:instrText xml:space="preserve"> ADDIN ZOTERO_ITEM CSL_CITATION {"citationID":"XpkKy8tB","properties":{"formattedCitation":"[13]","plainCitation":"[13]","noteIndex":0},"citationItems":[{"id":322,"uris":["http://zotero.org/groups/5272309/items/SVPQQ2LE"],"itemData":{"id":322,"type":"webpage","abstract":"This report provides a comprehensive assessment of progress towards the European Green Deal (EGD), the European Union’s transformative agenda for achieving climate neutrality by 2050. The analysis encompasses 154 quantifiable targets from 44 policy documents between 2019 and 2024 across key sectors such as climate, energy, circular economy, transport, agriculture and food, ecosystems and biodiversity, water, soil and air pollution. The study shows that significant achievement has been delivered so far but progress needs to accelerate in many areas. As of mid-2024, 32 of the 154 targets are currently “on track” and 64 are identified as “acceleration needed” meaning that more progress is needed to meet the targets on time. Furthermore, 15 of the targets are found to be “not progressing” or “regressing”, and for 43 of the targets no data is currently available. The timing of the binding policies, most of which have been recently agreed and are expected to deliver results in the coming years, is a significant factor influencing these assessments. This report integrates all EGD actions and related policies, offering an assessment of the EU’s green transition based on robust data and science. It identifies priority areas for intensified efforts to meet short-term implementation goals and contribute to the long-term ambition of a sustainable, fair, just, and climate-neutral Europe by 2050. This collective work serves as a benchmarking tool, providing scientifically grounded guidance for future EU policies and programmes.","container-title":"JRC Publications Repository","language":"en","note":"ISBN: 9789268231807 9789268231814\nISSN: 1831-9424, 1018-5593\nDOI: 10.2760/3105205","title":"Delivering the EU Green Deal - Progress towards targets","URL":"https://publications.jrc.ec.europa.eu/repository/handle/JRC140372","author":[{"family":"Marelli","given":"Luisa"},{"family":"Trane","given":"Matteo"},{"family":"Barbero","given":"VIGNOLA Giulia"},{"family":"Gastaldi","given":"Chiara"},{"family":"Guerreiro","given":"MIGUEL Mecia"},{"family":"Delgado","given":"CALLICÓ Laia"},{"family":"Borchardt","given":"Steve"},{"family":"Mancini","given":"Lucia"},{"family":"Sanye","given":"MENGUAL Esther"},{"family":"Gourdon","given":"Thomas"},{"family":"Maroni","given":"Michele"},{"family":"Georgakaki","given":"Aliki"},{"family":"Seigneur","given":"Isabelle"},{"family":"M'barek","given":"Robert"},{"family":"Acs","given":"Szvetlana"},{"family":"Listorti","given":"Giulia"},{"family":"Bosco","given":"Simona"},{"family":"Contipelli","given":"Louisa"},{"family":"Dentener","given":"Frank"},{"family":"Dowling","given":"Paul"},{"family":"Grassi","given":"Giacomo"},{"family":"Korosuo","given":"Anu"},{"family":"Manca","given":"Giovanni"},{"family":"Migliavacca","given":"Mirco"},{"family":"Sikora","given":"Przemyslaw"},{"family":"Weitzel","given":"Matthias"},{"family":"Acosta","given":"IBORRA Beatriz"},{"family":"Arrigoni","given":"Alessandro"},{"family":"Bavetta","given":"Maurizio"},{"family":"Bertoldi","given":"Paolo"},{"family":"Bolard","given":"Julien"},{"family":"Bravo","given":"DIAZ Laura"},{"family":"Carlsson","given":"Johan"},{"family":"Castellazzi","given":"Luca"},{"family":"Dagostino","given":"Delia"},{"family":"Della","given":"VALLE Nives"},{"family":"Dolci","given":"Francesco"},{"family":"Dunlop","given":"Ewan Duncan"},{"family":"Hidalgo","given":"GONZALEZ Ignacio"},{"family":"Jaeger","given":"Waldau A."},{"family":"Maduta","given":"Carmen"},{"family":"Mc","given":"GOVERN Lucie"},{"family":"Meletiou","given":"Alexis"},{"family":"Szabo","given":"Sandor"},{"family":"Tapoglou","given":"Evdokia"},{"family":"Taylor","given":"Nigel"},{"family":"Tsemekidi","given":"TZEIRANAK Sofia"},{"family":"Amadei","given":"Andrea"},{"family":"Ardente","given":"Fulvio"},{"family":"Bobba","given":"Silvia"},{"family":"Bruchhausen","given":"Matthias"},{"family":"Coelho","given":"Fernando"},{"family":"De","given":"LAURENTIIS Valeria"},{"family":"Delre","given":"Antonio"},{"family":"Eder","given":"Peter"},{"family":"Egle","given":"Lukas"},{"family":"Foster","given":"Gillian"},{"family":"Cristobal","given":"GARCIA Jorge"},{"family":"Gaudillat","given":"Pierre"},{"family":"Georgitzikis","given":"Konstantinos"},{"family":"Huygens","given":"Dries"},{"family":"Lebedeva","given":"Natalia"},{"family":"Manfredi","given":"Simone"},{"family":"Mathieux","given":"Fabrice"},{"family":"Maury","given":"Thibaut"},{"family":"Orefice","given":"Martina"},{"family":"Pennington","given":"David"},{"family":"Pfrang","given":"Andreas"},{"family":"Pierri","given":"Erika"},{"family":"Saveyn","given":"Hans"},{"family":"Sala","given":"Serenella"},{"family":"Spiliotopoulos","given":"Christoforos"},{"family":"Tonini","given":"Davide"},{"family":"Ciuffo","given":"Biagio"},{"family":"Fontaras","given":"Georgios"},{"family":"Grosso","given":"Monica"},{"family":"Krause","given":"Jette"},{"family":"Lodi","given":"Chiara"},{"family":"Marotta","given":"Alessandro"},{"family":"Martini","given":"Giorgio"},{"family":"Scarlat","given":"Nicolae"},{"family":"Caivano","given":"Arnaldo"},{"family":"Catarino","given":"Rui"},{"family":"De","given":"JONG Beyhan"},{"family":"Druon","given":"Jean-Noel"},{"family":"Guerrero","given":"Irene"},{"family":"Gurria","given":"Patricia"},{"family":"Leite","given":"Joao"},{"family":"Olvedy","given":"Michael"},{"family":"Puerta","given":"PINERO Carolina"},{"family":"Tóth","given":"Katalin"},{"family":"Wollgast","given":"Jan"},{"family":"Addamo","given":"Anna"},{"family":"Barredo","given":"Jose I."},{"family":"Bopp","given":"Stephanie"},{"family":"Cardoso","given":"Ana Cristina"},{"family":"Dubois","given":"Gregoire"},{"family":"La","given":"NOTTE Alessandra"},{"family":"Marando","given":"Federica"},{"family":"Neuville","given":"Aude"},{"family":"Robuchon","given":"Marine"},{"family":"Paracchini","given":"Maria Luisa"},{"family":"Jones","given":"Arwyn"},{"family":"Panagos","given":"Panos"},{"family":"Tamborra","given":"Marialuisa"},{"family":"Vallecillo","given":"Sara"},{"family":"Van","given":"DER VELDE Marijn"},{"family":"Aschberger","given":"Karin"},{"family":"Astorga-Llorens","given":"Covadonga"},{"family":"Belz","given":"Susanne"},{"family":"Gawlik","given":"Bernd Manfred"},{"family":"Held","given":"Andrea"},{"family":"Lettieri","given":"Teresa"},{"family":"Pisoni","given":"Enrico"},{"family":"Pistocchi","given":"Alberto"},{"family":"Rauscher","given":"Hubert"},{"family":"Thunis","given":"Philippe"},{"family":"Wojda","given":"Piotr"},{"family":"Worth","given":"Andrew"},{"family":"Neuwahl","given":"Frederik"}],"accessed":{"date-parts":[["2025",2,5]]},"issued":{"date-parts":[["2025"]]}}}],"schema":"https://github.com/citation-style-language/schema/raw/master/csl-citation.json"} </w:instrText>
      </w:r>
      <w:r w:rsidR="00715261">
        <w:rPr>
          <w:rFonts w:eastAsia="EC Square Sans Pro" w:cs="EC Square Sans Pro"/>
          <w:color w:val="FF0000"/>
          <w:highlight w:val="green"/>
          <w:lang w:val="en-US"/>
        </w:rPr>
        <w:fldChar w:fldCharType="separate"/>
      </w:r>
      <w:r w:rsidR="00715261" w:rsidRPr="00715261">
        <w:rPr>
          <w:rFonts w:eastAsia="EC Square Sans Pro"/>
          <w:highlight w:val="green"/>
        </w:rPr>
        <w:t>[13]</w:t>
      </w:r>
      <w:r w:rsidR="00715261">
        <w:rPr>
          <w:rFonts w:eastAsia="EC Square Sans Pro" w:cs="EC Square Sans Pro"/>
          <w:color w:val="FF0000"/>
          <w:highlight w:val="green"/>
          <w:lang w:val="en-US"/>
        </w:rPr>
        <w:fldChar w:fldCharType="end"/>
      </w:r>
      <w:r w:rsidR="00D528BF" w:rsidRPr="0054422F">
        <w:rPr>
          <w:rFonts w:eastAsia="EC Square Sans Pro" w:cs="EC Square Sans Pro"/>
          <w:color w:val="FF0000"/>
          <w:lang w:val="en-US"/>
        </w:rPr>
        <w:t xml:space="preserve"> </w:t>
      </w:r>
      <w:r w:rsidR="00D528BF">
        <w:rPr>
          <w:rFonts w:eastAsia="EC Square Sans Pro" w:cs="EC Square Sans Pro"/>
          <w:color w:val="000000" w:themeColor="text1"/>
          <w:lang w:val="en-US"/>
        </w:rPr>
        <w:t>assessment.</w:t>
      </w:r>
    </w:p>
    <w:p w14:paraId="2F77C22A" w14:textId="1798ED33" w:rsidR="00D528BF" w:rsidRPr="0083485C" w:rsidRDefault="00AE0C9D" w:rsidP="001D3A70">
      <w:pPr>
        <w:pStyle w:val="JRCBoxbulletlist"/>
        <w:rPr>
          <w:rFonts w:ascii="Calibri" w:eastAsia="Calibri" w:hAnsi="Calibri"/>
        </w:rPr>
      </w:pPr>
      <w:r>
        <w:rPr>
          <w:rFonts w:eastAsia="EC Square Sans Pro"/>
          <w:b/>
          <w:bCs/>
          <w:lang w:val="en-US"/>
        </w:rPr>
        <w:t>GTT</w:t>
      </w:r>
      <w:r w:rsidR="00D528BF" w:rsidRPr="0083485C">
        <w:rPr>
          <w:rFonts w:eastAsia="EC Square Sans Pro"/>
          <w:b/>
          <w:bCs/>
          <w:lang w:val="en-US"/>
        </w:rPr>
        <w:t xml:space="preserve"> ambitions</w:t>
      </w:r>
      <w:r w:rsidR="00D528BF" w:rsidRPr="0083485C">
        <w:rPr>
          <w:rFonts w:eastAsia="EC Square Sans Pro"/>
          <w:lang w:val="en-US"/>
        </w:rPr>
        <w:t xml:space="preserve">: </w:t>
      </w:r>
      <w:r w:rsidR="00D528BF">
        <w:rPr>
          <w:rFonts w:eastAsia="EC Square Sans Pro"/>
          <w:lang w:val="en-US"/>
        </w:rPr>
        <w:t>this scenario</w:t>
      </w:r>
      <w:r w:rsidR="00D528BF" w:rsidRPr="0083485C">
        <w:rPr>
          <w:rFonts w:eastAsia="EC Square Sans Pro"/>
          <w:lang w:val="en-US"/>
        </w:rPr>
        <w:t xml:space="preserve"> expands the scope of the </w:t>
      </w:r>
      <w:r w:rsidR="00041FBF">
        <w:rPr>
          <w:rFonts w:eastAsia="EC Square Sans Pro"/>
          <w:lang w:val="en-US"/>
        </w:rPr>
        <w:t>GTT on Track</w:t>
      </w:r>
      <w:r w:rsidR="00D528BF" w:rsidRPr="0083485C">
        <w:rPr>
          <w:rFonts w:eastAsia="EC Square Sans Pro"/>
          <w:lang w:val="en-US"/>
        </w:rPr>
        <w:t xml:space="preserve"> scenario </w:t>
      </w:r>
      <w:r w:rsidR="00D528BF">
        <w:rPr>
          <w:rFonts w:eastAsia="EC Square Sans Pro"/>
          <w:lang w:val="en-US"/>
        </w:rPr>
        <w:t>by</w:t>
      </w:r>
      <w:r w:rsidR="00D528BF" w:rsidRPr="0083485C">
        <w:rPr>
          <w:rFonts w:eastAsia="EC Square Sans Pro"/>
          <w:lang w:val="en-US"/>
        </w:rPr>
        <w:t xml:space="preserve"> assuming the full achievement of </w:t>
      </w:r>
      <w:r w:rsidR="00D528BF" w:rsidRPr="00FC44E4">
        <w:rPr>
          <w:rFonts w:eastAsia="EC Square Sans Pro"/>
          <w:b/>
          <w:lang w:val="en-US"/>
        </w:rPr>
        <w:t xml:space="preserve">all </w:t>
      </w:r>
      <w:r w:rsidR="00041FBF">
        <w:rPr>
          <w:rFonts w:eastAsia="EC Square Sans Pro"/>
          <w:b/>
          <w:lang w:val="en-US"/>
        </w:rPr>
        <w:t>GTT</w:t>
      </w:r>
      <w:r w:rsidR="00041FBF" w:rsidRPr="00FC44E4">
        <w:rPr>
          <w:rFonts w:eastAsia="EC Square Sans Pro"/>
          <w:b/>
          <w:lang w:val="en-US"/>
        </w:rPr>
        <w:t xml:space="preserve"> </w:t>
      </w:r>
      <w:r w:rsidR="00041FBF">
        <w:rPr>
          <w:rFonts w:eastAsia="EC Square Sans Pro"/>
          <w:b/>
          <w:lang w:val="en-US"/>
        </w:rPr>
        <w:t xml:space="preserve">legally binding </w:t>
      </w:r>
      <w:r w:rsidR="00D528BF" w:rsidRPr="00FC44E4">
        <w:rPr>
          <w:rFonts w:eastAsia="EC Square Sans Pro"/>
          <w:b/>
          <w:lang w:val="en-US"/>
        </w:rPr>
        <w:t>goals</w:t>
      </w:r>
      <w:r w:rsidR="003D1C9F">
        <w:rPr>
          <w:rFonts w:eastAsia="EC Square Sans Pro"/>
          <w:lang w:val="en-US"/>
        </w:rPr>
        <w:t xml:space="preserve">, including the </w:t>
      </w:r>
      <w:r w:rsidR="003D1C9F" w:rsidRPr="0083485C">
        <w:rPr>
          <w:rFonts w:eastAsia="EC Square Sans Pro"/>
          <w:lang w:val="en-US"/>
        </w:rPr>
        <w:t>non-legally binding</w:t>
      </w:r>
      <w:r w:rsidR="003D1C9F">
        <w:rPr>
          <w:rFonts w:eastAsia="EC Square Sans Pro"/>
          <w:lang w:val="en-US"/>
        </w:rPr>
        <w:t xml:space="preserve"> ones</w:t>
      </w:r>
      <w:r w:rsidR="00D528BF" w:rsidRPr="0083485C">
        <w:rPr>
          <w:rFonts w:eastAsia="EC Square Sans Pro"/>
          <w:lang w:val="en-US"/>
        </w:rPr>
        <w:t xml:space="preserve"> (i.e., from proposals and communications</w:t>
      </w:r>
      <w:r w:rsidR="00CE4447">
        <w:rPr>
          <w:rFonts w:eastAsia="EC Square Sans Pro"/>
          <w:lang w:val="en-US"/>
        </w:rPr>
        <w:t>, such as the Farm to Fork Strategy</w:t>
      </w:r>
      <w:r w:rsidR="00D528BF" w:rsidRPr="0083485C">
        <w:rPr>
          <w:rFonts w:eastAsia="EC Square Sans Pro"/>
          <w:lang w:val="en-US"/>
        </w:rPr>
        <w:t xml:space="preserve">) as well as </w:t>
      </w:r>
      <w:r w:rsidR="00D528BF" w:rsidRPr="00FC44E4">
        <w:rPr>
          <w:rFonts w:eastAsia="EC Square Sans Pro"/>
          <w:b/>
          <w:lang w:val="en-US"/>
        </w:rPr>
        <w:t>further</w:t>
      </w:r>
      <w:r w:rsidR="00D528BF" w:rsidRPr="0083485C">
        <w:rPr>
          <w:rFonts w:eastAsia="EC Square Sans Pro"/>
          <w:lang w:val="en-US"/>
        </w:rPr>
        <w:t xml:space="preserve"> </w:t>
      </w:r>
      <w:r w:rsidR="00D528BF">
        <w:rPr>
          <w:rFonts w:eastAsia="EC Square Sans Pro"/>
          <w:lang w:val="en-US"/>
        </w:rPr>
        <w:t xml:space="preserve">identified </w:t>
      </w:r>
      <w:r w:rsidR="00D528BF" w:rsidRPr="00FC44E4">
        <w:rPr>
          <w:rFonts w:eastAsia="EC Square Sans Pro"/>
          <w:b/>
          <w:lang w:val="en-US"/>
        </w:rPr>
        <w:t>ambitions</w:t>
      </w:r>
      <w:r w:rsidR="00D528BF" w:rsidRPr="0083485C">
        <w:rPr>
          <w:rFonts w:eastAsia="EC Square Sans Pro"/>
          <w:lang w:val="en-US"/>
        </w:rPr>
        <w:t xml:space="preserve"> (</w:t>
      </w:r>
      <w:r w:rsidR="00D528BF">
        <w:rPr>
          <w:rFonts w:eastAsia="EC Square Sans Pro"/>
          <w:lang w:val="en-US"/>
        </w:rPr>
        <w:t>e.g.,</w:t>
      </w:r>
      <w:r w:rsidR="00D528BF" w:rsidRPr="0083485C">
        <w:rPr>
          <w:rFonts w:eastAsia="EC Square Sans Pro"/>
          <w:lang w:val="en-US"/>
        </w:rPr>
        <w:t xml:space="preserve"> a </w:t>
      </w:r>
      <w:r w:rsidR="00D528BF">
        <w:rPr>
          <w:rFonts w:eastAsia="EC Square Sans Pro"/>
          <w:lang w:val="en-US"/>
        </w:rPr>
        <w:t xml:space="preserve">change in </w:t>
      </w:r>
      <w:r w:rsidR="00D528BF" w:rsidRPr="0083485C">
        <w:rPr>
          <w:rFonts w:eastAsia="EC Square Sans Pro"/>
          <w:lang w:val="en-US"/>
        </w:rPr>
        <w:t xml:space="preserve">food diet). </w:t>
      </w:r>
    </w:p>
    <w:p w14:paraId="251ABA6A" w14:textId="77777777" w:rsidR="00D528BF" w:rsidRDefault="00D528BF" w:rsidP="00D528BF">
      <w:pPr>
        <w:spacing w:before="0" w:after="0"/>
        <w:rPr>
          <w:rFonts w:eastAsia="EC Square Sans Pro" w:cs="EC Square Sans Pro"/>
        </w:rPr>
      </w:pPr>
    </w:p>
    <w:p w14:paraId="7DFC9A5E" w14:textId="685DFD83" w:rsidR="00D528BF" w:rsidRDefault="006548A8" w:rsidP="00D528BF">
      <w:pPr>
        <w:spacing w:before="0" w:after="0"/>
        <w:rPr>
          <w:rFonts w:eastAsia="EC Square Sans Pro" w:cs="EC Square Sans Pro"/>
        </w:rPr>
      </w:pPr>
      <w:r>
        <w:rPr>
          <w:rFonts w:eastAsia="EC Square Sans Pro" w:cs="EC Square Sans Pro"/>
        </w:rPr>
        <w:t>The comparison between scenarios allows to answer the following questions</w:t>
      </w:r>
      <w:r w:rsidR="00D528BF">
        <w:rPr>
          <w:rFonts w:eastAsia="EC Square Sans Pro" w:cs="EC Square Sans Pro"/>
        </w:rPr>
        <w:t>:</w:t>
      </w:r>
    </w:p>
    <w:p w14:paraId="5EBB0055" w14:textId="77777777" w:rsidR="00D528BF" w:rsidRPr="00D81B69" w:rsidRDefault="00D528BF" w:rsidP="00D528BF">
      <w:pPr>
        <w:pStyle w:val="JRCTextnumberedlist1"/>
        <w:rPr>
          <w:rFonts w:eastAsia="EC Square Sans Pro"/>
        </w:rPr>
      </w:pPr>
      <w:r w:rsidRPr="15EA60C0">
        <w:rPr>
          <w:rFonts w:eastAsia="EC Square Sans Pro"/>
        </w:rPr>
        <w:t xml:space="preserve">What is the </w:t>
      </w:r>
      <w:r w:rsidRPr="003472BD">
        <w:rPr>
          <w:rFonts w:eastAsia="EC Square Sans Pro"/>
        </w:rPr>
        <w:t>expected evolution</w:t>
      </w:r>
      <w:r w:rsidRPr="15EA60C0">
        <w:rPr>
          <w:rFonts w:eastAsia="EC Square Sans Pro"/>
        </w:rPr>
        <w:t xml:space="preserve"> of the environmental impacts of EU consumption and production by 2030?,</w:t>
      </w:r>
    </w:p>
    <w:p w14:paraId="4708A434" w14:textId="0AC8D1A4" w:rsidR="00D528BF" w:rsidRPr="00D81B69" w:rsidRDefault="00041FBF" w:rsidP="00D528BF">
      <w:pPr>
        <w:pStyle w:val="JRCTextnumberedlist1"/>
        <w:rPr>
          <w:rFonts w:eastAsia="EC Square Sans Pro"/>
        </w:rPr>
      </w:pPr>
      <w:r>
        <w:rPr>
          <w:rFonts w:eastAsia="EC Square Sans Pro"/>
        </w:rPr>
        <w:t>How much w</w:t>
      </w:r>
      <w:r w:rsidRPr="15EA60C0">
        <w:rPr>
          <w:rFonts w:eastAsia="EC Square Sans Pro"/>
        </w:rPr>
        <w:t xml:space="preserve">ill </w:t>
      </w:r>
      <w:r w:rsidR="00D528BF" w:rsidRPr="15EA60C0">
        <w:rPr>
          <w:rFonts w:eastAsia="EC Square Sans Pro"/>
        </w:rPr>
        <w:t xml:space="preserve">the Consumption Footprint </w:t>
      </w:r>
      <w:r>
        <w:rPr>
          <w:rFonts w:eastAsia="EC Square Sans Pro"/>
        </w:rPr>
        <w:t xml:space="preserve">change </w:t>
      </w:r>
      <w:r w:rsidR="00D528BF" w:rsidRPr="15EA60C0">
        <w:rPr>
          <w:rFonts w:eastAsia="EC Square Sans Pro"/>
        </w:rPr>
        <w:t xml:space="preserve">by 2030 if </w:t>
      </w:r>
      <w:r>
        <w:rPr>
          <w:rFonts w:eastAsia="EC Square Sans Pro"/>
        </w:rPr>
        <w:t>all</w:t>
      </w:r>
      <w:r w:rsidR="00D528BF" w:rsidRPr="15EA60C0">
        <w:rPr>
          <w:rFonts w:eastAsia="EC Square Sans Pro"/>
        </w:rPr>
        <w:t xml:space="preserve"> </w:t>
      </w:r>
      <w:r w:rsidR="002C5031">
        <w:rPr>
          <w:rFonts w:eastAsia="EC Square Sans Pro"/>
        </w:rPr>
        <w:t>GTT</w:t>
      </w:r>
      <w:r w:rsidR="002C5031" w:rsidRPr="15EA60C0">
        <w:rPr>
          <w:rFonts w:eastAsia="EC Square Sans Pro"/>
        </w:rPr>
        <w:t xml:space="preserve"> </w:t>
      </w:r>
      <w:r w:rsidR="00D528BF" w:rsidRPr="15EA60C0">
        <w:rPr>
          <w:rFonts w:eastAsia="EC Square Sans Pro"/>
        </w:rPr>
        <w:t xml:space="preserve">targets </w:t>
      </w:r>
      <w:r>
        <w:rPr>
          <w:rFonts w:eastAsia="EC Square Sans Pro"/>
        </w:rPr>
        <w:t>and ambitions are achieved</w:t>
      </w:r>
      <w:r w:rsidR="00D528BF" w:rsidRPr="15EA60C0">
        <w:rPr>
          <w:rFonts w:eastAsia="EC Square Sans Pro"/>
        </w:rPr>
        <w:t xml:space="preserve">? </w:t>
      </w:r>
    </w:p>
    <w:p w14:paraId="6DED54E6" w14:textId="4BE8C809" w:rsidR="002C5031" w:rsidRPr="002033B0" w:rsidRDefault="002033B0" w:rsidP="00D528BF">
      <w:pPr>
        <w:pStyle w:val="JRCTextnumberedlist1"/>
        <w:rPr>
          <w:rFonts w:ascii="Calibri" w:hAnsi="Calibri" w:cs="Calibri"/>
        </w:rPr>
      </w:pPr>
      <w:r>
        <w:rPr>
          <w:rFonts w:eastAsia="EC Square Sans Pro"/>
        </w:rPr>
        <w:t>Which are the most relevant trade-offs across areas of consumption, and environmental impacts, to</w:t>
      </w:r>
      <w:r w:rsidR="00041FBF">
        <w:rPr>
          <w:rFonts w:eastAsia="EC Square Sans Pro"/>
        </w:rPr>
        <w:t xml:space="preserve"> implement </w:t>
      </w:r>
      <w:r w:rsidR="002C5031" w:rsidRPr="00803E49">
        <w:rPr>
          <w:rFonts w:eastAsia="EC Square Sans Pro"/>
        </w:rPr>
        <w:t>GTT</w:t>
      </w:r>
      <w:r w:rsidR="00D528BF" w:rsidRPr="003472BD">
        <w:rPr>
          <w:rFonts w:eastAsia="EC Square Sans Pro"/>
        </w:rPr>
        <w:t xml:space="preserve"> targets and ambitions </w:t>
      </w:r>
      <w:r w:rsidR="00041FBF" w:rsidRPr="00803E49">
        <w:rPr>
          <w:rFonts w:eastAsia="EC Square Sans Pro"/>
        </w:rPr>
        <w:t>to</w:t>
      </w:r>
      <w:r w:rsidR="00041FBF" w:rsidRPr="003472BD">
        <w:rPr>
          <w:rFonts w:eastAsia="EC Square Sans Pro"/>
        </w:rPr>
        <w:t xml:space="preserve"> 2030</w:t>
      </w:r>
      <w:r w:rsidR="00D528BF" w:rsidRPr="15EA60C0">
        <w:rPr>
          <w:rFonts w:eastAsia="EC Square Sans Pro"/>
        </w:rPr>
        <w:t>?</w:t>
      </w:r>
    </w:p>
    <w:p w14:paraId="743B8A94" w14:textId="31980B49" w:rsidR="002033B0" w:rsidRDefault="009F60E9" w:rsidP="002C6B10">
      <w:pPr>
        <w:pStyle w:val="JRCTextnumberedlist1"/>
        <w:numPr>
          <w:ilvl w:val="0"/>
          <w:numId w:val="0"/>
        </w:numPr>
      </w:pPr>
      <w:r>
        <w:t xml:space="preserve">These </w:t>
      </w:r>
      <w:r w:rsidR="002C5031">
        <w:t xml:space="preserve">three </w:t>
      </w:r>
      <w:r>
        <w:t>scenarios have been simulated with the C</w:t>
      </w:r>
      <w:r w:rsidR="002C5031">
        <w:t>F</w:t>
      </w:r>
      <w:r>
        <w:t xml:space="preserve"> </w:t>
      </w:r>
      <w:r w:rsidR="002C5031">
        <w:t xml:space="preserve">and DF </w:t>
      </w:r>
      <w:r>
        <w:t>model</w:t>
      </w:r>
      <w:r w:rsidR="002C5031">
        <w:t>s</w:t>
      </w:r>
      <w:r>
        <w:t>.</w:t>
      </w:r>
      <w:r w:rsidR="002C5031">
        <w:t xml:space="preserve"> </w:t>
      </w:r>
    </w:p>
    <w:p w14:paraId="19EA9695" w14:textId="13E13364" w:rsidR="006548A8" w:rsidRDefault="002033B0" w:rsidP="002C6B10">
      <w:pPr>
        <w:pStyle w:val="JRCTextnumberedlist1"/>
        <w:numPr>
          <w:ilvl w:val="0"/>
          <w:numId w:val="0"/>
        </w:numPr>
        <w:rPr>
          <w:rFonts w:eastAsia="EC Square Sans Pro" w:cs="EC Square Sans Pro"/>
        </w:rPr>
      </w:pPr>
      <w:r>
        <w:t xml:space="preserve">The drivers of the CF model scenarios are (i) the projections in annual consumption of products by 2030, and (ii) the environmental impacts of products which are modelled at the unit level and can be parametrized to model </w:t>
      </w:r>
      <w:r>
        <w:lastRenderedPageBreak/>
        <w:t>the achievement (or not achievement) of GTT targets. A combination of model adaptations by editing these drivers for each target underpins the scenario analysis proposed in this chapter. In other words, i</w:t>
      </w:r>
      <w:r w:rsidR="002C5031">
        <w:t>n the CF, t</w:t>
      </w:r>
      <w:r w:rsidR="009F60E9">
        <w:t xml:space="preserve">he changes in environmental impacts are driven by </w:t>
      </w:r>
      <w:r w:rsidR="00D75DA2">
        <w:t>a combination of</w:t>
      </w:r>
      <w:r w:rsidR="009F60E9">
        <w:t xml:space="preserve"> changes in the </w:t>
      </w:r>
      <w:r w:rsidR="00CC625D">
        <w:t xml:space="preserve">annual </w:t>
      </w:r>
      <w:r w:rsidR="009F60E9">
        <w:t>consumption</w:t>
      </w:r>
      <w:r w:rsidR="00D75DA2">
        <w:t xml:space="preserve"> by 2030</w:t>
      </w:r>
      <w:r w:rsidR="009F60E9">
        <w:t xml:space="preserve">, </w:t>
      </w:r>
      <w:r w:rsidR="003D7518">
        <w:t>and/</w:t>
      </w:r>
      <w:r w:rsidR="009F60E9">
        <w:t>or</w:t>
      </w:r>
      <w:r w:rsidR="00CC625D">
        <w:t xml:space="preserve"> </w:t>
      </w:r>
      <w:r w:rsidR="00D75DA2">
        <w:t xml:space="preserve">changes in the </w:t>
      </w:r>
      <w:r w:rsidR="00CC625D">
        <w:t>parameters that influence the relationships within life cycle inventory of products</w:t>
      </w:r>
      <w:r w:rsidR="00D75DA2">
        <w:t xml:space="preserve">. </w:t>
      </w:r>
    </w:p>
    <w:p w14:paraId="3C32C36E" w14:textId="0898F3F6" w:rsidR="005E7A1A" w:rsidRDefault="00BE15AE" w:rsidP="0054422F">
      <w:pPr>
        <w:pStyle w:val="JRCFigurecaption"/>
      </w:pPr>
      <w:bookmarkStart w:id="81" w:name="_Ref176197638"/>
      <w:commentRangeStart w:id="82"/>
      <w:r w:rsidRPr="6F5F1520">
        <w:rPr>
          <w:lang w:eastAsia="en-GB"/>
        </w:rPr>
        <w:t xml:space="preserve">Table </w:t>
      </w:r>
      <w:commentRangeEnd w:id="82"/>
      <w:r w:rsidR="005D572D">
        <w:rPr>
          <w:rStyle w:val="CommentReference"/>
          <w:rFonts w:eastAsia="Times New Roman"/>
        </w:rPr>
        <w:commentReference w:id="82"/>
      </w:r>
      <w:r w:rsidRPr="6F5F1520">
        <w:rPr>
          <w:lang w:eastAsia="en-GB"/>
        </w:rPr>
        <w:t>1</w:t>
      </w:r>
      <w:r w:rsidR="00725AD6" w:rsidRPr="6F5F1520">
        <w:rPr>
          <w:lang w:eastAsia="en-GB"/>
        </w:rPr>
        <w:t xml:space="preserve">: </w:t>
      </w:r>
      <w:bookmarkEnd w:id="81"/>
      <w:r w:rsidR="005E7A1A">
        <w:t xml:space="preserve">EGD targets and ambitions modelled </w:t>
      </w:r>
      <w:r w:rsidR="002250ED">
        <w:t>in</w:t>
      </w:r>
      <w:r w:rsidR="005E7A1A">
        <w:t xml:space="preserve"> this I</w:t>
      </w:r>
      <w:r w:rsidR="008E0145">
        <w:t xml:space="preserve">ntegrated </w:t>
      </w:r>
      <w:r w:rsidR="005E7A1A">
        <w:t>E</w:t>
      </w:r>
      <w:r w:rsidR="008E0145">
        <w:t xml:space="preserve">nvironmental </w:t>
      </w:r>
      <w:r w:rsidR="005E7A1A">
        <w:t>A</w:t>
      </w:r>
      <w:r w:rsidR="008E0145">
        <w:t>ssessment</w:t>
      </w:r>
      <w:r>
        <w:t xml:space="preserve"> mapped against the Thematic Areas</w:t>
      </w:r>
      <w:r w:rsidR="005E7A1A">
        <w:t xml:space="preserve">. </w:t>
      </w:r>
      <w:r w:rsidR="363F633D" w:rsidRPr="00AE7C85">
        <w:rPr>
          <w:color w:val="FF0000"/>
        </w:rPr>
        <w:t>(draft table)</w:t>
      </w:r>
    </w:p>
    <w:tbl>
      <w:tblPr>
        <w:tblStyle w:val="TableGrid"/>
        <w:tblW w:w="9639" w:type="dxa"/>
        <w:tblLayout w:type="fixed"/>
        <w:tblLook w:val="04A0" w:firstRow="1" w:lastRow="0" w:firstColumn="1" w:lastColumn="0" w:noHBand="0" w:noVBand="1"/>
      </w:tblPr>
      <w:tblGrid>
        <w:gridCol w:w="851"/>
        <w:gridCol w:w="1236"/>
        <w:gridCol w:w="1457"/>
        <w:gridCol w:w="1559"/>
        <w:gridCol w:w="1418"/>
        <w:gridCol w:w="2268"/>
        <w:gridCol w:w="850"/>
      </w:tblGrid>
      <w:tr w:rsidR="00E7647F" w:rsidRPr="002C6B10" w14:paraId="44442374" w14:textId="77777777" w:rsidTr="002C6B10">
        <w:tc>
          <w:tcPr>
            <w:tcW w:w="851" w:type="dxa"/>
            <w:tcBorders>
              <w:top w:val="nil"/>
              <w:left w:val="nil"/>
              <w:bottom w:val="nil"/>
              <w:right w:val="nil"/>
            </w:tcBorders>
          </w:tcPr>
          <w:p w14:paraId="79BE741E" w14:textId="5E7FF221" w:rsidR="00BF06AB" w:rsidRPr="002C6B10" w:rsidRDefault="00BF06AB" w:rsidP="00C76EDE">
            <w:pPr>
              <w:pStyle w:val="JRCText"/>
              <w:rPr>
                <w:sz w:val="16"/>
                <w:szCs w:val="16"/>
              </w:rPr>
            </w:pPr>
          </w:p>
        </w:tc>
        <w:tc>
          <w:tcPr>
            <w:tcW w:w="1236" w:type="dxa"/>
            <w:tcBorders>
              <w:top w:val="nil"/>
              <w:left w:val="nil"/>
              <w:bottom w:val="nil"/>
              <w:right w:val="single" w:sz="4" w:space="0" w:color="auto"/>
            </w:tcBorders>
          </w:tcPr>
          <w:p w14:paraId="37BF6F2A" w14:textId="3A661849" w:rsidR="00BF06AB" w:rsidRPr="002C6B10" w:rsidRDefault="00BF06AB" w:rsidP="00C76EDE">
            <w:pPr>
              <w:pStyle w:val="JRCText"/>
              <w:rPr>
                <w:sz w:val="16"/>
                <w:szCs w:val="16"/>
              </w:rPr>
            </w:pPr>
          </w:p>
        </w:tc>
        <w:tc>
          <w:tcPr>
            <w:tcW w:w="6702" w:type="dxa"/>
            <w:gridSpan w:val="4"/>
            <w:tcBorders>
              <w:left w:val="single" w:sz="4" w:space="0" w:color="auto"/>
              <w:right w:val="single" w:sz="4" w:space="0" w:color="auto"/>
            </w:tcBorders>
          </w:tcPr>
          <w:p w14:paraId="6F5083C1" w14:textId="68C0F27A" w:rsidR="00BF06AB" w:rsidRPr="002C6B10" w:rsidRDefault="00BF06AB" w:rsidP="00E7647F">
            <w:pPr>
              <w:pStyle w:val="JRCText"/>
              <w:jc w:val="center"/>
              <w:rPr>
                <w:b/>
                <w:sz w:val="16"/>
                <w:szCs w:val="16"/>
              </w:rPr>
            </w:pPr>
            <w:r w:rsidRPr="002C6B10">
              <w:rPr>
                <w:b/>
                <w:sz w:val="16"/>
                <w:szCs w:val="16"/>
              </w:rPr>
              <w:t>Areas of Consumption</w:t>
            </w:r>
            <w:r w:rsidR="00570772" w:rsidRPr="002C6B10">
              <w:rPr>
                <w:b/>
                <w:sz w:val="16"/>
                <w:szCs w:val="16"/>
              </w:rPr>
              <w:t xml:space="preserve"> in Consumption Footprint model</w:t>
            </w:r>
          </w:p>
        </w:tc>
        <w:tc>
          <w:tcPr>
            <w:tcW w:w="850" w:type="dxa"/>
            <w:tcBorders>
              <w:top w:val="nil"/>
              <w:left w:val="single" w:sz="4" w:space="0" w:color="auto"/>
              <w:bottom w:val="single" w:sz="4" w:space="0" w:color="auto"/>
              <w:right w:val="nil"/>
            </w:tcBorders>
          </w:tcPr>
          <w:p w14:paraId="7EDB75D3" w14:textId="77777777" w:rsidR="00BF06AB" w:rsidRPr="002C6B10" w:rsidRDefault="00BF06AB" w:rsidP="00C76EDE">
            <w:pPr>
              <w:pStyle w:val="JRCText"/>
              <w:rPr>
                <w:sz w:val="16"/>
                <w:szCs w:val="16"/>
              </w:rPr>
            </w:pPr>
          </w:p>
        </w:tc>
      </w:tr>
      <w:tr w:rsidR="00E7647F" w:rsidRPr="002C6B10" w14:paraId="5A41C1E8" w14:textId="77777777" w:rsidTr="002C6B10">
        <w:tc>
          <w:tcPr>
            <w:tcW w:w="851" w:type="dxa"/>
            <w:tcBorders>
              <w:top w:val="nil"/>
              <w:left w:val="nil"/>
              <w:bottom w:val="single" w:sz="4" w:space="0" w:color="auto"/>
              <w:right w:val="nil"/>
            </w:tcBorders>
          </w:tcPr>
          <w:p w14:paraId="49083BE2" w14:textId="77777777" w:rsidR="00BF06AB" w:rsidRPr="002C6B10" w:rsidRDefault="00BF06AB" w:rsidP="00C76EDE">
            <w:pPr>
              <w:pStyle w:val="JRCText"/>
              <w:rPr>
                <w:sz w:val="16"/>
                <w:szCs w:val="16"/>
              </w:rPr>
            </w:pPr>
          </w:p>
        </w:tc>
        <w:tc>
          <w:tcPr>
            <w:tcW w:w="1236" w:type="dxa"/>
            <w:tcBorders>
              <w:top w:val="nil"/>
              <w:left w:val="nil"/>
              <w:bottom w:val="single" w:sz="4" w:space="0" w:color="auto"/>
              <w:right w:val="single" w:sz="4" w:space="0" w:color="auto"/>
            </w:tcBorders>
          </w:tcPr>
          <w:p w14:paraId="5A899CA7" w14:textId="1A79ADAB" w:rsidR="00BF06AB" w:rsidRPr="002C6B10" w:rsidRDefault="00BF06AB" w:rsidP="00C76EDE">
            <w:pPr>
              <w:pStyle w:val="JRCText"/>
              <w:rPr>
                <w:sz w:val="16"/>
                <w:szCs w:val="16"/>
              </w:rPr>
            </w:pPr>
          </w:p>
        </w:tc>
        <w:tc>
          <w:tcPr>
            <w:tcW w:w="1457" w:type="dxa"/>
            <w:tcBorders>
              <w:left w:val="single" w:sz="4" w:space="0" w:color="auto"/>
            </w:tcBorders>
          </w:tcPr>
          <w:p w14:paraId="6C4B8829" w14:textId="19E7EC9D" w:rsidR="00BF06AB" w:rsidRPr="002C6B10" w:rsidRDefault="00BF06AB" w:rsidP="00C76EDE">
            <w:pPr>
              <w:pStyle w:val="JRCText"/>
              <w:rPr>
                <w:b/>
                <w:sz w:val="16"/>
                <w:szCs w:val="16"/>
              </w:rPr>
            </w:pPr>
            <w:r w:rsidRPr="002C6B10">
              <w:rPr>
                <w:b/>
                <w:sz w:val="16"/>
                <w:szCs w:val="16"/>
              </w:rPr>
              <w:t>Food</w:t>
            </w:r>
          </w:p>
        </w:tc>
        <w:tc>
          <w:tcPr>
            <w:tcW w:w="1559" w:type="dxa"/>
          </w:tcPr>
          <w:p w14:paraId="28B37067" w14:textId="5F18E579" w:rsidR="00BF06AB" w:rsidRPr="002C6B10" w:rsidRDefault="00BF06AB" w:rsidP="00C76EDE">
            <w:pPr>
              <w:pStyle w:val="JRCText"/>
              <w:rPr>
                <w:b/>
                <w:sz w:val="16"/>
                <w:szCs w:val="16"/>
              </w:rPr>
            </w:pPr>
            <w:r w:rsidRPr="002C6B10">
              <w:rPr>
                <w:b/>
                <w:sz w:val="16"/>
                <w:szCs w:val="16"/>
              </w:rPr>
              <w:t>Housing</w:t>
            </w:r>
          </w:p>
        </w:tc>
        <w:tc>
          <w:tcPr>
            <w:tcW w:w="1418" w:type="dxa"/>
          </w:tcPr>
          <w:p w14:paraId="06EBDB4A" w14:textId="4B1CD186" w:rsidR="00BF06AB" w:rsidRPr="002C6B10" w:rsidRDefault="00BF06AB" w:rsidP="00C76EDE">
            <w:pPr>
              <w:pStyle w:val="JRCText"/>
              <w:rPr>
                <w:b/>
                <w:sz w:val="16"/>
                <w:szCs w:val="16"/>
              </w:rPr>
            </w:pPr>
            <w:r w:rsidRPr="002C6B10">
              <w:rPr>
                <w:b/>
                <w:sz w:val="16"/>
                <w:szCs w:val="16"/>
              </w:rPr>
              <w:t>Mobility</w:t>
            </w:r>
          </w:p>
        </w:tc>
        <w:tc>
          <w:tcPr>
            <w:tcW w:w="2268" w:type="dxa"/>
          </w:tcPr>
          <w:p w14:paraId="21485E62" w14:textId="697831AD" w:rsidR="00BF06AB" w:rsidRPr="002C6B10" w:rsidRDefault="00BF06AB" w:rsidP="00E7647F">
            <w:pPr>
              <w:pStyle w:val="JRCText"/>
              <w:rPr>
                <w:b/>
                <w:sz w:val="16"/>
                <w:szCs w:val="16"/>
              </w:rPr>
            </w:pPr>
            <w:r w:rsidRPr="002C6B10">
              <w:rPr>
                <w:b/>
                <w:sz w:val="16"/>
                <w:szCs w:val="16"/>
              </w:rPr>
              <w:t xml:space="preserve">Cross cutting (includes </w:t>
            </w:r>
            <w:r w:rsidR="00BA5FBD">
              <w:rPr>
                <w:b/>
                <w:sz w:val="16"/>
                <w:szCs w:val="16"/>
              </w:rPr>
              <w:t xml:space="preserve">also </w:t>
            </w:r>
            <w:r w:rsidRPr="002C6B10">
              <w:rPr>
                <w:b/>
                <w:sz w:val="16"/>
                <w:szCs w:val="16"/>
              </w:rPr>
              <w:t>Household Goods and Appliances)</w:t>
            </w:r>
          </w:p>
        </w:tc>
        <w:tc>
          <w:tcPr>
            <w:tcW w:w="850" w:type="dxa"/>
            <w:tcBorders>
              <w:top w:val="single" w:sz="4" w:space="0" w:color="auto"/>
            </w:tcBorders>
          </w:tcPr>
          <w:p w14:paraId="7059876D" w14:textId="7A3059D2" w:rsidR="00BF06AB" w:rsidRPr="002C6B10" w:rsidRDefault="00E7647F" w:rsidP="00E7647F">
            <w:pPr>
              <w:pStyle w:val="JRCText"/>
              <w:rPr>
                <w:b/>
                <w:sz w:val="16"/>
                <w:szCs w:val="16"/>
              </w:rPr>
            </w:pPr>
            <w:r w:rsidRPr="002C6B10">
              <w:rPr>
                <w:b/>
                <w:sz w:val="16"/>
                <w:szCs w:val="16"/>
              </w:rPr>
              <w:t>Total targets by TA</w:t>
            </w:r>
          </w:p>
        </w:tc>
      </w:tr>
      <w:tr w:rsidR="00E7647F" w:rsidRPr="002C6B10" w14:paraId="6C9DF8CC" w14:textId="77777777" w:rsidTr="002C6B10">
        <w:tc>
          <w:tcPr>
            <w:tcW w:w="851" w:type="dxa"/>
            <w:vMerge w:val="restart"/>
            <w:tcBorders>
              <w:top w:val="single" w:sz="4" w:space="0" w:color="auto"/>
            </w:tcBorders>
            <w:textDirection w:val="btLr"/>
          </w:tcPr>
          <w:p w14:paraId="596FE7B2" w14:textId="4F0B5816" w:rsidR="00BF06AB" w:rsidRPr="002C6B10" w:rsidRDefault="00E7647F" w:rsidP="00E7647F">
            <w:pPr>
              <w:pStyle w:val="JRCText"/>
              <w:ind w:left="113" w:right="113"/>
              <w:jc w:val="center"/>
              <w:rPr>
                <w:b/>
                <w:sz w:val="16"/>
                <w:szCs w:val="16"/>
              </w:rPr>
            </w:pPr>
            <w:r w:rsidRPr="002C6B10">
              <w:rPr>
                <w:b/>
                <w:sz w:val="16"/>
                <w:szCs w:val="16"/>
              </w:rPr>
              <w:t>Targets considered in the t</w:t>
            </w:r>
            <w:r w:rsidR="00BF06AB" w:rsidRPr="002C6B10">
              <w:rPr>
                <w:b/>
                <w:sz w:val="16"/>
                <w:szCs w:val="16"/>
              </w:rPr>
              <w:t>hematic Areas</w:t>
            </w:r>
          </w:p>
        </w:tc>
        <w:tc>
          <w:tcPr>
            <w:tcW w:w="1236" w:type="dxa"/>
            <w:tcBorders>
              <w:top w:val="single" w:sz="4" w:space="0" w:color="auto"/>
            </w:tcBorders>
          </w:tcPr>
          <w:p w14:paraId="27B8CC95" w14:textId="5BEE20DF" w:rsidR="00BF06AB" w:rsidRPr="002C6B10" w:rsidRDefault="00BF06AB" w:rsidP="00570772">
            <w:pPr>
              <w:pStyle w:val="JRCText"/>
              <w:rPr>
                <w:b/>
                <w:sz w:val="16"/>
                <w:szCs w:val="16"/>
              </w:rPr>
            </w:pPr>
            <w:r w:rsidRPr="002C6B10">
              <w:rPr>
                <w:b/>
                <w:sz w:val="16"/>
                <w:szCs w:val="16"/>
              </w:rPr>
              <w:t>TA2 – Clean and Affordable and Secure Energy</w:t>
            </w:r>
          </w:p>
        </w:tc>
        <w:tc>
          <w:tcPr>
            <w:tcW w:w="1457" w:type="dxa"/>
          </w:tcPr>
          <w:p w14:paraId="778D27CC" w14:textId="6DAA1DC4" w:rsidR="00BF06AB" w:rsidRPr="002C6B10" w:rsidRDefault="00E7647F" w:rsidP="00C76EDE">
            <w:pPr>
              <w:pStyle w:val="JRCText"/>
              <w:rPr>
                <w:sz w:val="16"/>
                <w:szCs w:val="16"/>
              </w:rPr>
            </w:pPr>
            <w:r w:rsidRPr="002C6B10">
              <w:rPr>
                <w:sz w:val="16"/>
                <w:szCs w:val="16"/>
              </w:rPr>
              <w:t>-</w:t>
            </w:r>
          </w:p>
        </w:tc>
        <w:tc>
          <w:tcPr>
            <w:tcW w:w="1559" w:type="dxa"/>
          </w:tcPr>
          <w:p w14:paraId="246FE51A" w14:textId="79361A58" w:rsidR="00570772" w:rsidRPr="002C6B10" w:rsidRDefault="00C254C7" w:rsidP="00C76EDE">
            <w:pPr>
              <w:pStyle w:val="JRCText"/>
              <w:rPr>
                <w:sz w:val="16"/>
                <w:szCs w:val="16"/>
              </w:rPr>
            </w:pPr>
            <w:r>
              <w:rPr>
                <w:b/>
                <w:sz w:val="16"/>
                <w:szCs w:val="16"/>
              </w:rPr>
              <w:t>4</w:t>
            </w:r>
            <w:r w:rsidRPr="002C6B10">
              <w:rPr>
                <w:b/>
                <w:sz w:val="16"/>
                <w:szCs w:val="16"/>
              </w:rPr>
              <w:t xml:space="preserve"> </w:t>
            </w:r>
            <w:r w:rsidR="00BF06AB" w:rsidRPr="002C6B10">
              <w:rPr>
                <w:b/>
                <w:sz w:val="16"/>
                <w:szCs w:val="16"/>
              </w:rPr>
              <w:t>targets</w:t>
            </w:r>
            <w:r w:rsidR="00BF06AB" w:rsidRPr="002C6B10">
              <w:rPr>
                <w:sz w:val="16"/>
                <w:szCs w:val="16"/>
              </w:rPr>
              <w:t xml:space="preserve"> </w:t>
            </w:r>
          </w:p>
          <w:p w14:paraId="7D3CBBBC" w14:textId="02AB8F91" w:rsidR="00BF06AB" w:rsidRPr="002C6B10" w:rsidRDefault="00BF06AB" w:rsidP="000D3BCE">
            <w:pPr>
              <w:pStyle w:val="JRCText"/>
              <w:rPr>
                <w:sz w:val="16"/>
                <w:szCs w:val="16"/>
              </w:rPr>
            </w:pPr>
            <w:r w:rsidRPr="002C6B10">
              <w:rPr>
                <w:sz w:val="16"/>
                <w:szCs w:val="16"/>
              </w:rPr>
              <w:t>(energy use in buildings, renovation wave)</w:t>
            </w:r>
          </w:p>
        </w:tc>
        <w:tc>
          <w:tcPr>
            <w:tcW w:w="1418" w:type="dxa"/>
          </w:tcPr>
          <w:p w14:paraId="1DFB1A9A" w14:textId="6F7BF22E" w:rsidR="00BF06AB" w:rsidRPr="002C6B10" w:rsidRDefault="00E7647F" w:rsidP="00C76EDE">
            <w:pPr>
              <w:pStyle w:val="JRCText"/>
              <w:rPr>
                <w:sz w:val="16"/>
                <w:szCs w:val="16"/>
              </w:rPr>
            </w:pPr>
            <w:r w:rsidRPr="002C6B10">
              <w:rPr>
                <w:sz w:val="16"/>
                <w:szCs w:val="16"/>
              </w:rPr>
              <w:t>-</w:t>
            </w:r>
          </w:p>
        </w:tc>
        <w:tc>
          <w:tcPr>
            <w:tcW w:w="2268" w:type="dxa"/>
          </w:tcPr>
          <w:p w14:paraId="0B63D116" w14:textId="77777777" w:rsidR="00570772" w:rsidRPr="002C6B10" w:rsidRDefault="00570772" w:rsidP="00C76EDE">
            <w:pPr>
              <w:pStyle w:val="JRCText"/>
              <w:rPr>
                <w:sz w:val="16"/>
                <w:szCs w:val="16"/>
              </w:rPr>
            </w:pPr>
            <w:r w:rsidRPr="002C6B10">
              <w:rPr>
                <w:b/>
                <w:sz w:val="16"/>
                <w:szCs w:val="16"/>
              </w:rPr>
              <w:t>7 targets</w:t>
            </w:r>
            <w:r w:rsidRPr="002C6B10">
              <w:rPr>
                <w:sz w:val="16"/>
                <w:szCs w:val="16"/>
              </w:rPr>
              <w:t xml:space="preserve"> </w:t>
            </w:r>
          </w:p>
          <w:p w14:paraId="453850CC" w14:textId="5F7AB21B" w:rsidR="00BF06AB" w:rsidRPr="002C6B10" w:rsidRDefault="00570772" w:rsidP="000D3BCE">
            <w:pPr>
              <w:pStyle w:val="JRCText"/>
              <w:rPr>
                <w:sz w:val="16"/>
                <w:szCs w:val="16"/>
              </w:rPr>
            </w:pPr>
            <w:r w:rsidRPr="002C6B10">
              <w:rPr>
                <w:sz w:val="16"/>
                <w:szCs w:val="16"/>
              </w:rPr>
              <w:t>(renewables in the energy mix, wind solar, geothermal energy expansion)</w:t>
            </w:r>
          </w:p>
        </w:tc>
        <w:tc>
          <w:tcPr>
            <w:tcW w:w="850" w:type="dxa"/>
          </w:tcPr>
          <w:p w14:paraId="1C808D8F" w14:textId="4ABCC9C2" w:rsidR="00BF06AB" w:rsidRPr="002C6B10" w:rsidRDefault="00C254C7" w:rsidP="00C254C7">
            <w:pPr>
              <w:pStyle w:val="JRCText"/>
              <w:jc w:val="center"/>
              <w:rPr>
                <w:sz w:val="16"/>
                <w:szCs w:val="16"/>
              </w:rPr>
            </w:pPr>
            <w:r w:rsidRPr="002C6B10">
              <w:rPr>
                <w:sz w:val="16"/>
                <w:szCs w:val="16"/>
              </w:rPr>
              <w:t>1</w:t>
            </w:r>
            <w:r>
              <w:rPr>
                <w:sz w:val="16"/>
                <w:szCs w:val="16"/>
              </w:rPr>
              <w:t>1</w:t>
            </w:r>
          </w:p>
        </w:tc>
      </w:tr>
      <w:tr w:rsidR="00E7647F" w:rsidRPr="002C6B10" w14:paraId="4067DDDD" w14:textId="77777777" w:rsidTr="002C6B10">
        <w:tc>
          <w:tcPr>
            <w:tcW w:w="851" w:type="dxa"/>
            <w:vMerge/>
          </w:tcPr>
          <w:p w14:paraId="09BDE5E3" w14:textId="77777777" w:rsidR="00BF06AB" w:rsidRPr="002C6B10" w:rsidRDefault="00BF06AB" w:rsidP="00C76EDE">
            <w:pPr>
              <w:pStyle w:val="JRCText"/>
              <w:rPr>
                <w:b/>
                <w:sz w:val="16"/>
                <w:szCs w:val="16"/>
              </w:rPr>
            </w:pPr>
          </w:p>
        </w:tc>
        <w:tc>
          <w:tcPr>
            <w:tcW w:w="1236" w:type="dxa"/>
          </w:tcPr>
          <w:p w14:paraId="035E93FD" w14:textId="35188BF4" w:rsidR="00BF06AB" w:rsidRPr="002C6B10" w:rsidRDefault="00BF06AB" w:rsidP="00C76EDE">
            <w:pPr>
              <w:pStyle w:val="JRCText"/>
              <w:rPr>
                <w:b/>
                <w:sz w:val="16"/>
                <w:szCs w:val="16"/>
              </w:rPr>
            </w:pPr>
            <w:r w:rsidRPr="002C6B10">
              <w:rPr>
                <w:b/>
                <w:sz w:val="16"/>
                <w:szCs w:val="16"/>
              </w:rPr>
              <w:t>TA3 – Industrial strategy for a clean and circular economy</w:t>
            </w:r>
          </w:p>
        </w:tc>
        <w:tc>
          <w:tcPr>
            <w:tcW w:w="1457" w:type="dxa"/>
          </w:tcPr>
          <w:p w14:paraId="5E5FF759" w14:textId="6707C75F" w:rsidR="00BF06AB" w:rsidRPr="002C6B10" w:rsidRDefault="00E7647F" w:rsidP="00C76EDE">
            <w:pPr>
              <w:pStyle w:val="JRCText"/>
              <w:rPr>
                <w:sz w:val="16"/>
                <w:szCs w:val="16"/>
              </w:rPr>
            </w:pPr>
            <w:r w:rsidRPr="002C6B10">
              <w:rPr>
                <w:sz w:val="16"/>
                <w:szCs w:val="16"/>
              </w:rPr>
              <w:t>-</w:t>
            </w:r>
          </w:p>
        </w:tc>
        <w:tc>
          <w:tcPr>
            <w:tcW w:w="1559" w:type="dxa"/>
          </w:tcPr>
          <w:p w14:paraId="22A0F224" w14:textId="20A30D39" w:rsidR="00BF06AB" w:rsidRPr="002C6B10" w:rsidRDefault="00E7647F" w:rsidP="00C76EDE">
            <w:pPr>
              <w:pStyle w:val="JRCText"/>
              <w:rPr>
                <w:sz w:val="16"/>
                <w:szCs w:val="16"/>
              </w:rPr>
            </w:pPr>
            <w:r w:rsidRPr="002C6B10">
              <w:rPr>
                <w:sz w:val="16"/>
                <w:szCs w:val="16"/>
              </w:rPr>
              <w:t>-</w:t>
            </w:r>
          </w:p>
        </w:tc>
        <w:tc>
          <w:tcPr>
            <w:tcW w:w="1418" w:type="dxa"/>
          </w:tcPr>
          <w:p w14:paraId="13761CA2" w14:textId="51DE0E33" w:rsidR="00BF06AB" w:rsidRPr="002C6B10" w:rsidRDefault="00E7647F" w:rsidP="00C76EDE">
            <w:pPr>
              <w:pStyle w:val="JRCText"/>
              <w:rPr>
                <w:sz w:val="16"/>
                <w:szCs w:val="16"/>
              </w:rPr>
            </w:pPr>
            <w:r w:rsidRPr="002C6B10">
              <w:rPr>
                <w:sz w:val="16"/>
                <w:szCs w:val="16"/>
              </w:rPr>
              <w:t>-</w:t>
            </w:r>
          </w:p>
        </w:tc>
        <w:tc>
          <w:tcPr>
            <w:tcW w:w="2268" w:type="dxa"/>
          </w:tcPr>
          <w:p w14:paraId="7BE506F4" w14:textId="77777777" w:rsidR="00570772" w:rsidRPr="002C6B10" w:rsidRDefault="00570772" w:rsidP="00570772">
            <w:pPr>
              <w:pStyle w:val="JRCText"/>
              <w:rPr>
                <w:sz w:val="16"/>
                <w:szCs w:val="16"/>
              </w:rPr>
            </w:pPr>
            <w:r w:rsidRPr="002C6B10">
              <w:rPr>
                <w:b/>
                <w:sz w:val="16"/>
                <w:szCs w:val="16"/>
              </w:rPr>
              <w:t>12 targets</w:t>
            </w:r>
            <w:r w:rsidRPr="002C6B10">
              <w:rPr>
                <w:sz w:val="16"/>
                <w:szCs w:val="16"/>
              </w:rPr>
              <w:t xml:space="preserve"> </w:t>
            </w:r>
          </w:p>
          <w:p w14:paraId="35352641" w14:textId="1E92B335" w:rsidR="00BF06AB" w:rsidRPr="002C6B10" w:rsidRDefault="00570772" w:rsidP="00CC625D">
            <w:pPr>
              <w:pStyle w:val="JRCText"/>
              <w:rPr>
                <w:sz w:val="16"/>
                <w:szCs w:val="16"/>
              </w:rPr>
            </w:pPr>
            <w:r w:rsidRPr="002C6B10">
              <w:rPr>
                <w:sz w:val="16"/>
                <w:szCs w:val="16"/>
              </w:rPr>
              <w:t xml:space="preserve">(recycling material in batteries, recycling of packaging </w:t>
            </w:r>
            <w:r w:rsidR="00CC625D">
              <w:rPr>
                <w:sz w:val="16"/>
                <w:szCs w:val="16"/>
              </w:rPr>
              <w:t>i</w:t>
            </w:r>
            <w:r w:rsidR="00CC625D" w:rsidRPr="002C6B10">
              <w:rPr>
                <w:sz w:val="16"/>
                <w:szCs w:val="16"/>
              </w:rPr>
              <w:t xml:space="preserve">ncluding </w:t>
            </w:r>
            <w:r w:rsidRPr="002C6B10">
              <w:rPr>
                <w:sz w:val="16"/>
                <w:szCs w:val="16"/>
              </w:rPr>
              <w:t>PET bottles)</w:t>
            </w:r>
          </w:p>
        </w:tc>
        <w:tc>
          <w:tcPr>
            <w:tcW w:w="850" w:type="dxa"/>
          </w:tcPr>
          <w:p w14:paraId="53095651" w14:textId="34F17EA3" w:rsidR="00BF06AB" w:rsidRPr="002C6B10" w:rsidRDefault="00570772" w:rsidP="00E7647F">
            <w:pPr>
              <w:pStyle w:val="JRCText"/>
              <w:jc w:val="center"/>
              <w:rPr>
                <w:sz w:val="16"/>
                <w:szCs w:val="16"/>
              </w:rPr>
            </w:pPr>
            <w:r w:rsidRPr="002C6B10">
              <w:rPr>
                <w:sz w:val="16"/>
                <w:szCs w:val="16"/>
              </w:rPr>
              <w:t>12</w:t>
            </w:r>
          </w:p>
        </w:tc>
      </w:tr>
      <w:tr w:rsidR="00E7647F" w:rsidRPr="002C6B10" w14:paraId="4D79238E" w14:textId="77777777" w:rsidTr="002C6B10">
        <w:tc>
          <w:tcPr>
            <w:tcW w:w="851" w:type="dxa"/>
            <w:vMerge/>
          </w:tcPr>
          <w:p w14:paraId="1DE1D2B3" w14:textId="77777777" w:rsidR="00BF06AB" w:rsidRPr="002C6B10" w:rsidRDefault="00BF06AB" w:rsidP="00C76EDE">
            <w:pPr>
              <w:pStyle w:val="JRCText"/>
              <w:rPr>
                <w:b/>
                <w:sz w:val="16"/>
                <w:szCs w:val="16"/>
              </w:rPr>
            </w:pPr>
          </w:p>
        </w:tc>
        <w:tc>
          <w:tcPr>
            <w:tcW w:w="1236" w:type="dxa"/>
          </w:tcPr>
          <w:p w14:paraId="6BB7464B" w14:textId="5528EB90" w:rsidR="00BF06AB" w:rsidRPr="002C6B10" w:rsidRDefault="00BF06AB" w:rsidP="00C76EDE">
            <w:pPr>
              <w:pStyle w:val="JRCText"/>
              <w:rPr>
                <w:b/>
                <w:sz w:val="16"/>
                <w:szCs w:val="16"/>
              </w:rPr>
            </w:pPr>
            <w:r w:rsidRPr="002C6B10">
              <w:rPr>
                <w:b/>
                <w:sz w:val="16"/>
                <w:szCs w:val="16"/>
              </w:rPr>
              <w:t>TA4 – Sustainable and Smart mobility</w:t>
            </w:r>
          </w:p>
        </w:tc>
        <w:tc>
          <w:tcPr>
            <w:tcW w:w="1457" w:type="dxa"/>
          </w:tcPr>
          <w:p w14:paraId="7110915F" w14:textId="3B9E25C4" w:rsidR="00BF06AB" w:rsidRPr="002C6B10" w:rsidRDefault="00E7647F" w:rsidP="00C76EDE">
            <w:pPr>
              <w:pStyle w:val="JRCText"/>
              <w:rPr>
                <w:sz w:val="16"/>
                <w:szCs w:val="16"/>
              </w:rPr>
            </w:pPr>
            <w:r w:rsidRPr="002C6B10">
              <w:rPr>
                <w:sz w:val="16"/>
                <w:szCs w:val="16"/>
              </w:rPr>
              <w:t>-</w:t>
            </w:r>
          </w:p>
        </w:tc>
        <w:tc>
          <w:tcPr>
            <w:tcW w:w="1559" w:type="dxa"/>
          </w:tcPr>
          <w:p w14:paraId="23A5D988" w14:textId="158EA992" w:rsidR="00BF06AB" w:rsidRPr="002C6B10" w:rsidRDefault="00E7647F" w:rsidP="00C76EDE">
            <w:pPr>
              <w:pStyle w:val="JRCText"/>
              <w:rPr>
                <w:sz w:val="16"/>
                <w:szCs w:val="16"/>
              </w:rPr>
            </w:pPr>
            <w:r w:rsidRPr="002C6B10">
              <w:rPr>
                <w:sz w:val="16"/>
                <w:szCs w:val="16"/>
              </w:rPr>
              <w:t>-</w:t>
            </w:r>
          </w:p>
        </w:tc>
        <w:tc>
          <w:tcPr>
            <w:tcW w:w="1418" w:type="dxa"/>
          </w:tcPr>
          <w:p w14:paraId="12164566" w14:textId="77777777" w:rsidR="00BF06AB" w:rsidRPr="002C6B10" w:rsidRDefault="00570772" w:rsidP="00C76EDE">
            <w:pPr>
              <w:pStyle w:val="JRCText"/>
              <w:rPr>
                <w:b/>
                <w:sz w:val="16"/>
                <w:szCs w:val="16"/>
              </w:rPr>
            </w:pPr>
            <w:r w:rsidRPr="002C6B10">
              <w:rPr>
                <w:b/>
                <w:sz w:val="16"/>
                <w:szCs w:val="16"/>
              </w:rPr>
              <w:t>2 targets</w:t>
            </w:r>
          </w:p>
          <w:p w14:paraId="2C96FF2A" w14:textId="35AEE05C" w:rsidR="00570772" w:rsidRPr="002C6B10" w:rsidRDefault="00570772" w:rsidP="000D3BCE">
            <w:pPr>
              <w:pStyle w:val="JRCText"/>
              <w:rPr>
                <w:sz w:val="16"/>
                <w:szCs w:val="16"/>
              </w:rPr>
            </w:pPr>
            <w:r w:rsidRPr="002C6B10">
              <w:rPr>
                <w:sz w:val="16"/>
                <w:szCs w:val="16"/>
              </w:rPr>
              <w:t>(sustainable fuel in aviation and road transport)</w:t>
            </w:r>
          </w:p>
        </w:tc>
        <w:tc>
          <w:tcPr>
            <w:tcW w:w="2268" w:type="dxa"/>
          </w:tcPr>
          <w:p w14:paraId="37C7B00C" w14:textId="222DAF81" w:rsidR="00BF06AB" w:rsidRPr="002C6B10" w:rsidRDefault="00E7647F" w:rsidP="00C76EDE">
            <w:pPr>
              <w:pStyle w:val="JRCText"/>
              <w:rPr>
                <w:sz w:val="16"/>
                <w:szCs w:val="16"/>
              </w:rPr>
            </w:pPr>
            <w:r w:rsidRPr="002C6B10">
              <w:rPr>
                <w:sz w:val="16"/>
                <w:szCs w:val="16"/>
              </w:rPr>
              <w:t>-</w:t>
            </w:r>
          </w:p>
        </w:tc>
        <w:tc>
          <w:tcPr>
            <w:tcW w:w="850" w:type="dxa"/>
          </w:tcPr>
          <w:p w14:paraId="02B98246" w14:textId="4E5A0936" w:rsidR="00BF06AB" w:rsidRPr="002C6B10" w:rsidRDefault="00570772" w:rsidP="00E7647F">
            <w:pPr>
              <w:pStyle w:val="JRCText"/>
              <w:jc w:val="center"/>
              <w:rPr>
                <w:sz w:val="16"/>
                <w:szCs w:val="16"/>
              </w:rPr>
            </w:pPr>
            <w:r w:rsidRPr="002C6B10">
              <w:rPr>
                <w:sz w:val="16"/>
                <w:szCs w:val="16"/>
              </w:rPr>
              <w:t>2</w:t>
            </w:r>
          </w:p>
        </w:tc>
      </w:tr>
      <w:tr w:rsidR="00E7647F" w:rsidRPr="002C6B10" w14:paraId="6BC25003" w14:textId="77777777" w:rsidTr="002C6B10">
        <w:tc>
          <w:tcPr>
            <w:tcW w:w="851" w:type="dxa"/>
            <w:vMerge/>
          </w:tcPr>
          <w:p w14:paraId="34080768" w14:textId="77777777" w:rsidR="00BF06AB" w:rsidRPr="002C6B10" w:rsidRDefault="00BF06AB" w:rsidP="00C76EDE">
            <w:pPr>
              <w:pStyle w:val="JRCText"/>
              <w:rPr>
                <w:b/>
                <w:sz w:val="16"/>
                <w:szCs w:val="16"/>
              </w:rPr>
            </w:pPr>
          </w:p>
        </w:tc>
        <w:tc>
          <w:tcPr>
            <w:tcW w:w="1236" w:type="dxa"/>
          </w:tcPr>
          <w:p w14:paraId="3B55CD69" w14:textId="7B5CD944" w:rsidR="00BF06AB" w:rsidRPr="002C6B10" w:rsidRDefault="00BF06AB" w:rsidP="00C76EDE">
            <w:pPr>
              <w:pStyle w:val="JRCText"/>
              <w:rPr>
                <w:b/>
                <w:sz w:val="16"/>
                <w:szCs w:val="16"/>
              </w:rPr>
            </w:pPr>
            <w:r w:rsidRPr="002C6B10">
              <w:rPr>
                <w:b/>
                <w:sz w:val="16"/>
                <w:szCs w:val="16"/>
              </w:rPr>
              <w:t>TA5 – Greening the CAP / Farm to fork Strategy</w:t>
            </w:r>
          </w:p>
        </w:tc>
        <w:tc>
          <w:tcPr>
            <w:tcW w:w="1457" w:type="dxa"/>
          </w:tcPr>
          <w:p w14:paraId="76816D24" w14:textId="572B9C0D" w:rsidR="00BF06AB" w:rsidRPr="002C6B10" w:rsidRDefault="00BA5FBD" w:rsidP="00C76EDE">
            <w:pPr>
              <w:pStyle w:val="JRCText"/>
              <w:rPr>
                <w:b/>
                <w:sz w:val="16"/>
                <w:szCs w:val="16"/>
              </w:rPr>
            </w:pPr>
            <w:r>
              <w:rPr>
                <w:b/>
                <w:sz w:val="16"/>
                <w:szCs w:val="16"/>
              </w:rPr>
              <w:t>4</w:t>
            </w:r>
            <w:r w:rsidR="00570772" w:rsidRPr="002C6B10">
              <w:rPr>
                <w:b/>
                <w:sz w:val="16"/>
                <w:szCs w:val="16"/>
              </w:rPr>
              <w:t xml:space="preserve"> targets</w:t>
            </w:r>
          </w:p>
          <w:p w14:paraId="65B61247" w14:textId="278AC811" w:rsidR="00570772" w:rsidRPr="002C6B10" w:rsidRDefault="00570772" w:rsidP="000D3BCE">
            <w:pPr>
              <w:pStyle w:val="JRCText"/>
              <w:rPr>
                <w:sz w:val="16"/>
                <w:szCs w:val="16"/>
              </w:rPr>
            </w:pPr>
            <w:r w:rsidRPr="002C6B10">
              <w:rPr>
                <w:sz w:val="16"/>
                <w:szCs w:val="16"/>
              </w:rPr>
              <w:t>(pesticides reduction, food waste related)</w:t>
            </w:r>
          </w:p>
        </w:tc>
        <w:tc>
          <w:tcPr>
            <w:tcW w:w="1559" w:type="dxa"/>
          </w:tcPr>
          <w:p w14:paraId="14E82588" w14:textId="7E691302" w:rsidR="00BF06AB" w:rsidRPr="002C6B10" w:rsidRDefault="00E7647F" w:rsidP="00C76EDE">
            <w:pPr>
              <w:pStyle w:val="JRCText"/>
              <w:rPr>
                <w:sz w:val="16"/>
                <w:szCs w:val="16"/>
              </w:rPr>
            </w:pPr>
            <w:r w:rsidRPr="002C6B10">
              <w:rPr>
                <w:sz w:val="16"/>
                <w:szCs w:val="16"/>
              </w:rPr>
              <w:t>-</w:t>
            </w:r>
          </w:p>
        </w:tc>
        <w:tc>
          <w:tcPr>
            <w:tcW w:w="1418" w:type="dxa"/>
          </w:tcPr>
          <w:p w14:paraId="28F48FED" w14:textId="7145F772" w:rsidR="00BF06AB" w:rsidRPr="002C6B10" w:rsidRDefault="00E7647F" w:rsidP="00C76EDE">
            <w:pPr>
              <w:pStyle w:val="JRCText"/>
              <w:rPr>
                <w:sz w:val="16"/>
                <w:szCs w:val="16"/>
              </w:rPr>
            </w:pPr>
            <w:r w:rsidRPr="002C6B10">
              <w:rPr>
                <w:sz w:val="16"/>
                <w:szCs w:val="16"/>
              </w:rPr>
              <w:t>-</w:t>
            </w:r>
          </w:p>
        </w:tc>
        <w:tc>
          <w:tcPr>
            <w:tcW w:w="2268" w:type="dxa"/>
          </w:tcPr>
          <w:p w14:paraId="49422F72" w14:textId="249F97AA" w:rsidR="00BF06AB" w:rsidRPr="002C6B10" w:rsidRDefault="00E7647F" w:rsidP="00C76EDE">
            <w:pPr>
              <w:pStyle w:val="JRCText"/>
              <w:rPr>
                <w:sz w:val="16"/>
                <w:szCs w:val="16"/>
              </w:rPr>
            </w:pPr>
            <w:r w:rsidRPr="002C6B10">
              <w:rPr>
                <w:sz w:val="16"/>
                <w:szCs w:val="16"/>
              </w:rPr>
              <w:t>-</w:t>
            </w:r>
          </w:p>
        </w:tc>
        <w:tc>
          <w:tcPr>
            <w:tcW w:w="850" w:type="dxa"/>
          </w:tcPr>
          <w:p w14:paraId="0B22F2AC" w14:textId="10CFDE22" w:rsidR="00BF06AB" w:rsidRPr="002C6B10" w:rsidRDefault="00BA5FBD" w:rsidP="00E7647F">
            <w:pPr>
              <w:pStyle w:val="JRCText"/>
              <w:jc w:val="center"/>
              <w:rPr>
                <w:sz w:val="16"/>
                <w:szCs w:val="16"/>
              </w:rPr>
            </w:pPr>
            <w:r>
              <w:rPr>
                <w:sz w:val="16"/>
                <w:szCs w:val="16"/>
              </w:rPr>
              <w:t>4</w:t>
            </w:r>
          </w:p>
        </w:tc>
      </w:tr>
      <w:tr w:rsidR="00E7647F" w:rsidRPr="002C6B10" w14:paraId="3F7FFB7C" w14:textId="77777777" w:rsidTr="002C6B10">
        <w:tc>
          <w:tcPr>
            <w:tcW w:w="851" w:type="dxa"/>
            <w:vMerge/>
          </w:tcPr>
          <w:p w14:paraId="2A189DB7" w14:textId="77777777" w:rsidR="00BF06AB" w:rsidRPr="002C6B10" w:rsidRDefault="00BF06AB" w:rsidP="00C76EDE">
            <w:pPr>
              <w:pStyle w:val="JRCText"/>
              <w:rPr>
                <w:b/>
                <w:sz w:val="16"/>
                <w:szCs w:val="16"/>
              </w:rPr>
            </w:pPr>
          </w:p>
        </w:tc>
        <w:tc>
          <w:tcPr>
            <w:tcW w:w="1236" w:type="dxa"/>
          </w:tcPr>
          <w:p w14:paraId="18846AA5" w14:textId="3310E471" w:rsidR="00BF06AB" w:rsidRPr="002C6B10" w:rsidRDefault="00BF06AB" w:rsidP="00C76EDE">
            <w:pPr>
              <w:pStyle w:val="JRCText"/>
              <w:rPr>
                <w:b/>
                <w:sz w:val="16"/>
                <w:szCs w:val="16"/>
              </w:rPr>
            </w:pPr>
            <w:r w:rsidRPr="002C6B10">
              <w:rPr>
                <w:b/>
                <w:sz w:val="16"/>
                <w:szCs w:val="16"/>
              </w:rPr>
              <w:t>TA6 – Preserving and Protecting Biodiversity</w:t>
            </w:r>
          </w:p>
        </w:tc>
        <w:tc>
          <w:tcPr>
            <w:tcW w:w="1457" w:type="dxa"/>
          </w:tcPr>
          <w:p w14:paraId="19149D3C" w14:textId="77777777" w:rsidR="00BF06AB" w:rsidRPr="002C6B10" w:rsidRDefault="00570772" w:rsidP="00C76EDE">
            <w:pPr>
              <w:pStyle w:val="JRCText"/>
              <w:rPr>
                <w:b/>
                <w:sz w:val="16"/>
                <w:szCs w:val="16"/>
              </w:rPr>
            </w:pPr>
            <w:r w:rsidRPr="002C6B10">
              <w:rPr>
                <w:b/>
                <w:sz w:val="16"/>
                <w:szCs w:val="16"/>
              </w:rPr>
              <w:t>3 targets</w:t>
            </w:r>
          </w:p>
          <w:p w14:paraId="2AFBF09E" w14:textId="20A4A90F" w:rsidR="00570772" w:rsidRPr="002C6B10" w:rsidRDefault="00570772" w:rsidP="000D3BCE">
            <w:pPr>
              <w:pStyle w:val="JRCText"/>
              <w:rPr>
                <w:sz w:val="16"/>
                <w:szCs w:val="16"/>
              </w:rPr>
            </w:pPr>
            <w:r w:rsidRPr="002C6B10">
              <w:rPr>
                <w:sz w:val="16"/>
                <w:szCs w:val="16"/>
              </w:rPr>
              <w:t>(organic farming expansion, fertilizers and nutrient losses reduction)</w:t>
            </w:r>
          </w:p>
        </w:tc>
        <w:tc>
          <w:tcPr>
            <w:tcW w:w="1559" w:type="dxa"/>
          </w:tcPr>
          <w:p w14:paraId="1E4AAB7A" w14:textId="1202373A" w:rsidR="00BF06AB" w:rsidRPr="002C6B10" w:rsidRDefault="00E7647F" w:rsidP="00C76EDE">
            <w:pPr>
              <w:pStyle w:val="JRCText"/>
              <w:rPr>
                <w:sz w:val="16"/>
                <w:szCs w:val="16"/>
              </w:rPr>
            </w:pPr>
            <w:r w:rsidRPr="002C6B10">
              <w:rPr>
                <w:sz w:val="16"/>
                <w:szCs w:val="16"/>
              </w:rPr>
              <w:t>-</w:t>
            </w:r>
          </w:p>
        </w:tc>
        <w:tc>
          <w:tcPr>
            <w:tcW w:w="1418" w:type="dxa"/>
          </w:tcPr>
          <w:p w14:paraId="31A12523" w14:textId="78E9176E" w:rsidR="00BF06AB" w:rsidRPr="002C6B10" w:rsidRDefault="00E7647F" w:rsidP="00C76EDE">
            <w:pPr>
              <w:pStyle w:val="JRCText"/>
              <w:rPr>
                <w:sz w:val="16"/>
                <w:szCs w:val="16"/>
              </w:rPr>
            </w:pPr>
            <w:r w:rsidRPr="002C6B10">
              <w:rPr>
                <w:sz w:val="16"/>
                <w:szCs w:val="16"/>
              </w:rPr>
              <w:t>-</w:t>
            </w:r>
          </w:p>
        </w:tc>
        <w:tc>
          <w:tcPr>
            <w:tcW w:w="2268" w:type="dxa"/>
          </w:tcPr>
          <w:p w14:paraId="0E1A83F0" w14:textId="42241DFD" w:rsidR="00BF06AB" w:rsidRPr="002C6B10" w:rsidRDefault="00E7647F" w:rsidP="00C76EDE">
            <w:pPr>
              <w:pStyle w:val="JRCText"/>
              <w:rPr>
                <w:sz w:val="16"/>
                <w:szCs w:val="16"/>
              </w:rPr>
            </w:pPr>
            <w:r w:rsidRPr="002C6B10">
              <w:rPr>
                <w:sz w:val="16"/>
                <w:szCs w:val="16"/>
              </w:rPr>
              <w:t>-</w:t>
            </w:r>
          </w:p>
        </w:tc>
        <w:tc>
          <w:tcPr>
            <w:tcW w:w="850" w:type="dxa"/>
          </w:tcPr>
          <w:p w14:paraId="2A4447F5" w14:textId="305384A3" w:rsidR="00BF06AB" w:rsidRPr="002C6B10" w:rsidRDefault="00570772" w:rsidP="00E7647F">
            <w:pPr>
              <w:pStyle w:val="JRCText"/>
              <w:jc w:val="center"/>
              <w:rPr>
                <w:sz w:val="16"/>
                <w:szCs w:val="16"/>
              </w:rPr>
            </w:pPr>
            <w:r w:rsidRPr="002C6B10">
              <w:rPr>
                <w:sz w:val="16"/>
                <w:szCs w:val="16"/>
              </w:rPr>
              <w:t>3</w:t>
            </w:r>
          </w:p>
        </w:tc>
      </w:tr>
      <w:tr w:rsidR="00E7647F" w:rsidRPr="002C6B10" w14:paraId="41E62B30" w14:textId="77777777" w:rsidTr="002C6B10">
        <w:tc>
          <w:tcPr>
            <w:tcW w:w="851" w:type="dxa"/>
            <w:vMerge/>
            <w:tcBorders>
              <w:bottom w:val="single" w:sz="4" w:space="0" w:color="auto"/>
            </w:tcBorders>
          </w:tcPr>
          <w:p w14:paraId="4E1E9CB0" w14:textId="77777777" w:rsidR="00BF06AB" w:rsidRPr="002C6B10" w:rsidRDefault="00BF06AB" w:rsidP="00C76EDE">
            <w:pPr>
              <w:pStyle w:val="JRCText"/>
              <w:rPr>
                <w:b/>
                <w:sz w:val="16"/>
                <w:szCs w:val="16"/>
              </w:rPr>
            </w:pPr>
          </w:p>
        </w:tc>
        <w:tc>
          <w:tcPr>
            <w:tcW w:w="1236" w:type="dxa"/>
            <w:tcBorders>
              <w:bottom w:val="single" w:sz="4" w:space="0" w:color="auto"/>
            </w:tcBorders>
          </w:tcPr>
          <w:p w14:paraId="527685A0" w14:textId="0D674715" w:rsidR="00BF06AB" w:rsidRPr="002C6B10" w:rsidRDefault="00BF06AB" w:rsidP="00C76EDE">
            <w:pPr>
              <w:pStyle w:val="JRCText"/>
              <w:rPr>
                <w:b/>
                <w:sz w:val="16"/>
                <w:szCs w:val="16"/>
              </w:rPr>
            </w:pPr>
            <w:r w:rsidRPr="002C6B10">
              <w:rPr>
                <w:b/>
                <w:sz w:val="16"/>
                <w:szCs w:val="16"/>
              </w:rPr>
              <w:t>TA7 – Towards a Zero Pollution for a toxic free environment</w:t>
            </w:r>
          </w:p>
        </w:tc>
        <w:tc>
          <w:tcPr>
            <w:tcW w:w="1457" w:type="dxa"/>
          </w:tcPr>
          <w:p w14:paraId="7C963FEF" w14:textId="77777777" w:rsidR="00BF06AB" w:rsidRPr="002C6B10" w:rsidRDefault="00570772" w:rsidP="00C76EDE">
            <w:pPr>
              <w:pStyle w:val="JRCText"/>
              <w:rPr>
                <w:b/>
                <w:sz w:val="16"/>
                <w:szCs w:val="16"/>
              </w:rPr>
            </w:pPr>
            <w:r w:rsidRPr="002C6B10">
              <w:rPr>
                <w:b/>
                <w:sz w:val="16"/>
                <w:szCs w:val="16"/>
              </w:rPr>
              <w:t>1 target</w:t>
            </w:r>
          </w:p>
          <w:p w14:paraId="27F137C6" w14:textId="75A22951" w:rsidR="00570772" w:rsidRPr="002C6B10" w:rsidRDefault="00570772" w:rsidP="000D3BCE">
            <w:pPr>
              <w:pStyle w:val="JRCText"/>
              <w:rPr>
                <w:sz w:val="16"/>
                <w:szCs w:val="16"/>
              </w:rPr>
            </w:pPr>
            <w:r w:rsidRPr="002C6B10">
              <w:rPr>
                <w:sz w:val="16"/>
                <w:szCs w:val="16"/>
              </w:rPr>
              <w:t>(reduction in pesticides)</w:t>
            </w:r>
          </w:p>
        </w:tc>
        <w:tc>
          <w:tcPr>
            <w:tcW w:w="1559" w:type="dxa"/>
          </w:tcPr>
          <w:p w14:paraId="6BF568F0" w14:textId="3549D81A" w:rsidR="00BF06AB" w:rsidRPr="002C6B10" w:rsidRDefault="00E7647F" w:rsidP="00C76EDE">
            <w:pPr>
              <w:pStyle w:val="JRCText"/>
              <w:rPr>
                <w:sz w:val="16"/>
                <w:szCs w:val="16"/>
              </w:rPr>
            </w:pPr>
            <w:r w:rsidRPr="002C6B10">
              <w:rPr>
                <w:sz w:val="16"/>
                <w:szCs w:val="16"/>
              </w:rPr>
              <w:t>-</w:t>
            </w:r>
          </w:p>
        </w:tc>
        <w:tc>
          <w:tcPr>
            <w:tcW w:w="1418" w:type="dxa"/>
          </w:tcPr>
          <w:p w14:paraId="40C7C05D" w14:textId="0F6C923D" w:rsidR="00BF06AB" w:rsidRPr="002C6B10" w:rsidRDefault="00E7647F" w:rsidP="00C76EDE">
            <w:pPr>
              <w:pStyle w:val="JRCText"/>
              <w:rPr>
                <w:sz w:val="16"/>
                <w:szCs w:val="16"/>
              </w:rPr>
            </w:pPr>
            <w:r w:rsidRPr="002C6B10">
              <w:rPr>
                <w:sz w:val="16"/>
                <w:szCs w:val="16"/>
              </w:rPr>
              <w:t>-</w:t>
            </w:r>
          </w:p>
        </w:tc>
        <w:tc>
          <w:tcPr>
            <w:tcW w:w="2268" w:type="dxa"/>
          </w:tcPr>
          <w:p w14:paraId="4A2B8F52" w14:textId="728D4EC8" w:rsidR="00BF06AB" w:rsidRPr="002C6B10" w:rsidRDefault="00E7647F" w:rsidP="00C76EDE">
            <w:pPr>
              <w:pStyle w:val="JRCText"/>
              <w:rPr>
                <w:sz w:val="16"/>
                <w:szCs w:val="16"/>
              </w:rPr>
            </w:pPr>
            <w:r w:rsidRPr="002C6B10">
              <w:rPr>
                <w:sz w:val="16"/>
                <w:szCs w:val="16"/>
              </w:rPr>
              <w:t>-</w:t>
            </w:r>
          </w:p>
        </w:tc>
        <w:tc>
          <w:tcPr>
            <w:tcW w:w="850" w:type="dxa"/>
          </w:tcPr>
          <w:p w14:paraId="042606F9" w14:textId="25F5BE52" w:rsidR="00BF06AB" w:rsidRPr="002C6B10" w:rsidRDefault="00570772" w:rsidP="00E7647F">
            <w:pPr>
              <w:pStyle w:val="JRCText"/>
              <w:jc w:val="center"/>
              <w:rPr>
                <w:sz w:val="16"/>
                <w:szCs w:val="16"/>
              </w:rPr>
            </w:pPr>
            <w:r w:rsidRPr="002C6B10">
              <w:rPr>
                <w:sz w:val="16"/>
                <w:szCs w:val="16"/>
              </w:rPr>
              <w:t>1</w:t>
            </w:r>
          </w:p>
        </w:tc>
      </w:tr>
      <w:tr w:rsidR="00E7647F" w:rsidRPr="002C6B10" w14:paraId="26383BEF" w14:textId="77777777" w:rsidTr="002C6B10">
        <w:trPr>
          <w:cantSplit/>
          <w:trHeight w:val="1134"/>
        </w:trPr>
        <w:tc>
          <w:tcPr>
            <w:tcW w:w="851" w:type="dxa"/>
            <w:tcBorders>
              <w:bottom w:val="single" w:sz="4" w:space="0" w:color="auto"/>
            </w:tcBorders>
            <w:textDirection w:val="btLr"/>
          </w:tcPr>
          <w:p w14:paraId="1CF561E6" w14:textId="02F8825E" w:rsidR="00BF06AB" w:rsidRPr="002C6B10" w:rsidRDefault="00E7647F" w:rsidP="00E7647F">
            <w:pPr>
              <w:pStyle w:val="JRCText"/>
              <w:ind w:left="113" w:right="113"/>
              <w:rPr>
                <w:sz w:val="16"/>
                <w:szCs w:val="16"/>
              </w:rPr>
            </w:pPr>
            <w:r w:rsidRPr="002C6B10">
              <w:rPr>
                <w:b/>
                <w:sz w:val="16"/>
                <w:szCs w:val="16"/>
              </w:rPr>
              <w:t>Additional</w:t>
            </w:r>
          </w:p>
        </w:tc>
        <w:tc>
          <w:tcPr>
            <w:tcW w:w="1236" w:type="dxa"/>
            <w:tcBorders>
              <w:bottom w:val="single" w:sz="4" w:space="0" w:color="auto"/>
            </w:tcBorders>
          </w:tcPr>
          <w:p w14:paraId="3613BB23" w14:textId="29434BF7" w:rsidR="00BF06AB" w:rsidRPr="002C6B10" w:rsidRDefault="00570772" w:rsidP="00C76EDE">
            <w:pPr>
              <w:pStyle w:val="JRCText"/>
              <w:rPr>
                <w:b/>
                <w:sz w:val="16"/>
                <w:szCs w:val="16"/>
              </w:rPr>
            </w:pPr>
            <w:r w:rsidRPr="002C6B10">
              <w:rPr>
                <w:b/>
                <w:sz w:val="16"/>
                <w:szCs w:val="16"/>
              </w:rPr>
              <w:t>EGD Ambitions</w:t>
            </w:r>
          </w:p>
        </w:tc>
        <w:tc>
          <w:tcPr>
            <w:tcW w:w="1457" w:type="dxa"/>
            <w:tcBorders>
              <w:bottom w:val="single" w:sz="4" w:space="0" w:color="auto"/>
            </w:tcBorders>
          </w:tcPr>
          <w:p w14:paraId="533CC9F4" w14:textId="21F6E46D" w:rsidR="00BF06AB" w:rsidRPr="002C6B10" w:rsidRDefault="00570772" w:rsidP="00C76EDE">
            <w:pPr>
              <w:pStyle w:val="JRCText"/>
              <w:rPr>
                <w:b/>
                <w:sz w:val="16"/>
                <w:szCs w:val="16"/>
              </w:rPr>
            </w:pPr>
            <w:r w:rsidRPr="002C6B10">
              <w:rPr>
                <w:b/>
                <w:sz w:val="16"/>
                <w:szCs w:val="16"/>
              </w:rPr>
              <w:t>1 ambition</w:t>
            </w:r>
          </w:p>
          <w:p w14:paraId="2DFEFA5E" w14:textId="43C51CC1" w:rsidR="00570772" w:rsidRPr="002C6B10" w:rsidRDefault="00570772" w:rsidP="000D3BCE">
            <w:pPr>
              <w:pStyle w:val="JRCText"/>
              <w:rPr>
                <w:sz w:val="16"/>
                <w:szCs w:val="16"/>
              </w:rPr>
            </w:pPr>
            <w:r w:rsidRPr="002C6B10">
              <w:rPr>
                <w:sz w:val="16"/>
                <w:szCs w:val="16"/>
              </w:rPr>
              <w:t>(sustainable and healthy diets)</w:t>
            </w:r>
          </w:p>
        </w:tc>
        <w:tc>
          <w:tcPr>
            <w:tcW w:w="1559" w:type="dxa"/>
          </w:tcPr>
          <w:p w14:paraId="2E785772" w14:textId="77777777" w:rsidR="00BF06AB" w:rsidRPr="002C6B10" w:rsidRDefault="00570772" w:rsidP="00570772">
            <w:pPr>
              <w:pStyle w:val="JRCText"/>
              <w:rPr>
                <w:b/>
                <w:sz w:val="16"/>
                <w:szCs w:val="16"/>
              </w:rPr>
            </w:pPr>
            <w:r w:rsidRPr="002C6B10">
              <w:rPr>
                <w:b/>
                <w:sz w:val="16"/>
                <w:szCs w:val="16"/>
              </w:rPr>
              <w:t>1 ambition</w:t>
            </w:r>
          </w:p>
          <w:p w14:paraId="29D7BB05" w14:textId="2A7E3931" w:rsidR="005C2FF0" w:rsidRPr="002C6B10" w:rsidRDefault="005C2FF0" w:rsidP="000D3BCE">
            <w:pPr>
              <w:pStyle w:val="JRCText"/>
              <w:rPr>
                <w:sz w:val="16"/>
                <w:szCs w:val="16"/>
              </w:rPr>
            </w:pPr>
            <w:r w:rsidRPr="002C6B10">
              <w:rPr>
                <w:sz w:val="16"/>
                <w:szCs w:val="16"/>
              </w:rPr>
              <w:t>(achieving deep renovation in buildings)</w:t>
            </w:r>
          </w:p>
        </w:tc>
        <w:tc>
          <w:tcPr>
            <w:tcW w:w="1418" w:type="dxa"/>
          </w:tcPr>
          <w:p w14:paraId="31AFC170" w14:textId="77777777" w:rsidR="00BF06AB" w:rsidRPr="002C6B10" w:rsidRDefault="00570772" w:rsidP="00C76EDE">
            <w:pPr>
              <w:pStyle w:val="JRCText"/>
              <w:rPr>
                <w:b/>
                <w:sz w:val="16"/>
                <w:szCs w:val="16"/>
              </w:rPr>
            </w:pPr>
            <w:r w:rsidRPr="002C6B10">
              <w:rPr>
                <w:b/>
                <w:sz w:val="16"/>
                <w:szCs w:val="16"/>
              </w:rPr>
              <w:t>1 ambition</w:t>
            </w:r>
          </w:p>
          <w:p w14:paraId="3339E0D5" w14:textId="0DF16625" w:rsidR="00570772" w:rsidRDefault="00570772" w:rsidP="000D3BCE">
            <w:pPr>
              <w:pStyle w:val="JRCText"/>
              <w:rPr>
                <w:sz w:val="16"/>
                <w:szCs w:val="16"/>
              </w:rPr>
            </w:pPr>
          </w:p>
          <w:p w14:paraId="44BA4951" w14:textId="77777777" w:rsidR="005C2FF0" w:rsidRDefault="005C2FF0" w:rsidP="005C2FF0">
            <w:pPr>
              <w:pStyle w:val="JRCText"/>
              <w:rPr>
                <w:sz w:val="16"/>
                <w:szCs w:val="16"/>
              </w:rPr>
            </w:pPr>
            <w:r w:rsidRPr="002C6B10">
              <w:rPr>
                <w:sz w:val="16"/>
                <w:szCs w:val="16"/>
              </w:rPr>
              <w:t>(expansion of electric cars)</w:t>
            </w:r>
          </w:p>
          <w:p w14:paraId="542E849C" w14:textId="5B67ABE2" w:rsidR="005C2FF0" w:rsidRPr="002C6B10" w:rsidRDefault="005C2FF0" w:rsidP="000D3BCE">
            <w:pPr>
              <w:pStyle w:val="JRCText"/>
              <w:rPr>
                <w:sz w:val="16"/>
                <w:szCs w:val="16"/>
              </w:rPr>
            </w:pPr>
          </w:p>
        </w:tc>
        <w:tc>
          <w:tcPr>
            <w:tcW w:w="2268" w:type="dxa"/>
          </w:tcPr>
          <w:p w14:paraId="17A22DB1" w14:textId="67D9CEA8" w:rsidR="00570772" w:rsidRPr="002C6B10" w:rsidRDefault="00570772" w:rsidP="000D3BCE">
            <w:pPr>
              <w:pStyle w:val="JRCText"/>
              <w:rPr>
                <w:sz w:val="16"/>
                <w:szCs w:val="16"/>
              </w:rPr>
            </w:pPr>
          </w:p>
        </w:tc>
        <w:tc>
          <w:tcPr>
            <w:tcW w:w="850" w:type="dxa"/>
          </w:tcPr>
          <w:p w14:paraId="43BF8AAF" w14:textId="12F50BD8" w:rsidR="00BF06AB" w:rsidRPr="002C6B10" w:rsidRDefault="00E911E7" w:rsidP="00E7647F">
            <w:pPr>
              <w:pStyle w:val="JRCText"/>
              <w:jc w:val="center"/>
              <w:rPr>
                <w:sz w:val="16"/>
                <w:szCs w:val="16"/>
              </w:rPr>
            </w:pPr>
            <w:r>
              <w:rPr>
                <w:sz w:val="16"/>
                <w:szCs w:val="16"/>
              </w:rPr>
              <w:t>3</w:t>
            </w:r>
          </w:p>
        </w:tc>
      </w:tr>
      <w:tr w:rsidR="00E7647F" w:rsidRPr="002C6B10" w14:paraId="065C096A" w14:textId="77777777" w:rsidTr="002C6B10">
        <w:tc>
          <w:tcPr>
            <w:tcW w:w="851" w:type="dxa"/>
            <w:tcBorders>
              <w:top w:val="single" w:sz="4" w:space="0" w:color="auto"/>
              <w:left w:val="nil"/>
              <w:bottom w:val="nil"/>
              <w:right w:val="single" w:sz="4" w:space="0" w:color="auto"/>
            </w:tcBorders>
          </w:tcPr>
          <w:p w14:paraId="440BDC36" w14:textId="65A1907F" w:rsidR="00BF06AB" w:rsidRPr="002C6B10" w:rsidRDefault="00BF06AB" w:rsidP="00C76EDE">
            <w:pPr>
              <w:pStyle w:val="JRCText"/>
              <w:rPr>
                <w:sz w:val="16"/>
                <w:szCs w:val="16"/>
              </w:rPr>
            </w:pPr>
          </w:p>
        </w:tc>
        <w:tc>
          <w:tcPr>
            <w:tcW w:w="1236" w:type="dxa"/>
            <w:tcBorders>
              <w:top w:val="single" w:sz="4" w:space="0" w:color="auto"/>
              <w:left w:val="single" w:sz="4" w:space="0" w:color="auto"/>
            </w:tcBorders>
          </w:tcPr>
          <w:p w14:paraId="566009ED" w14:textId="5AF738EB" w:rsidR="00BF06AB" w:rsidRPr="002C6B10" w:rsidRDefault="00E7647F" w:rsidP="00C76EDE">
            <w:pPr>
              <w:pStyle w:val="JRCText"/>
              <w:rPr>
                <w:b/>
                <w:sz w:val="16"/>
                <w:szCs w:val="16"/>
              </w:rPr>
            </w:pPr>
            <w:r w:rsidRPr="002C6B10">
              <w:rPr>
                <w:b/>
                <w:sz w:val="16"/>
                <w:szCs w:val="16"/>
              </w:rPr>
              <w:t>Total targets by BOP</w:t>
            </w:r>
          </w:p>
        </w:tc>
        <w:tc>
          <w:tcPr>
            <w:tcW w:w="1457" w:type="dxa"/>
          </w:tcPr>
          <w:p w14:paraId="3D69BB97" w14:textId="11FFE965" w:rsidR="00BF06AB" w:rsidRPr="002C6B10" w:rsidRDefault="00BA5FBD" w:rsidP="005D572D">
            <w:pPr>
              <w:pStyle w:val="JRCText"/>
              <w:jc w:val="center"/>
              <w:rPr>
                <w:sz w:val="16"/>
                <w:szCs w:val="16"/>
              </w:rPr>
            </w:pPr>
            <w:r>
              <w:rPr>
                <w:sz w:val="16"/>
                <w:szCs w:val="16"/>
              </w:rPr>
              <w:t>9</w:t>
            </w:r>
          </w:p>
        </w:tc>
        <w:tc>
          <w:tcPr>
            <w:tcW w:w="1559" w:type="dxa"/>
          </w:tcPr>
          <w:p w14:paraId="1C4E5850" w14:textId="2C97EC70" w:rsidR="00BF06AB" w:rsidRPr="002C6B10" w:rsidRDefault="00C254C7" w:rsidP="00E7647F">
            <w:pPr>
              <w:pStyle w:val="JRCText"/>
              <w:jc w:val="center"/>
              <w:rPr>
                <w:sz w:val="16"/>
                <w:szCs w:val="16"/>
              </w:rPr>
            </w:pPr>
            <w:r>
              <w:rPr>
                <w:sz w:val="16"/>
                <w:szCs w:val="16"/>
              </w:rPr>
              <w:t>5</w:t>
            </w:r>
          </w:p>
        </w:tc>
        <w:tc>
          <w:tcPr>
            <w:tcW w:w="1418" w:type="dxa"/>
          </w:tcPr>
          <w:p w14:paraId="049EC158" w14:textId="13EC9B6C" w:rsidR="00BF06AB" w:rsidRPr="002C6B10" w:rsidRDefault="00E7647F" w:rsidP="00E7647F">
            <w:pPr>
              <w:pStyle w:val="JRCText"/>
              <w:jc w:val="center"/>
              <w:rPr>
                <w:sz w:val="16"/>
                <w:szCs w:val="16"/>
              </w:rPr>
            </w:pPr>
            <w:r w:rsidRPr="002C6B10">
              <w:rPr>
                <w:sz w:val="16"/>
                <w:szCs w:val="16"/>
              </w:rPr>
              <w:t>3</w:t>
            </w:r>
          </w:p>
        </w:tc>
        <w:tc>
          <w:tcPr>
            <w:tcW w:w="2268" w:type="dxa"/>
          </w:tcPr>
          <w:p w14:paraId="596BFCFF" w14:textId="116DDCF1" w:rsidR="00BF06AB" w:rsidRPr="002C6B10" w:rsidRDefault="00E911E7" w:rsidP="00E7647F">
            <w:pPr>
              <w:pStyle w:val="JRCText"/>
              <w:jc w:val="center"/>
              <w:rPr>
                <w:sz w:val="16"/>
                <w:szCs w:val="16"/>
              </w:rPr>
            </w:pPr>
            <w:r>
              <w:rPr>
                <w:sz w:val="16"/>
                <w:szCs w:val="16"/>
              </w:rPr>
              <w:t>19</w:t>
            </w:r>
          </w:p>
        </w:tc>
        <w:tc>
          <w:tcPr>
            <w:tcW w:w="850" w:type="dxa"/>
          </w:tcPr>
          <w:p w14:paraId="1ED5AD0A" w14:textId="53EF1BD1" w:rsidR="00BF06AB" w:rsidRPr="002C6B10" w:rsidRDefault="00E911E7" w:rsidP="00E911E7">
            <w:pPr>
              <w:pStyle w:val="JRCText"/>
              <w:jc w:val="center"/>
              <w:rPr>
                <w:b/>
                <w:sz w:val="16"/>
                <w:szCs w:val="16"/>
              </w:rPr>
            </w:pPr>
            <w:r w:rsidRPr="002C6B10">
              <w:rPr>
                <w:b/>
                <w:sz w:val="16"/>
                <w:szCs w:val="16"/>
              </w:rPr>
              <w:t>3</w:t>
            </w:r>
            <w:r>
              <w:rPr>
                <w:b/>
                <w:sz w:val="16"/>
                <w:szCs w:val="16"/>
              </w:rPr>
              <w:t>6</w:t>
            </w:r>
          </w:p>
        </w:tc>
      </w:tr>
    </w:tbl>
    <w:p w14:paraId="70E0C2E2" w14:textId="37FC9CAF" w:rsidR="006548A8" w:rsidRDefault="005E7A1A" w:rsidP="00FC44E4">
      <w:pPr>
        <w:pStyle w:val="JRCFiguresource"/>
      </w:pPr>
      <w:r w:rsidRPr="008E0145">
        <w:rPr>
          <w:rFonts w:eastAsia="EC Square Sans Pro"/>
        </w:rPr>
        <w:t>Source: own elaboration.</w:t>
      </w:r>
      <w:r w:rsidR="006548A8">
        <w:br w:type="page"/>
      </w:r>
    </w:p>
    <w:p w14:paraId="3F430F7D" w14:textId="6D6B7F3E" w:rsidR="00BB6B49" w:rsidRDefault="7B9A85DB" w:rsidP="5DD3215A">
      <w:pPr>
        <w:pStyle w:val="JRCLevel-3title"/>
        <w:rPr>
          <w:rFonts w:eastAsia="EC Square Sans Pro" w:cs="EC Square Sans Pro"/>
        </w:rPr>
      </w:pPr>
      <w:bookmarkStart w:id="83" w:name="_Toc182346082"/>
      <w:bookmarkStart w:id="84" w:name="_Toc182346085"/>
      <w:bookmarkStart w:id="85" w:name="_Toc182346086"/>
      <w:bookmarkStart w:id="86" w:name="_Toc191999850"/>
      <w:bookmarkEnd w:id="83"/>
      <w:bookmarkEnd w:id="84"/>
      <w:r w:rsidRPr="15EA60C0">
        <w:rPr>
          <w:rFonts w:eastAsia="EC Square Sans Pro" w:cs="EC Square Sans Pro"/>
        </w:rPr>
        <w:lastRenderedPageBreak/>
        <w:t xml:space="preserve">Consumption Footprint </w:t>
      </w:r>
      <w:r w:rsidR="00B92647">
        <w:rPr>
          <w:rFonts w:eastAsia="EC Square Sans Pro" w:cs="EC Square Sans Pro"/>
        </w:rPr>
        <w:t>in</w:t>
      </w:r>
      <w:r w:rsidR="00B92647" w:rsidRPr="15EA60C0">
        <w:rPr>
          <w:rFonts w:eastAsia="EC Square Sans Pro" w:cs="EC Square Sans Pro"/>
        </w:rPr>
        <w:t xml:space="preserve"> </w:t>
      </w:r>
      <w:r w:rsidRPr="15EA60C0">
        <w:rPr>
          <w:rFonts w:eastAsia="EC Square Sans Pro" w:cs="EC Square Sans Pro"/>
        </w:rPr>
        <w:t>2030</w:t>
      </w:r>
      <w:bookmarkEnd w:id="85"/>
      <w:bookmarkEnd w:id="86"/>
    </w:p>
    <w:p w14:paraId="6710E713" w14:textId="272F2A8D" w:rsidR="003A4E5E" w:rsidRPr="00FC6824" w:rsidRDefault="00A82A07" w:rsidP="00135317">
      <w:pPr>
        <w:pStyle w:val="JRCText"/>
        <w:pBdr>
          <w:top w:val="single" w:sz="4" w:space="1" w:color="auto"/>
          <w:left w:val="single" w:sz="4" w:space="4" w:color="auto"/>
          <w:bottom w:val="single" w:sz="4" w:space="1" w:color="auto"/>
          <w:right w:val="single" w:sz="4" w:space="4" w:color="auto"/>
        </w:pBdr>
      </w:pPr>
      <w:r w:rsidRPr="002C6B10">
        <w:t>T</w:t>
      </w:r>
      <w:r w:rsidR="00667C87" w:rsidRPr="002C6B10">
        <w:t xml:space="preserve">he </w:t>
      </w:r>
      <w:r w:rsidR="00667C87" w:rsidRPr="002C6B10">
        <w:rPr>
          <w:b/>
        </w:rPr>
        <w:t>Consumption Footprint is far above the planetary boundaries for 5 out of 16</w:t>
      </w:r>
      <w:r w:rsidR="004C7350">
        <w:rPr>
          <w:b/>
        </w:rPr>
        <w:t xml:space="preserve"> considered</w:t>
      </w:r>
      <w:r w:rsidR="00667C87" w:rsidRPr="002C6B10">
        <w:rPr>
          <w:b/>
        </w:rPr>
        <w:t xml:space="preserve"> environmental impact categories</w:t>
      </w:r>
      <w:r w:rsidRPr="002C6B10">
        <w:t xml:space="preserve">. </w:t>
      </w:r>
      <w:r w:rsidR="00A61F4D">
        <w:t xml:space="preserve">However, </w:t>
      </w:r>
      <w:r w:rsidR="002C5031">
        <w:rPr>
          <w:b/>
        </w:rPr>
        <w:t xml:space="preserve">GTT </w:t>
      </w:r>
      <w:r w:rsidR="003A4E5E" w:rsidRPr="002C6B10">
        <w:rPr>
          <w:b/>
        </w:rPr>
        <w:t>policies</w:t>
      </w:r>
      <w:r w:rsidR="000B34CC" w:rsidRPr="002C6B10">
        <w:rPr>
          <w:b/>
        </w:rPr>
        <w:t xml:space="preserve"> </w:t>
      </w:r>
      <w:r w:rsidR="002C5031">
        <w:rPr>
          <w:b/>
        </w:rPr>
        <w:t xml:space="preserve">that are on track </w:t>
      </w:r>
      <w:r w:rsidR="000B34CC" w:rsidRPr="002C6B10">
        <w:rPr>
          <w:b/>
        </w:rPr>
        <w:t>have significant positive impacts</w:t>
      </w:r>
      <w:r w:rsidR="007254F5" w:rsidRPr="002C6B10">
        <w:t xml:space="preserve"> to reduce and mitigate additional increases in the other categories despite economic growth</w:t>
      </w:r>
      <w:r w:rsidR="00A911FF">
        <w:t>, and the achievement of ambitions could support additional benefit to 2030 assessment</w:t>
      </w:r>
      <w:r w:rsidR="007254F5" w:rsidRPr="002C6B10">
        <w:t xml:space="preserve">. </w:t>
      </w:r>
      <w:r w:rsidR="007254F5" w:rsidRPr="002C6B10">
        <w:rPr>
          <w:b/>
        </w:rPr>
        <w:t xml:space="preserve">The areas where the greatest opportunity lies appear to be </w:t>
      </w:r>
      <w:r w:rsidR="003A4E5E" w:rsidRPr="002C6B10">
        <w:rPr>
          <w:b/>
        </w:rPr>
        <w:t>housing</w:t>
      </w:r>
      <w:r w:rsidR="007254F5" w:rsidRPr="002C6B10">
        <w:rPr>
          <w:b/>
        </w:rPr>
        <w:t xml:space="preserve"> and </w:t>
      </w:r>
      <w:r w:rsidR="003A4E5E" w:rsidRPr="002C6B10">
        <w:rPr>
          <w:b/>
        </w:rPr>
        <w:t xml:space="preserve">food </w:t>
      </w:r>
      <w:r w:rsidR="007254F5" w:rsidRPr="002C6B10">
        <w:t xml:space="preserve">while mobility, household goods and appliances are expected to increase their impacts even </w:t>
      </w:r>
      <w:r w:rsidR="6184A77E">
        <w:t xml:space="preserve">if </w:t>
      </w:r>
      <w:r w:rsidR="00A911FF">
        <w:t>GTT</w:t>
      </w:r>
      <w:r w:rsidR="00A911FF" w:rsidRPr="002C6B10">
        <w:t xml:space="preserve"> </w:t>
      </w:r>
      <w:r w:rsidR="007254F5" w:rsidRPr="002C6B10">
        <w:t>ambitions are reached</w:t>
      </w:r>
      <w:r w:rsidR="00FC6824">
        <w:t xml:space="preserve"> due to increased consumption trends</w:t>
      </w:r>
      <w:r w:rsidR="007254F5" w:rsidRPr="002C6B10">
        <w:t xml:space="preserve">. </w:t>
      </w:r>
    </w:p>
    <w:p w14:paraId="4A69FB63" w14:textId="7F5A7967" w:rsidR="009D39C3" w:rsidRPr="00CC2519" w:rsidRDefault="009D39C3" w:rsidP="00B864CC">
      <w:pPr>
        <w:pStyle w:val="JRCText"/>
        <w:rPr>
          <w:b/>
          <w:i/>
          <w:u w:val="single"/>
        </w:rPr>
      </w:pPr>
      <w:r w:rsidRPr="00CC2519">
        <w:rPr>
          <w:b/>
          <w:i/>
          <w:u w:val="single"/>
        </w:rPr>
        <w:t xml:space="preserve">How are trends expected to evolve over time? </w:t>
      </w:r>
    </w:p>
    <w:p w14:paraId="6A5A8BB2" w14:textId="5F3545A4" w:rsidR="00CF6331" w:rsidRDefault="00311E56" w:rsidP="00B864CC">
      <w:pPr>
        <w:pStyle w:val="JRCText"/>
      </w:pPr>
      <w:r>
        <w:t>When adopting a</w:t>
      </w:r>
      <w:r w:rsidR="00CF6331">
        <w:t>n</w:t>
      </w:r>
      <w:r>
        <w:t xml:space="preserve"> EU territorial perspective, t</w:t>
      </w:r>
      <w:r w:rsidR="0076519B">
        <w:t xml:space="preserve">he </w:t>
      </w:r>
      <w:r w:rsidR="0076519B" w:rsidRPr="00311E56">
        <w:rPr>
          <w:b/>
        </w:rPr>
        <w:t>Domestic Footprint</w:t>
      </w:r>
      <w:r w:rsidR="0076519B">
        <w:t xml:space="preserve"> shows that environmental impacts are decreasing on EU territory for the period 2010 to 2022, and further reduction are expected even in the </w:t>
      </w:r>
      <w:r w:rsidR="0076519B" w:rsidRPr="00575B0D">
        <w:rPr>
          <w:b/>
        </w:rPr>
        <w:t xml:space="preserve">NO </w:t>
      </w:r>
      <w:r w:rsidR="0076519B">
        <w:rPr>
          <w:b/>
        </w:rPr>
        <w:t>GTT</w:t>
      </w:r>
      <w:r w:rsidR="0076519B">
        <w:t xml:space="preserve"> scenario thanks to the effects of current macro-economic and political trends </w:t>
      </w:r>
      <w:r w:rsidR="00523548">
        <w:t>including the</w:t>
      </w:r>
      <w:r w:rsidR="0076519B">
        <w:t xml:space="preserve"> relocation of industrial plants outside of the EU.</w:t>
      </w:r>
      <w:r w:rsidR="00B4494D">
        <w:t xml:space="preserve"> These effects are further reduced in the various considered scenarios</w:t>
      </w:r>
      <w:r w:rsidR="00CF6331">
        <w:t xml:space="preserve"> (see </w:t>
      </w:r>
      <w:r w:rsidR="00485FBF">
        <w:rPr>
          <w:highlight w:val="green"/>
        </w:rPr>
        <w:fldChar w:fldCharType="begin"/>
      </w:r>
      <w:r w:rsidR="00485FBF">
        <w:rPr>
          <w:highlight w:val="green"/>
        </w:rPr>
        <w:instrText xml:space="preserve"> ADDIN ZOTERO_ITEM CSL_CITATION {"citationID":"qPyMg5CG","properties":{"formattedCitation":"[3]","plainCitation":"[3]","noteIndex":0},"citationItems":[{"id":1027,"uris":["http://zotero.org/groups/5272309/items/SZHAHM6E"],"itemData":{"id":1027,"type":"webpage","abstract":"The European Commission - Joint Research Centre has developed and kept updating since 2016 a modelling framework that includes the Consumption Footprint (CF) and the Domestic Footprint (CF) models, which have become established as a means for monitoring the progress of the EU’s environmental performance. The models are based on Life Cycle Assessment, and use the Environmental Footprint (EF) impact assessment method to produce a set of 16 indicators (also available as a single weighted score) to assess the environmental impacts of EU production and consumption, and compare to the planetary boundaries. This report describes how these models can be applied to generate an outlook in the framework of the Zero Pollution Action Plan (ZPAP) for 2030. This is performed via: (i) calculating the ZPAP official targets in the context of the models, (ii) integrating selected relevant and illustrative green transition measures from the targets and ambitions of the European Green Deal (iii) comparing three progressively more ambitious scenarios simulating the achievement of these measures. The results indicate that the gap is widening between the environmental impacts occurring within the EU’s borders and those linked to consumption via supply chains, that is, those that result from imports into the EU. The selected green transition measures should make progress in terms of reducing environmental impact within the EU. However, via integrating additional ambitions the EU could accelerate actions for almost all EF environmental indicators, and reduce the EU’s environmental impact of consumption even below the ZPAP 2030 targets.","container-title":"JRC Publications Repository","language":"en","note":"ISBN: 9789268238967\nISSN: 1831-9424\nDOI: 10.2760/6552881","title":"Consumption Footprint and Domestic Footprint Outlook Report 2025","URL":"https://publications.jrc.ec.europa.eu/repository/handle/JRC139655","author":[{"family":"Pasqualino","given":"Roberto"},{"family":"Valenzano","given":"Annarita"},{"family":"Chiorrini","given":"Andrea"},{"family":"Wierzgala","given":"Piotr"},{"family":"Frankowska","given":"Angelina"},{"family":"Sanye","given":"MENGUAL Esther"},{"family":"Bennett","given":"Michael John"},{"family":"Listorti","given":"Giulia"},{"family":"Sala","given":"Serenella"}],"accessed":{"date-parts":[["2025",3,4]]},"issued":{"date-parts":[["2025"]]}}}],"schema":"https://github.com/citation-style-language/schema/raw/master/csl-citation.json"} </w:instrText>
      </w:r>
      <w:r w:rsidR="00485FBF">
        <w:rPr>
          <w:highlight w:val="green"/>
        </w:rPr>
        <w:fldChar w:fldCharType="separate"/>
      </w:r>
      <w:r w:rsidR="00485FBF" w:rsidRPr="00485FBF">
        <w:rPr>
          <w:highlight w:val="green"/>
        </w:rPr>
        <w:t>[3]</w:t>
      </w:r>
      <w:r w:rsidR="00485FBF">
        <w:rPr>
          <w:highlight w:val="green"/>
        </w:rPr>
        <w:fldChar w:fldCharType="end"/>
      </w:r>
      <w:r w:rsidR="00CF6331">
        <w:t xml:space="preserve"> for details)</w:t>
      </w:r>
      <w:r w:rsidR="00B4494D">
        <w:t>.</w:t>
      </w:r>
      <w:r w:rsidR="0076519B">
        <w:t xml:space="preserve"> </w:t>
      </w:r>
    </w:p>
    <w:p w14:paraId="1A02FE39" w14:textId="50624408" w:rsidR="0076519B" w:rsidRDefault="00CF6331" w:rsidP="00B864CC">
      <w:pPr>
        <w:pStyle w:val="JRCText"/>
      </w:pPr>
      <w:r>
        <w:t xml:space="preserve">A different perspective emerges with the Consumption Footprint (Figure 6), which considers the full value chain of products by adopting a consumption perspective. As a result the analysis of this environmental integrated assessment </w:t>
      </w:r>
      <w:r w:rsidR="0076519B">
        <w:t>focus</w:t>
      </w:r>
      <w:r>
        <w:t>es</w:t>
      </w:r>
      <w:r w:rsidR="0076519B">
        <w:t xml:space="preserve"> of this </w:t>
      </w:r>
      <w:r>
        <w:t>area</w:t>
      </w:r>
      <w:r w:rsidR="0076519B">
        <w:t>.</w:t>
      </w:r>
    </w:p>
    <w:p w14:paraId="183F0172" w14:textId="6676430B" w:rsidR="007254F5" w:rsidRPr="002C6B10" w:rsidRDefault="008C2028" w:rsidP="00B864CC">
      <w:pPr>
        <w:pStyle w:val="JRCText"/>
      </w:pPr>
      <w:r>
        <w:t>Comparing</w:t>
      </w:r>
      <w:r w:rsidR="007254F5" w:rsidRPr="002C6B10">
        <w:t xml:space="preserve"> historical and outlook </w:t>
      </w:r>
      <w:r>
        <w:t xml:space="preserve">data </w:t>
      </w:r>
      <w:r w:rsidR="00A911FF">
        <w:t>up to 2030</w:t>
      </w:r>
      <w:r w:rsidR="007254F5" w:rsidRPr="002C6B10">
        <w:t xml:space="preserve"> </w:t>
      </w:r>
      <w:r>
        <w:t>of the various</w:t>
      </w:r>
      <w:r w:rsidR="007254F5" w:rsidRPr="002C6B10">
        <w:t xml:space="preserve"> impact </w:t>
      </w:r>
      <w:r w:rsidRPr="002C6B10">
        <w:t>categor</w:t>
      </w:r>
      <w:r>
        <w:t>ies</w:t>
      </w:r>
      <w:r w:rsidRPr="008C2028">
        <w:t xml:space="preserve"> </w:t>
      </w:r>
      <w:r>
        <w:t xml:space="preserve">of the </w:t>
      </w:r>
      <w:r w:rsidRPr="00311E56">
        <w:rPr>
          <w:b/>
        </w:rPr>
        <w:t>Consumption Footprint</w:t>
      </w:r>
      <w:r w:rsidR="007254F5" w:rsidRPr="002C6B10">
        <w:t xml:space="preserve">, an upward trend </w:t>
      </w:r>
      <w:r>
        <w:t>is found</w:t>
      </w:r>
      <w:r w:rsidRPr="008C2028">
        <w:t xml:space="preserve"> </w:t>
      </w:r>
      <w:r>
        <w:t>(</w:t>
      </w:r>
      <w:r w:rsidRPr="002C6B10">
        <w:t xml:space="preserve">Figure </w:t>
      </w:r>
      <w:r w:rsidR="007278F2">
        <w:t>5</w:t>
      </w:r>
      <w:r>
        <w:t xml:space="preserve">). </w:t>
      </w:r>
      <w:r w:rsidR="005A1BC3">
        <w:t xml:space="preserve">In </w:t>
      </w:r>
      <w:r w:rsidR="005A1BC3">
        <w:rPr>
          <w:b/>
        </w:rPr>
        <w:t>GTT on track,</w:t>
      </w:r>
      <w:r w:rsidDel="005A1BC3">
        <w:rPr>
          <w:b/>
        </w:rPr>
        <w:t xml:space="preserve"> </w:t>
      </w:r>
      <w:r w:rsidR="005A1BC3">
        <w:t xml:space="preserve">a </w:t>
      </w:r>
      <w:r w:rsidR="00A61F4D" w:rsidRPr="002C6B10">
        <w:t xml:space="preserve">significant </w:t>
      </w:r>
      <w:r w:rsidR="00A911FF">
        <w:t>de</w:t>
      </w:r>
      <w:r w:rsidR="00A911FF" w:rsidRPr="002C6B10">
        <w:t xml:space="preserve">crease </w:t>
      </w:r>
      <w:r w:rsidR="00A911FF">
        <w:t xml:space="preserve">is found </w:t>
      </w:r>
      <w:r w:rsidR="005A1BC3">
        <w:t>in</w:t>
      </w:r>
      <w:r w:rsidR="00A911FF">
        <w:t xml:space="preserve"> 15 out of 16 impact categories, thus demonstrating the clear need of GTT effort was not vane. </w:t>
      </w:r>
      <w:r>
        <w:t>T</w:t>
      </w:r>
      <w:r w:rsidR="00A61F4D" w:rsidRPr="002C6B10">
        <w:t xml:space="preserve">he effects of achieving </w:t>
      </w:r>
      <w:r w:rsidR="00A911FF" w:rsidRPr="005A1BC3">
        <w:rPr>
          <w:b/>
        </w:rPr>
        <w:t xml:space="preserve">GTT </w:t>
      </w:r>
      <w:r w:rsidR="00A61F4D" w:rsidRPr="005A1BC3">
        <w:rPr>
          <w:b/>
        </w:rPr>
        <w:t>targets and ambitions</w:t>
      </w:r>
      <w:r w:rsidR="00A61F4D" w:rsidRPr="002C6B10">
        <w:t xml:space="preserve"> provide significant </w:t>
      </w:r>
      <w:r w:rsidR="00A911FF">
        <w:t xml:space="preserve">additional </w:t>
      </w:r>
      <w:r w:rsidR="00A61F4D" w:rsidRPr="002C6B10">
        <w:t>contribution to the reduction in environmental impact</w:t>
      </w:r>
      <w:r>
        <w:t>s. However,</w:t>
      </w:r>
      <w:r w:rsidR="00A61F4D" w:rsidRPr="002C6B10">
        <w:t xml:space="preserve"> the category of mineral and metals resource use </w:t>
      </w:r>
      <w:r>
        <w:t xml:space="preserve">would still </w:t>
      </w:r>
      <w:r w:rsidR="00A61F4D" w:rsidRPr="002C6B10">
        <w:t>show a significant increase</w:t>
      </w:r>
      <w:r w:rsidR="00A911FF">
        <w:t>, with limited impact of GTT efforts in the three</w:t>
      </w:r>
      <w:r w:rsidR="005A1BC3">
        <w:t xml:space="preserve"> considered</w:t>
      </w:r>
      <w:r w:rsidR="00A911FF">
        <w:t xml:space="preserve"> scenarios</w:t>
      </w:r>
      <w:r w:rsidR="00A61F4D" w:rsidRPr="002C6B10">
        <w:t xml:space="preserve">. </w:t>
      </w:r>
    </w:p>
    <w:p w14:paraId="2332DBAE" w14:textId="1A2D0E5B" w:rsidR="003044B3" w:rsidRDefault="00C32D81" w:rsidP="00B864CC">
      <w:pPr>
        <w:pStyle w:val="JRCText"/>
      </w:pPr>
      <w:r w:rsidRPr="002C6B10">
        <w:rPr>
          <w:lang w:eastAsia="en-GB"/>
        </w:rPr>
        <w:t xml:space="preserve">Figure </w:t>
      </w:r>
      <w:r w:rsidR="00CF6331">
        <w:rPr>
          <w:lang w:eastAsia="en-GB"/>
        </w:rPr>
        <w:t>6</w:t>
      </w:r>
      <w:r w:rsidRPr="002C6B10">
        <w:rPr>
          <w:lang w:eastAsia="en-GB"/>
        </w:rPr>
        <w:t>:</w:t>
      </w:r>
      <w:r w:rsidR="00B864CC" w:rsidRPr="002C6B10">
        <w:rPr>
          <w:lang w:eastAsia="en-GB"/>
        </w:rPr>
        <w:t xml:space="preserve"> </w:t>
      </w:r>
      <w:r w:rsidR="003044B3" w:rsidRPr="002C6B10">
        <w:t xml:space="preserve">Consumption Footprint </w:t>
      </w:r>
      <w:r w:rsidR="007254F5" w:rsidRPr="002C6B10">
        <w:t xml:space="preserve">historical data and 2030 </w:t>
      </w:r>
      <w:r w:rsidR="003044B3" w:rsidRPr="002C6B10">
        <w:t xml:space="preserve">outlook </w:t>
      </w:r>
      <w:r w:rsidR="007254F5" w:rsidRPr="002C6B10">
        <w:t xml:space="preserve">in the selected scenarios </w:t>
      </w:r>
      <w:r w:rsidR="003044B3" w:rsidRPr="002C6B10">
        <w:t>compared to Planetary Boundaries.</w:t>
      </w:r>
    </w:p>
    <w:p w14:paraId="19500B1A" w14:textId="2851B17A" w:rsidR="007D41B8" w:rsidRDefault="007D41B8" w:rsidP="00B864CC">
      <w:pPr>
        <w:pStyle w:val="JRCText"/>
      </w:pPr>
      <w:r>
        <w:rPr>
          <w:noProof/>
          <w:lang w:eastAsia="en-GB"/>
        </w:rPr>
        <w:drawing>
          <wp:inline distT="0" distB="0" distL="0" distR="0" wp14:anchorId="23212F56" wp14:editId="2E84DD1D">
            <wp:extent cx="5794745" cy="34137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09317" cy="3422319"/>
                    </a:xfrm>
                    <a:prstGeom prst="rect">
                      <a:avLst/>
                    </a:prstGeom>
                    <a:noFill/>
                  </pic:spPr>
                </pic:pic>
              </a:graphicData>
            </a:graphic>
          </wp:inline>
        </w:drawing>
      </w:r>
    </w:p>
    <w:p w14:paraId="4F4C1AF1" w14:textId="2D3E84FE" w:rsidR="003044B3" w:rsidRDefault="003044B3" w:rsidP="005A1BC3">
      <w:pPr>
        <w:pStyle w:val="JRCText"/>
        <w:jc w:val="center"/>
        <w:rPr>
          <w:rFonts w:eastAsia="EC Square Sans Pro"/>
        </w:rPr>
      </w:pPr>
      <w:r w:rsidRPr="00C9598C">
        <w:rPr>
          <w:rFonts w:eastAsia="EC Square Sans Pro"/>
          <w:lang w:val="fr-BE"/>
        </w:rPr>
        <w:t xml:space="preserve">Source: </w:t>
      </w:r>
      <w:r w:rsidR="008C2028" w:rsidRPr="00C9598C">
        <w:rPr>
          <w:rFonts w:eastAsia="EC Square Sans Pro"/>
          <w:lang w:val="fr-BE"/>
        </w:rPr>
        <w:t>Based on</w:t>
      </w:r>
      <w:r w:rsidR="00B96406" w:rsidRPr="00C9598C">
        <w:rPr>
          <w:rFonts w:eastAsia="EC Square Sans Pro"/>
          <w:lang w:val="fr-BE"/>
        </w:rPr>
        <w:t xml:space="preserve"> </w:t>
      </w:r>
      <w:r w:rsidR="00485FBF">
        <w:rPr>
          <w:rFonts w:eastAsia="EC Square Sans Pro"/>
          <w:highlight w:val="green"/>
          <w:lang w:val="fr-BE"/>
        </w:rPr>
        <w:fldChar w:fldCharType="begin"/>
      </w:r>
      <w:r w:rsidR="00485FBF">
        <w:rPr>
          <w:rFonts w:eastAsia="EC Square Sans Pro"/>
          <w:highlight w:val="green"/>
          <w:lang w:val="fr-BE"/>
        </w:rPr>
        <w:instrText xml:space="preserve"> ADDIN ZOTERO_ITEM CSL_CITATION {"citationID":"uv3wgKTs","properties":{"formattedCitation":"[3]","plainCitation":"[3]","noteIndex":0},"citationItems":[{"id":1027,"uris":["http://zotero.org/groups/5272309/items/SZHAHM6E"],"itemData":{"id":1027,"type":"webpage","abstract":"The European Commission - Joint Research Centre has developed and kept updating since 2016 a modelling framework that includes the Consumption Footprint (CF) and the Domestic Footprint (CF) models, which have become established as a means for monitoring the progress of the EU’s environmental performance. The models are based on Life Cycle Assessment, and use the Environmental Footprint (EF) impact assessment method to produce a set of 16 indicators (also available as a single weighted score) to assess the environmental impacts of EU production and consumption, and compare to the planetary boundaries. This report describes how these models can be applied to generate an outlook in the framework of the Zero Pollution Action Plan (ZPAP) for 2030. This is performed via: (i) calculating the ZPAP official targets in the context of the models, (ii) integrating selected relevant and illustrative green transition measures from the targets and ambitions of the European Green Deal (iii) comparing three progressively more ambitious scenarios simulating the achievement of these measures. The results indicate that the gap is widening between the environmental impacts occurring within the EU’s borders and those linked to consumption via supply chains, that is, those that result from imports into the EU. The selected green transition measures should make progress in terms of reducing environmental impact within the EU. However, via integrating additional ambitions the EU could accelerate actions for almost all EF environmental indicators, and reduce the EU’s environmental impact of consumption even below the ZPAP 2030 targets.","container-title":"JRC Publications Repository","language":"en","note":"ISBN: 9789268238967\nISSN: 1831-9424\nDOI: 10.2760/6552881","title":"Consumption Footprint and Domestic Footprint Outlook Report 2025","URL":"https://publications.jrc.ec.europa.eu/repository/handle/JRC139655","author":[{"family":"Pasqualino","given":"Roberto"},{"family":"Valenzano","given":"Annarita"},{"family":"Chiorrini","given":"Andrea"},{"family":"Wierzgala","given":"Piotr"},{"family":"Frankowska","given":"Angelina"},{"family":"Sanye","given":"MENGUAL Esther"},{"family":"Bennett","given":"Michael John"},{"family":"Listorti","given":"Giulia"},{"family":"Sala","given":"Serenella"}],"accessed":{"date-parts":[["2025",3,4]]},"issued":{"date-parts":[["2025"]]}}}],"schema":"https://github.com/citation-style-language/schema/raw/master/csl-citation.json"} </w:instrText>
      </w:r>
      <w:r w:rsidR="00485FBF">
        <w:rPr>
          <w:rFonts w:eastAsia="EC Square Sans Pro"/>
          <w:highlight w:val="green"/>
          <w:lang w:val="fr-BE"/>
        </w:rPr>
        <w:fldChar w:fldCharType="separate"/>
      </w:r>
      <w:r w:rsidR="00485FBF" w:rsidRPr="00485FBF">
        <w:rPr>
          <w:highlight w:val="green"/>
        </w:rPr>
        <w:t>[3]</w:t>
      </w:r>
      <w:r w:rsidR="00485FBF">
        <w:rPr>
          <w:rFonts w:eastAsia="EC Square Sans Pro"/>
          <w:highlight w:val="green"/>
          <w:lang w:val="fr-BE"/>
        </w:rPr>
        <w:fldChar w:fldCharType="end"/>
      </w:r>
      <w:r w:rsidRPr="646B8052">
        <w:rPr>
          <w:rFonts w:eastAsia="EC Square Sans Pro"/>
        </w:rPr>
        <w:t>.</w:t>
      </w:r>
      <w:r w:rsidR="007254F5">
        <w:rPr>
          <w:rFonts w:eastAsia="EC Square Sans Pro"/>
        </w:rPr>
        <w:t xml:space="preserve"> </w:t>
      </w:r>
    </w:p>
    <w:p w14:paraId="1109B7D6" w14:textId="35F68345" w:rsidR="009D39C3" w:rsidRPr="002C5EDE" w:rsidRDefault="009D39C3" w:rsidP="009D39C3">
      <w:pPr>
        <w:pStyle w:val="JRCText"/>
        <w:rPr>
          <w:b/>
          <w:i/>
          <w:u w:val="single"/>
        </w:rPr>
      </w:pPr>
      <w:r>
        <w:rPr>
          <w:b/>
          <w:i/>
          <w:u w:val="single"/>
        </w:rPr>
        <w:t xml:space="preserve">How </w:t>
      </w:r>
      <w:r w:rsidR="00830396">
        <w:rPr>
          <w:b/>
          <w:i/>
          <w:u w:val="single"/>
        </w:rPr>
        <w:t>are</w:t>
      </w:r>
      <w:r>
        <w:rPr>
          <w:b/>
          <w:i/>
          <w:u w:val="single"/>
        </w:rPr>
        <w:t xml:space="preserve"> scenarios expected to perform in 2030?</w:t>
      </w:r>
    </w:p>
    <w:p w14:paraId="470CD5CE" w14:textId="13EE779B" w:rsidR="00004516" w:rsidRDefault="1D1ED80E" w:rsidP="007254F5">
      <w:pPr>
        <w:pStyle w:val="JRCText"/>
      </w:pPr>
      <w:r>
        <w:lastRenderedPageBreak/>
        <w:t>If we</w:t>
      </w:r>
      <w:r w:rsidR="0FE19A86">
        <w:t xml:space="preserve"> </w:t>
      </w:r>
      <w:r w:rsidR="49B587AC">
        <w:t>zoom in</w:t>
      </w:r>
      <w:r>
        <w:t xml:space="preserve"> the situation in </w:t>
      </w:r>
      <w:r w:rsidRPr="33C842ED">
        <w:rPr>
          <w:b/>
          <w:bCs/>
          <w:u w:val="single"/>
        </w:rPr>
        <w:t>2030</w:t>
      </w:r>
      <w:r>
        <w:t xml:space="preserve"> </w:t>
      </w:r>
      <w:r w:rsidR="49B587AC">
        <w:t>and compare to</w:t>
      </w:r>
      <w:r w:rsidR="46E63FF8">
        <w:t xml:space="preserve"> the</w:t>
      </w:r>
      <w:r>
        <w:t xml:space="preserve"> 2022 value</w:t>
      </w:r>
      <w:r w:rsidR="00CF6331">
        <w:t xml:space="preserve"> (Figure 7)</w:t>
      </w:r>
      <w:r>
        <w:t xml:space="preserve">, we find that </w:t>
      </w:r>
      <w:r w:rsidRPr="33C842ED">
        <w:rPr>
          <w:b/>
          <w:bCs/>
        </w:rPr>
        <w:t>w</w:t>
      </w:r>
      <w:r w:rsidR="583E30DB" w:rsidRPr="33C842ED">
        <w:rPr>
          <w:b/>
          <w:bCs/>
        </w:rPr>
        <w:t xml:space="preserve">ithout </w:t>
      </w:r>
      <w:r w:rsidR="00A911FF">
        <w:rPr>
          <w:b/>
          <w:bCs/>
        </w:rPr>
        <w:t>GTT</w:t>
      </w:r>
      <w:r w:rsidR="00A911FF" w:rsidRPr="33C842ED">
        <w:rPr>
          <w:b/>
          <w:bCs/>
        </w:rPr>
        <w:t xml:space="preserve"> </w:t>
      </w:r>
      <w:r w:rsidR="583E30DB" w:rsidRPr="33C842ED">
        <w:rPr>
          <w:b/>
          <w:bCs/>
        </w:rPr>
        <w:t>efforts</w:t>
      </w:r>
      <w:r w:rsidR="32A820C3">
        <w:t xml:space="preserve"> environmental impact tend to increase mainly due to the growth in consumption. This is true</w:t>
      </w:r>
      <w:r w:rsidR="583E30DB">
        <w:t xml:space="preserve"> </w:t>
      </w:r>
      <w:r w:rsidR="32A820C3">
        <w:t xml:space="preserve">for </w:t>
      </w:r>
      <w:r w:rsidR="583E30DB">
        <w:t>all areas of consumption</w:t>
      </w:r>
      <w:r w:rsidR="32A820C3">
        <w:t xml:space="preserve"> taken individually</w:t>
      </w:r>
      <w:r w:rsidR="583E30DB">
        <w:t xml:space="preserve"> </w:t>
      </w:r>
      <w:r w:rsidR="32A820C3">
        <w:t>and for all</w:t>
      </w:r>
      <w:r w:rsidR="583E30DB">
        <w:t xml:space="preserve"> environmental impact across all 16 EF impact categories</w:t>
      </w:r>
      <w:r w:rsidR="46E63FF8">
        <w:t xml:space="preserve"> (</w:t>
      </w:r>
      <w:r w:rsidR="72548094">
        <w:t xml:space="preserve">Figure </w:t>
      </w:r>
      <w:r w:rsidR="12704732">
        <w:t>6</w:t>
      </w:r>
      <w:r w:rsidR="72548094">
        <w:t xml:space="preserve">, </w:t>
      </w:r>
      <w:r w:rsidR="46E63FF8">
        <w:t>top left quadrant)</w:t>
      </w:r>
      <w:r w:rsidR="583E30DB">
        <w:t xml:space="preserve">. </w:t>
      </w:r>
      <w:r>
        <w:t>The g</w:t>
      </w:r>
      <w:r w:rsidR="583E30DB">
        <w:t xml:space="preserve">reater concern </w:t>
      </w:r>
      <w:r>
        <w:t xml:space="preserve">is </w:t>
      </w:r>
      <w:r w:rsidR="583E30DB">
        <w:t xml:space="preserve">in the area of mineral resources use which is expected to rise by +35% in comparison to 2022. </w:t>
      </w:r>
    </w:p>
    <w:p w14:paraId="647D4F3D" w14:textId="2A5DD35A" w:rsidR="007254F5" w:rsidRDefault="00A911FF" w:rsidP="007254F5">
      <w:pPr>
        <w:pStyle w:val="JRCText"/>
      </w:pPr>
      <w:r>
        <w:rPr>
          <w:b/>
        </w:rPr>
        <w:t>GTT</w:t>
      </w:r>
      <w:r w:rsidRPr="00C8547E">
        <w:rPr>
          <w:b/>
        </w:rPr>
        <w:t xml:space="preserve"> </w:t>
      </w:r>
      <w:r w:rsidR="009A5FFE">
        <w:rPr>
          <w:b/>
        </w:rPr>
        <w:t>targets on track</w:t>
      </w:r>
      <w:r w:rsidR="007254F5" w:rsidRPr="00C8547E">
        <w:t xml:space="preserve"> </w:t>
      </w:r>
      <w:r w:rsidR="00FE0966">
        <w:t xml:space="preserve">(based </w:t>
      </w:r>
      <w:r w:rsidR="00FE0966" w:rsidRPr="002C6B10">
        <w:t>on</w:t>
      </w:r>
      <w:r w:rsidR="00FE0966" w:rsidRPr="00341DEA">
        <w:rPr>
          <w:rFonts w:eastAsia="EC Square Sans Pro" w:cs="EC Square Sans Pro"/>
          <w:color w:val="FF0000"/>
        </w:rPr>
        <w:t xml:space="preserve"> </w:t>
      </w:r>
      <w:r w:rsidR="00485FBF">
        <w:rPr>
          <w:rFonts w:eastAsia="EC Square Sans Pro" w:cs="EC Square Sans Pro"/>
          <w:color w:val="FF0000"/>
          <w:highlight w:val="green"/>
        </w:rPr>
        <w:fldChar w:fldCharType="begin"/>
      </w:r>
      <w:r w:rsidR="00485FBF">
        <w:rPr>
          <w:rFonts w:eastAsia="EC Square Sans Pro" w:cs="EC Square Sans Pro"/>
          <w:color w:val="FF0000"/>
          <w:highlight w:val="green"/>
        </w:rPr>
        <w:instrText xml:space="preserve"> ADDIN ZOTERO_ITEM CSL_CITATION {"citationID":"SQ6hwOLd","properties":{"formattedCitation":"[13]","plainCitation":"[13]","noteIndex":0},"citationItems":[{"id":322,"uris":["http://zotero.org/groups/5272309/items/SVPQQ2LE"],"itemData":{"id":322,"type":"webpage","abstract":"This report provides a comprehensive assessment of progress towards the European Green Deal (EGD), the European Union’s transformative agenda for achieving climate neutrality by 2050. The analysis encompasses 154 quantifiable targets from 44 policy documents between 2019 and 2024 across key sectors such as climate, energy, circular economy, transport, agriculture and food, ecosystems and biodiversity, water, soil and air pollution. The study shows that significant achievement has been delivered so far but progress needs to accelerate in many areas. As of mid-2024, 32 of the 154 targets are currently “on track” and 64 are identified as “acceleration needed” meaning that more progress is needed to meet the targets on time. Furthermore, 15 of the targets are found to be “not progressing” or “regressing”, and for 43 of the targets no data is currently available. The timing of the binding policies, most of which have been recently agreed and are expected to deliver results in the coming years, is a significant factor influencing these assessments. This report integrates all EGD actions and related policies, offering an assessment of the EU’s green transition based on robust data and science. It identifies priority areas for intensified efforts to meet short-term implementation goals and contribute to the long-term ambition of a sustainable, fair, just, and climate-neutral Europe by 2050. This collective work serves as a benchmarking tool, providing scientifically grounded guidance for future EU policies and programmes.","container-title":"JRC Publications Repository","language":"en","note":"ISBN: 9789268231807 9789268231814\nISSN: 1831-9424, 1018-5593\nDOI: 10.2760/3105205","title":"Delivering the EU Green Deal - Progress towards targets","URL":"https://publications.jrc.ec.europa.eu/repository/handle/JRC140372","author":[{"family":"Marelli","given":"Luisa"},{"family":"Trane","given":"Matteo"},{"family":"Barbero","given":"VIGNOLA Giulia"},{"family":"Gastaldi","given":"Chiara"},{"family":"Guerreiro","given":"MIGUEL Mecia"},{"family":"Delgado","given":"CALLICÓ Laia"},{"family":"Borchardt","given":"Steve"},{"family":"Mancini","given":"Lucia"},{"family":"Sanye","given":"MENGUAL Esther"},{"family":"Gourdon","given":"Thomas"},{"family":"Maroni","given":"Michele"},{"family":"Georgakaki","given":"Aliki"},{"family":"Seigneur","given":"Isabelle"},{"family":"M'barek","given":"Robert"},{"family":"Acs","given":"Szvetlana"},{"family":"Listorti","given":"Giulia"},{"family":"Bosco","given":"Simona"},{"family":"Contipelli","given":"Louisa"},{"family":"Dentener","given":"Frank"},{"family":"Dowling","given":"Paul"},{"family":"Grassi","given":"Giacomo"},{"family":"Korosuo","given":"Anu"},{"family":"Manca","given":"Giovanni"},{"family":"Migliavacca","given":"Mirco"},{"family":"Sikora","given":"Przemyslaw"},{"family":"Weitzel","given":"Matthias"},{"family":"Acosta","given":"IBORRA Beatriz"},{"family":"Arrigoni","given":"Alessandro"},{"family":"Bavetta","given":"Maurizio"},{"family":"Bertoldi","given":"Paolo"},{"family":"Bolard","given":"Julien"},{"family":"Bravo","given":"DIAZ Laura"},{"family":"Carlsson","given":"Johan"},{"family":"Castellazzi","given":"Luca"},{"family":"Dagostino","given":"Delia"},{"family":"Della","given":"VALLE Nives"},{"family":"Dolci","given":"Francesco"},{"family":"Dunlop","given":"Ewan Duncan"},{"family":"Hidalgo","given":"GONZALEZ Ignacio"},{"family":"Jaeger","given":"Waldau A."},{"family":"Maduta","given":"Carmen"},{"family":"Mc","given":"GOVERN Lucie"},{"family":"Meletiou","given":"Alexis"},{"family":"Szabo","given":"Sandor"},{"family":"Tapoglou","given":"Evdokia"},{"family":"Taylor","given":"Nigel"},{"family":"Tsemekidi","given":"TZEIRANAK Sofia"},{"family":"Amadei","given":"Andrea"},{"family":"Ardente","given":"Fulvio"},{"family":"Bobba","given":"Silvia"},{"family":"Bruchhausen","given":"Matthias"},{"family":"Coelho","given":"Fernando"},{"family":"De","given":"LAURENTIIS Valeria"},{"family":"Delre","given":"Antonio"},{"family":"Eder","given":"Peter"},{"family":"Egle","given":"Lukas"},{"family":"Foster","given":"Gillian"},{"family":"Cristobal","given":"GARCIA Jorge"},{"family":"Gaudillat","given":"Pierre"},{"family":"Georgitzikis","given":"Konstantinos"},{"family":"Huygens","given":"Dries"},{"family":"Lebedeva","given":"Natalia"},{"family":"Manfredi","given":"Simone"},{"family":"Mathieux","given":"Fabrice"},{"family":"Maury","given":"Thibaut"},{"family":"Orefice","given":"Martina"},{"family":"Pennington","given":"David"},{"family":"Pfrang","given":"Andreas"},{"family":"Pierri","given":"Erika"},{"family":"Saveyn","given":"Hans"},{"family":"Sala","given":"Serenella"},{"family":"Spiliotopoulos","given":"Christoforos"},{"family":"Tonini","given":"Davide"},{"family":"Ciuffo","given":"Biagio"},{"family":"Fontaras","given":"Georgios"},{"family":"Grosso","given":"Monica"},{"family":"Krause","given":"Jette"},{"family":"Lodi","given":"Chiara"},{"family":"Marotta","given":"Alessandro"},{"family":"Martini","given":"Giorgio"},{"family":"Scarlat","given":"Nicolae"},{"family":"Caivano","given":"Arnaldo"},{"family":"Catarino","given":"Rui"},{"family":"De","given":"JONG Beyhan"},{"family":"Druon","given":"Jean-Noel"},{"family":"Guerrero","given":"Irene"},{"family":"Gurria","given":"Patricia"},{"family":"Leite","given":"Joao"},{"family":"Olvedy","given":"Michael"},{"family":"Puerta","given":"PINERO Carolina"},{"family":"Tóth","given":"Katalin"},{"family":"Wollgast","given":"Jan"},{"family":"Addamo","given":"Anna"},{"family":"Barredo","given":"Jose I."},{"family":"Bopp","given":"Stephanie"},{"family":"Cardoso","given":"Ana Cristina"},{"family":"Dubois","given":"Gregoire"},{"family":"La","given":"NOTTE Alessandra"},{"family":"Marando","given":"Federica"},{"family":"Neuville","given":"Aude"},{"family":"Robuchon","given":"Marine"},{"family":"Paracchini","given":"Maria Luisa"},{"family":"Jones","given":"Arwyn"},{"family":"Panagos","given":"Panos"},{"family":"Tamborra","given":"Marialuisa"},{"family":"Vallecillo","given":"Sara"},{"family":"Van","given":"DER VELDE Marijn"},{"family":"Aschberger","given":"Karin"},{"family":"Astorga-Llorens","given":"Covadonga"},{"family":"Belz","given":"Susanne"},{"family":"Gawlik","given":"Bernd Manfred"},{"family":"Held","given":"Andrea"},{"family":"Lettieri","given":"Teresa"},{"family":"Pisoni","given":"Enrico"},{"family":"Pistocchi","given":"Alberto"},{"family":"Rauscher","given":"Hubert"},{"family":"Thunis","given":"Philippe"},{"family":"Wojda","given":"Piotr"},{"family":"Worth","given":"Andrew"},{"family":"Neuwahl","given":"Frederik"}],"accessed":{"date-parts":[["2025",2,5]]},"issued":{"date-parts":[["2025"]]}}}],"schema":"https://github.com/citation-style-language/schema/raw/master/csl-citation.json"} </w:instrText>
      </w:r>
      <w:r w:rsidR="00485FBF">
        <w:rPr>
          <w:rFonts w:eastAsia="EC Square Sans Pro" w:cs="EC Square Sans Pro"/>
          <w:color w:val="FF0000"/>
          <w:highlight w:val="green"/>
        </w:rPr>
        <w:fldChar w:fldCharType="separate"/>
      </w:r>
      <w:r w:rsidR="00485FBF" w:rsidRPr="00485FBF">
        <w:rPr>
          <w:highlight w:val="green"/>
        </w:rPr>
        <w:t>[13]</w:t>
      </w:r>
      <w:r w:rsidR="00485FBF">
        <w:rPr>
          <w:rFonts w:eastAsia="EC Square Sans Pro" w:cs="EC Square Sans Pro"/>
          <w:color w:val="FF0000"/>
          <w:highlight w:val="green"/>
        </w:rPr>
        <w:fldChar w:fldCharType="end"/>
      </w:r>
      <w:r w:rsidR="00FE0966">
        <w:t xml:space="preserve">) are expected to reduce impacts in particular for </w:t>
      </w:r>
      <w:r w:rsidR="007254F5" w:rsidRPr="00C8547E">
        <w:t xml:space="preserve">toxicity </w:t>
      </w:r>
      <w:r w:rsidR="00341DEA">
        <w:t xml:space="preserve">and eutrophication </w:t>
      </w:r>
      <w:r w:rsidR="007254F5" w:rsidRPr="00C8547E">
        <w:t xml:space="preserve">(i.e., </w:t>
      </w:r>
      <w:r w:rsidR="00341DEA">
        <w:t xml:space="preserve">from -8% to </w:t>
      </w:r>
      <w:r w:rsidR="007254F5" w:rsidRPr="0054422F">
        <w:t>-30%</w:t>
      </w:r>
      <w:r w:rsidR="00FE0966">
        <w:t xml:space="preserve"> w</w:t>
      </w:r>
      <w:r>
        <w:t xml:space="preserve">ith </w:t>
      </w:r>
      <w:r w:rsidR="00FE0966">
        <w:t>r</w:t>
      </w:r>
      <w:r>
        <w:t>egards</w:t>
      </w:r>
      <w:r w:rsidR="00FE0966">
        <w:t xml:space="preserve"> to </w:t>
      </w:r>
      <w:r w:rsidR="00FE0966" w:rsidRPr="00C8547E">
        <w:rPr>
          <w:b/>
        </w:rPr>
        <w:t xml:space="preserve">No </w:t>
      </w:r>
      <w:r w:rsidR="009A5FFE">
        <w:rPr>
          <w:b/>
        </w:rPr>
        <w:t>GTT</w:t>
      </w:r>
      <w:r w:rsidR="009E160C">
        <w:t>;</w:t>
      </w:r>
      <w:r w:rsidR="007254F5" w:rsidRPr="0054422F">
        <w:t xml:space="preserve"> </w:t>
      </w:r>
      <w:r w:rsidR="009E160C">
        <w:t xml:space="preserve">Figure </w:t>
      </w:r>
      <w:r>
        <w:t>6</w:t>
      </w:r>
      <w:r w:rsidR="009E160C">
        <w:t xml:space="preserve">, </w:t>
      </w:r>
      <w:r w:rsidR="00004516">
        <w:t>top right quadrant</w:t>
      </w:r>
      <w:r w:rsidR="007254F5" w:rsidRPr="00C8547E">
        <w:t xml:space="preserve">). Trade-offs are </w:t>
      </w:r>
      <w:r w:rsidR="00341DEA">
        <w:t>visible</w:t>
      </w:r>
      <w:r w:rsidR="007254F5" w:rsidRPr="00C8547E">
        <w:t xml:space="preserve"> for land use and mineral resource use due to </w:t>
      </w:r>
      <w:r w:rsidR="007254F5">
        <w:t xml:space="preserve">the strong </w:t>
      </w:r>
      <w:r w:rsidR="00341DEA">
        <w:t>influence</w:t>
      </w:r>
      <w:r w:rsidR="007254F5">
        <w:t xml:space="preserve"> </w:t>
      </w:r>
      <w:r w:rsidR="00341DEA">
        <w:t>of</w:t>
      </w:r>
      <w:r w:rsidR="007254F5">
        <w:t xml:space="preserve"> the energy transition</w:t>
      </w:r>
      <w:r w:rsidR="007254F5" w:rsidRPr="627F5847">
        <w:t xml:space="preserve"> to renewable energy </w:t>
      </w:r>
      <w:r w:rsidR="007254F5">
        <w:t xml:space="preserve">that </w:t>
      </w:r>
      <w:r w:rsidR="007254F5" w:rsidRPr="627F5847">
        <w:t xml:space="preserve">would require more land for solar and wind power plants, and increased consumption of motor vehicles </w:t>
      </w:r>
      <w:r w:rsidR="00341DEA">
        <w:t xml:space="preserve">and appliances </w:t>
      </w:r>
      <w:r w:rsidR="007254F5" w:rsidRPr="627F5847">
        <w:t xml:space="preserve">which still require </w:t>
      </w:r>
      <w:r w:rsidR="005C2F26">
        <w:t>greater</w:t>
      </w:r>
      <w:r w:rsidR="00135317">
        <w:t xml:space="preserve"> </w:t>
      </w:r>
      <w:r w:rsidR="007254F5" w:rsidRPr="627F5847">
        <w:t>consumption</w:t>
      </w:r>
      <w:r w:rsidR="005C2F26">
        <w:t xml:space="preserve"> in mineral and metal resources</w:t>
      </w:r>
      <w:r w:rsidR="007254F5" w:rsidRPr="627F5847">
        <w:t>.</w:t>
      </w:r>
      <w:r w:rsidR="007254F5" w:rsidRPr="00DF1EAB">
        <w:rPr>
          <w:rFonts w:eastAsia="EC Square Sans Pro" w:cs="EC Square Sans Pro"/>
          <w:color w:val="000000" w:themeColor="text1"/>
        </w:rPr>
        <w:t xml:space="preserve"> </w:t>
      </w:r>
      <w:r w:rsidR="00341DEA">
        <w:t>On a positive note</w:t>
      </w:r>
      <w:r w:rsidR="007254F5">
        <w:t xml:space="preserve">, </w:t>
      </w:r>
      <w:r>
        <w:t xml:space="preserve">GTT </w:t>
      </w:r>
      <w:r w:rsidR="007278F2">
        <w:t>efforts appear</w:t>
      </w:r>
      <w:r w:rsidR="007254F5">
        <w:t xml:space="preserve"> to offset the effects of consumption growth of the No </w:t>
      </w:r>
      <w:r w:rsidR="009A5FFE">
        <w:t xml:space="preserve">GTT </w:t>
      </w:r>
      <w:r w:rsidR="007254F5">
        <w:t xml:space="preserve">scenario, </w:t>
      </w:r>
      <w:r w:rsidR="00341DEA">
        <w:t>thus supporting decoupling of</w:t>
      </w:r>
      <w:r w:rsidR="007254F5">
        <w:t xml:space="preserve"> environmental impact </w:t>
      </w:r>
      <w:r w:rsidR="00341DEA">
        <w:t xml:space="preserve">from consumption growth and keep impacts </w:t>
      </w:r>
      <w:r w:rsidR="007254F5">
        <w:t>at a similar level to that of 2022</w:t>
      </w:r>
      <w:r w:rsidR="007254F5" w:rsidRPr="627F5847">
        <w:t xml:space="preserve">. </w:t>
      </w:r>
    </w:p>
    <w:p w14:paraId="688018AC" w14:textId="3E0C90ED" w:rsidR="00C8547E" w:rsidRDefault="00C8547E" w:rsidP="00C8547E">
      <w:pPr>
        <w:pStyle w:val="JRCText"/>
      </w:pPr>
      <w:r>
        <w:rPr>
          <w:bCs/>
        </w:rPr>
        <w:t>On the other hand, the</w:t>
      </w:r>
      <w:r w:rsidR="008F1621">
        <w:rPr>
          <w:bCs/>
        </w:rPr>
        <w:t>re is a large</w:t>
      </w:r>
      <w:r>
        <w:rPr>
          <w:bCs/>
        </w:rPr>
        <w:t xml:space="preserve"> additional opportunity in terms of reduction in environmental impact</w:t>
      </w:r>
      <w:r w:rsidR="008F1621">
        <w:rPr>
          <w:bCs/>
        </w:rPr>
        <w:t>s</w:t>
      </w:r>
      <w:r>
        <w:rPr>
          <w:bCs/>
        </w:rPr>
        <w:t xml:space="preserve"> that could be generated by </w:t>
      </w:r>
      <w:r w:rsidRPr="00B32541">
        <w:rPr>
          <w:b/>
          <w:bCs/>
        </w:rPr>
        <w:t xml:space="preserve">achieving all </w:t>
      </w:r>
      <w:r w:rsidR="009A5FFE">
        <w:rPr>
          <w:b/>
          <w:bCs/>
        </w:rPr>
        <w:t>GTT</w:t>
      </w:r>
      <w:r w:rsidR="009A5FFE" w:rsidRPr="00B32541">
        <w:rPr>
          <w:b/>
          <w:bCs/>
        </w:rPr>
        <w:t xml:space="preserve"> </w:t>
      </w:r>
      <w:r w:rsidRPr="00B32541">
        <w:rPr>
          <w:b/>
          <w:bCs/>
        </w:rPr>
        <w:t>targets</w:t>
      </w:r>
      <w:r w:rsidR="008F1621">
        <w:rPr>
          <w:bCs/>
        </w:rPr>
        <w:t xml:space="preserve"> </w:t>
      </w:r>
      <w:r w:rsidR="008F1621" w:rsidRPr="00135317">
        <w:rPr>
          <w:b/>
          <w:bCs/>
        </w:rPr>
        <w:t>and ambitions</w:t>
      </w:r>
      <w:r w:rsidR="008F1621" w:rsidRPr="00135317">
        <w:rPr>
          <w:rStyle w:val="CommentReference"/>
          <w:rFonts w:eastAsia="Times New Roman"/>
          <w:b/>
        </w:rPr>
        <w:t>.</w:t>
      </w:r>
      <w:r w:rsidR="008F1621">
        <w:rPr>
          <w:rStyle w:val="CommentReference"/>
          <w:rFonts w:eastAsia="Times New Roman"/>
        </w:rPr>
        <w:t xml:space="preserve"> </w:t>
      </w:r>
      <w:r w:rsidR="007278F2">
        <w:t>This can</w:t>
      </w:r>
      <w:r w:rsidR="00E159AD">
        <w:t xml:space="preserve"> result in an additional gain up to -</w:t>
      </w:r>
      <w:r w:rsidRPr="0054422F">
        <w:t>50% (</w:t>
      </w:r>
      <w:r w:rsidR="008F1621">
        <w:t>as in the case of</w:t>
      </w:r>
      <w:r w:rsidR="008F1621" w:rsidRPr="0054422F">
        <w:t xml:space="preserve"> </w:t>
      </w:r>
      <w:r w:rsidRPr="0054422F">
        <w:t>eutrophication marine)</w:t>
      </w:r>
      <w:r w:rsidRPr="00C8547E">
        <w:t xml:space="preserve">, and generally improve from about </w:t>
      </w:r>
      <w:r w:rsidRPr="0054422F">
        <w:t xml:space="preserve">5 to 20% for </w:t>
      </w:r>
      <w:r w:rsidR="008F1621">
        <w:t xml:space="preserve">all </w:t>
      </w:r>
      <w:r w:rsidRPr="0054422F">
        <w:t>the other impact categorie</w:t>
      </w:r>
      <w:r w:rsidRPr="00C8547E">
        <w:t xml:space="preserve">s. The only impact category which remains of concern is </w:t>
      </w:r>
      <w:r w:rsidRPr="00135317">
        <w:rPr>
          <w:b/>
        </w:rPr>
        <w:t>mineral and metal resource consumption</w:t>
      </w:r>
      <w:r w:rsidRPr="0054422F">
        <w:t xml:space="preserve"> which remains at a similar level in all scenarios (i.e., around +35% against 2022</w:t>
      </w:r>
      <w:r w:rsidRPr="00C8547E">
        <w:t>). This indicates that the shift in the energy transition does not reduce the absolute impact that EU consumption may have on minerals consumption</w:t>
      </w:r>
      <w:r w:rsidRPr="627F5847">
        <w:t>.</w:t>
      </w:r>
    </w:p>
    <w:p w14:paraId="65FF5E68" w14:textId="4B0AF585" w:rsidR="00C32D81" w:rsidRDefault="00C32D81" w:rsidP="00B864CC">
      <w:pPr>
        <w:pStyle w:val="JRCText"/>
        <w:rPr>
          <w:lang w:eastAsia="en-GB"/>
        </w:rPr>
      </w:pPr>
      <w:r w:rsidRPr="002C6B10">
        <w:rPr>
          <w:lang w:eastAsia="en-GB"/>
        </w:rPr>
        <w:t xml:space="preserve">Figure </w:t>
      </w:r>
      <w:r w:rsidR="00CF6331">
        <w:rPr>
          <w:lang w:eastAsia="en-GB"/>
        </w:rPr>
        <w:t>7</w:t>
      </w:r>
      <w:r w:rsidRPr="002C6B10">
        <w:rPr>
          <w:lang w:eastAsia="en-GB"/>
        </w:rPr>
        <w:t>:</w:t>
      </w:r>
      <w:r w:rsidR="00B864CC" w:rsidRPr="002C6B10">
        <w:rPr>
          <w:lang w:eastAsia="en-GB"/>
        </w:rPr>
        <w:t xml:space="preserve"> </w:t>
      </w:r>
      <w:r w:rsidR="00A61F4D" w:rsidRPr="002C6B10">
        <w:rPr>
          <w:lang w:eastAsia="en-GB"/>
        </w:rPr>
        <w:t xml:space="preserve">Comparison of the </w:t>
      </w:r>
      <w:r w:rsidR="009A5FFE">
        <w:rPr>
          <w:lang w:eastAsia="en-GB"/>
        </w:rPr>
        <w:t>three</w:t>
      </w:r>
      <w:r w:rsidR="009A5FFE" w:rsidRPr="002C6B10">
        <w:rPr>
          <w:lang w:eastAsia="en-GB"/>
        </w:rPr>
        <w:t xml:space="preserve"> </w:t>
      </w:r>
      <w:r w:rsidR="00A61F4D" w:rsidRPr="002C6B10">
        <w:rPr>
          <w:lang w:eastAsia="en-GB"/>
        </w:rPr>
        <w:t xml:space="preserve">scenarios </w:t>
      </w:r>
      <w:r w:rsidR="00004516">
        <w:rPr>
          <w:lang w:eastAsia="en-GB"/>
        </w:rPr>
        <w:t>in 2030 with respect to</w:t>
      </w:r>
      <w:r w:rsidR="00FE0966">
        <w:rPr>
          <w:lang w:eastAsia="en-GB"/>
        </w:rPr>
        <w:t xml:space="preserve"> historical values in</w:t>
      </w:r>
      <w:r w:rsidR="00004516">
        <w:rPr>
          <w:lang w:eastAsia="en-GB"/>
        </w:rPr>
        <w:t xml:space="preserve"> 2022*</w:t>
      </w:r>
      <w:r w:rsidR="00A61F4D" w:rsidRPr="002C6B10">
        <w:rPr>
          <w:lang w:eastAsia="en-GB"/>
        </w:rPr>
        <w:t xml:space="preserve">. </w:t>
      </w:r>
    </w:p>
    <w:p w14:paraId="7336B94F" w14:textId="48DE6A45" w:rsidR="00CF6331" w:rsidRDefault="00CF6331" w:rsidP="00B864CC">
      <w:pPr>
        <w:pStyle w:val="JRCText"/>
        <w:rPr>
          <w:lang w:eastAsia="en-GB"/>
        </w:rPr>
      </w:pPr>
      <w:r>
        <w:rPr>
          <w:noProof/>
          <w:lang w:eastAsia="en-GB"/>
        </w:rPr>
        <w:drawing>
          <wp:inline distT="0" distB="0" distL="0" distR="0" wp14:anchorId="4755F0EB" wp14:editId="3C6AE351">
            <wp:extent cx="4898289" cy="36795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04637" cy="3684319"/>
                    </a:xfrm>
                    <a:prstGeom prst="rect">
                      <a:avLst/>
                    </a:prstGeom>
                    <a:noFill/>
                  </pic:spPr>
                </pic:pic>
              </a:graphicData>
            </a:graphic>
          </wp:inline>
        </w:drawing>
      </w:r>
    </w:p>
    <w:p w14:paraId="28416647" w14:textId="1F283A84" w:rsidR="006849DA" w:rsidRPr="00667C87" w:rsidRDefault="006849DA" w:rsidP="00B864CC">
      <w:pPr>
        <w:pStyle w:val="JRCText"/>
      </w:pPr>
    </w:p>
    <w:p w14:paraId="216C4B19" w14:textId="0F85954D" w:rsidR="002C6B10" w:rsidRPr="002C6B10" w:rsidRDefault="00EC53CA" w:rsidP="00830396">
      <w:pPr>
        <w:pStyle w:val="JRCText"/>
        <w:rPr>
          <w:rFonts w:eastAsia="EC Square Sans Pro"/>
        </w:rPr>
      </w:pPr>
      <w:r w:rsidRPr="00135317">
        <w:rPr>
          <w:rFonts w:eastAsia="EC Square Sans Pro"/>
          <w:lang w:val="fr-BE"/>
        </w:rPr>
        <w:t xml:space="preserve">Source: </w:t>
      </w:r>
      <w:r w:rsidR="00D17B16" w:rsidRPr="00135317">
        <w:rPr>
          <w:rFonts w:eastAsia="EC Square Sans Pro"/>
          <w:lang w:val="fr-BE"/>
        </w:rPr>
        <w:t xml:space="preserve">Based on </w:t>
      </w:r>
      <w:r w:rsidR="00E82E55">
        <w:rPr>
          <w:rFonts w:eastAsia="EC Square Sans Pro"/>
          <w:highlight w:val="green"/>
          <w:lang w:val="fr-BE"/>
        </w:rPr>
        <w:fldChar w:fldCharType="begin"/>
      </w:r>
      <w:r w:rsidR="00E82E55">
        <w:rPr>
          <w:rFonts w:eastAsia="EC Square Sans Pro"/>
          <w:highlight w:val="green"/>
          <w:lang w:val="fr-BE"/>
        </w:rPr>
        <w:instrText xml:space="preserve"> ADDIN ZOTERO_ITEM CSL_CITATION {"citationID":"sGGjkix5","properties":{"formattedCitation":"[3]","plainCitation":"[3]","noteIndex":0},"citationItems":[{"id":1027,"uris":["http://zotero.org/groups/5272309/items/SZHAHM6E"],"itemData":{"id":1027,"type":"webpage","abstract":"The European Commission - Joint Research Centre has developed and kept updating since 2016 a modelling framework that includes the Consumption Footprint (CF) and the Domestic Footprint (CF) models, which have become established as a means for monitoring the progress of the EU’s environmental performance. The models are based on Life Cycle Assessment, and use the Environmental Footprint (EF) impact assessment method to produce a set of 16 indicators (also available as a single weighted score) to assess the environmental impacts of EU production and consumption, and compare to the planetary boundaries. This report describes how these models can be applied to generate an outlook in the framework of the Zero Pollution Action Plan (ZPAP) for 2030. This is performed via: (i) calculating the ZPAP official targets in the context of the models, (ii) integrating selected relevant and illustrative green transition measures from the targets and ambitions of the European Green Deal (iii) comparing three progressively more ambitious scenarios simulating the achievement of these measures. The results indicate that the gap is widening between the environmental impacts occurring within the EU’s borders and those linked to consumption via supply chains, that is, those that result from imports into the EU. The selected green transition measures should make progress in terms of reducing environmental impact within the EU. However, via integrating additional ambitions the EU could accelerate actions for almost all EF environmental indicators, and reduce the EU’s environmental impact of consumption even below the ZPAP 2030 targets.","container-title":"JRC Publications Repository","language":"en","note":"ISBN: 9789268238967\nISSN: 1831-9424\nDOI: 10.2760/6552881","title":"Consumption Footprint and Domestic Footprint Outlook Report 2025","URL":"https://publications.jrc.ec.europa.eu/repository/handle/JRC139655","author":[{"family":"Pasqualino","given":"Roberto"},{"family":"Valenzano","given":"Annarita"},{"family":"Chiorrini","given":"Andrea"},{"family":"Wierzgala","given":"Piotr"},{"family":"Frankowska","given":"Angelina"},{"family":"Sanye","given":"MENGUAL Esther"},{"family":"Bennett","given":"Michael John"},{"family":"Listorti","given":"Giulia"},{"family":"Sala","given":"Serenella"}],"accessed":{"date-parts":[["2025",3,4]]},"issued":{"date-parts":[["2025"]]}}}],"schema":"https://github.com/citation-style-language/schema/raw/master/csl-citation.json"} </w:instrText>
      </w:r>
      <w:r w:rsidR="00E82E55">
        <w:rPr>
          <w:rFonts w:eastAsia="EC Square Sans Pro"/>
          <w:highlight w:val="green"/>
          <w:lang w:val="fr-BE"/>
        </w:rPr>
        <w:fldChar w:fldCharType="separate"/>
      </w:r>
      <w:r w:rsidR="00E82E55" w:rsidRPr="00E82E55">
        <w:rPr>
          <w:highlight w:val="green"/>
        </w:rPr>
        <w:t>[3]</w:t>
      </w:r>
      <w:r w:rsidR="00E82E55">
        <w:rPr>
          <w:rFonts w:eastAsia="EC Square Sans Pro"/>
          <w:highlight w:val="green"/>
          <w:lang w:val="fr-BE"/>
        </w:rPr>
        <w:fldChar w:fldCharType="end"/>
      </w:r>
      <w:r w:rsidRPr="646B8052">
        <w:rPr>
          <w:rFonts w:eastAsia="EC Square Sans Pro"/>
        </w:rPr>
        <w:t>.</w:t>
      </w:r>
      <w:r w:rsidR="00004516">
        <w:rPr>
          <w:rFonts w:eastAsia="EC Square Sans Pro"/>
        </w:rPr>
        <w:t xml:space="preserve"> *</w:t>
      </w:r>
      <w:r w:rsidR="00004516" w:rsidRPr="00004516">
        <w:t xml:space="preserve"> </w:t>
      </w:r>
      <w:r w:rsidR="00004516">
        <w:t>E</w:t>
      </w:r>
      <w:r w:rsidR="00004516" w:rsidRPr="002C6B10">
        <w:t xml:space="preserve">nvironmental impact in 2022 =100% </w:t>
      </w:r>
    </w:p>
    <w:p w14:paraId="5DB4E12B" w14:textId="6DDCB13A" w:rsidR="009D39C3" w:rsidRPr="002C5EDE" w:rsidRDefault="009D39C3" w:rsidP="009D39C3">
      <w:pPr>
        <w:pStyle w:val="JRCText"/>
        <w:rPr>
          <w:b/>
          <w:i/>
          <w:u w:val="single"/>
        </w:rPr>
      </w:pPr>
      <w:r>
        <w:rPr>
          <w:b/>
          <w:i/>
          <w:u w:val="single"/>
        </w:rPr>
        <w:t>Which are the differences between the key areas of consumption?</w:t>
      </w:r>
    </w:p>
    <w:p w14:paraId="4EDF5BBA" w14:textId="0A4DA1BA" w:rsidR="002C6B10" w:rsidRDefault="258171F3" w:rsidP="002C6B10">
      <w:pPr>
        <w:pStyle w:val="JRCText"/>
      </w:pPr>
      <w:r>
        <w:t>When looking at the</w:t>
      </w:r>
      <w:r w:rsidR="51B6FF64">
        <w:t xml:space="preserve"> different areas of consumption</w:t>
      </w:r>
      <w:r w:rsidR="740212C5">
        <w:t xml:space="preserve"> (</w:t>
      </w:r>
      <w:r w:rsidR="51B6FF64">
        <w:t xml:space="preserve">Figure </w:t>
      </w:r>
      <w:r w:rsidR="00CF6331">
        <w:t>8</w:t>
      </w:r>
      <w:r w:rsidR="740212C5">
        <w:t>)</w:t>
      </w:r>
      <w:r>
        <w:t>, it turns out that</w:t>
      </w:r>
      <w:r w:rsidR="51B6FF64">
        <w:t xml:space="preserve"> </w:t>
      </w:r>
      <w:r>
        <w:t xml:space="preserve">food and housing are </w:t>
      </w:r>
      <w:r w:rsidR="51B6FF64">
        <w:t>the areas where the most of opportunity lies to bring environmental impact towards planetary boundaries</w:t>
      </w:r>
      <w:r w:rsidR="3C7A4DA0">
        <w:t xml:space="preserve">, while mobility, appliances and </w:t>
      </w:r>
      <w:r w:rsidR="4A85D768">
        <w:t xml:space="preserve">household </w:t>
      </w:r>
      <w:r w:rsidR="3C7A4DA0">
        <w:t>goods are rather expected to bring their environmental impact up further</w:t>
      </w:r>
      <w:r w:rsidR="51B6FF64">
        <w:t>.</w:t>
      </w:r>
      <w:r w:rsidR="3C7A4DA0">
        <w:t xml:space="preserve"> </w:t>
      </w:r>
      <w:r w:rsidR="00CF6331">
        <w:t xml:space="preserve">Figure 8 proposes these results by area of consumption compared to their relative value in 2022, and in relation to their </w:t>
      </w:r>
      <w:r w:rsidR="00CF6331">
        <w:lastRenderedPageBreak/>
        <w:t xml:space="preserve">planetary boundary thresholds. When the contribution to the environmental impact of an area of consumption </w:t>
      </w:r>
      <w:r w:rsidR="004B2ADE">
        <w:t>demands higher impacts</w:t>
      </w:r>
      <w:r w:rsidR="00CF6331">
        <w:t xml:space="preserve">, this goes towards the right in the figure. When it </w:t>
      </w:r>
      <w:r w:rsidR="004B2ADE">
        <w:t xml:space="preserve">the contribution of an area </w:t>
      </w:r>
      <w:r w:rsidR="00E02BCD">
        <w:t>corresponds to</w:t>
      </w:r>
      <w:r w:rsidR="004B2ADE">
        <w:t xml:space="preserve"> lower impacts</w:t>
      </w:r>
      <w:r w:rsidR="00E02BCD">
        <w:t>,</w:t>
      </w:r>
      <w:r w:rsidR="00CF6331">
        <w:t xml:space="preserve"> </w:t>
      </w:r>
      <w:r w:rsidR="004B2ADE">
        <w:t>it is provided</w:t>
      </w:r>
      <w:r w:rsidR="00CF6331">
        <w:t xml:space="preserve"> on the left</w:t>
      </w:r>
      <w:r w:rsidR="004B2ADE">
        <w:t xml:space="preserve"> of Figure 7</w:t>
      </w:r>
      <w:r w:rsidR="00CF6331">
        <w:t>.</w:t>
      </w:r>
    </w:p>
    <w:p w14:paraId="6901E451" w14:textId="5083707B" w:rsidR="002C6B10" w:rsidRDefault="009A5FFE" w:rsidP="002C6B10">
      <w:pPr>
        <w:pStyle w:val="JRCText"/>
      </w:pPr>
      <w:r>
        <w:t xml:space="preserve">In the </w:t>
      </w:r>
      <w:r w:rsidRPr="00830396">
        <w:rPr>
          <w:b/>
        </w:rPr>
        <w:t>NO GTT</w:t>
      </w:r>
      <w:r>
        <w:t xml:space="preserve"> scenario</w:t>
      </w:r>
      <w:r w:rsidR="004B2ADE">
        <w:t xml:space="preserve"> (i.e., if no progress was made thanks to green transition policy)</w:t>
      </w:r>
      <w:r>
        <w:t xml:space="preserve">, </w:t>
      </w:r>
      <w:r w:rsidR="004B2ADE">
        <w:t>the sum of impacts across the CF areas of consumption is expected to demand between</w:t>
      </w:r>
      <w:r>
        <w:t xml:space="preserve"> 0.5 to 0.8 additional equivalent planets by 2030</w:t>
      </w:r>
      <w:r w:rsidR="004B2ADE">
        <w:t xml:space="preserve"> in the context of the 5 impact categories that are above planetary boundary thresholds in 2022 (see Figure 2)</w:t>
      </w:r>
      <w:r>
        <w:t xml:space="preserve">. </w:t>
      </w:r>
      <w:r w:rsidR="00916D2C" w:rsidRPr="00135317">
        <w:t>In the</w:t>
      </w:r>
      <w:r w:rsidR="00916D2C">
        <w:rPr>
          <w:b/>
        </w:rPr>
        <w:t xml:space="preserve"> </w:t>
      </w:r>
      <w:r>
        <w:rPr>
          <w:b/>
        </w:rPr>
        <w:t>GTT</w:t>
      </w:r>
      <w:r w:rsidRPr="00C8547E">
        <w:rPr>
          <w:b/>
        </w:rPr>
        <w:t xml:space="preserve"> </w:t>
      </w:r>
      <w:r w:rsidR="00916D2C">
        <w:rPr>
          <w:b/>
        </w:rPr>
        <w:t>targets on track</w:t>
      </w:r>
      <w:r w:rsidR="00916D2C" w:rsidRPr="00C8547E">
        <w:t xml:space="preserve"> </w:t>
      </w:r>
      <w:r w:rsidR="00916D2C">
        <w:t xml:space="preserve">scenario (based </w:t>
      </w:r>
      <w:r w:rsidR="00916D2C" w:rsidRPr="002C6B10">
        <w:t>on</w:t>
      </w:r>
      <w:r w:rsidR="00916D2C" w:rsidRPr="00341DEA">
        <w:rPr>
          <w:rFonts w:eastAsia="EC Square Sans Pro" w:cs="EC Square Sans Pro"/>
          <w:color w:val="FF0000"/>
        </w:rPr>
        <w:t xml:space="preserve"> </w:t>
      </w:r>
      <w:r w:rsidR="00E82E55">
        <w:rPr>
          <w:rFonts w:eastAsia="EC Square Sans Pro" w:cs="EC Square Sans Pro"/>
          <w:color w:val="FF0000"/>
          <w:highlight w:val="green"/>
        </w:rPr>
        <w:fldChar w:fldCharType="begin"/>
      </w:r>
      <w:r w:rsidR="00E82E55">
        <w:rPr>
          <w:rFonts w:eastAsia="EC Square Sans Pro" w:cs="EC Square Sans Pro"/>
          <w:color w:val="FF0000"/>
          <w:highlight w:val="green"/>
        </w:rPr>
        <w:instrText xml:space="preserve"> ADDIN ZOTERO_ITEM CSL_CITATION {"citationID":"Bxyxxgsq","properties":{"formattedCitation":"[13]","plainCitation":"[13]","noteIndex":0},"citationItems":[{"id":322,"uris":["http://zotero.org/groups/5272309/items/SVPQQ2LE"],"itemData":{"id":322,"type":"webpage","abstract":"This report provides a comprehensive assessment of progress towards the European Green Deal (EGD), the European Union’s transformative agenda for achieving climate neutrality by 2050. The analysis encompasses 154 quantifiable targets from 44 policy documents between 2019 and 2024 across key sectors such as climate, energy, circular economy, transport, agriculture and food, ecosystems and biodiversity, water, soil and air pollution. The study shows that significant achievement has been delivered so far but progress needs to accelerate in many areas. As of mid-2024, 32 of the 154 targets are currently “on track” and 64 are identified as “acceleration needed” meaning that more progress is needed to meet the targets on time. Furthermore, 15 of the targets are found to be “not progressing” or “regressing”, and for 43 of the targets no data is currently available. The timing of the binding policies, most of which have been recently agreed and are expected to deliver results in the coming years, is a significant factor influencing these assessments. This report integrates all EGD actions and related policies, offering an assessment of the EU’s green transition based on robust data and science. It identifies priority areas for intensified efforts to meet short-term implementation goals and contribute to the long-term ambition of a sustainable, fair, just, and climate-neutral Europe by 2050. This collective work serves as a benchmarking tool, providing scientifically grounded guidance for future EU policies and programmes.","container-title":"JRC Publications Repository","language":"en","note":"ISBN: 9789268231807 9789268231814\nISSN: 1831-9424, 1018-5593\nDOI: 10.2760/3105205","title":"Delivering the EU Green Deal - Progress towards targets","URL":"https://publications.jrc.ec.europa.eu/repository/handle/JRC140372","author":[{"family":"Marelli","given":"Luisa"},{"family":"Trane","given":"Matteo"},{"family":"Barbero","given":"VIGNOLA Giulia"},{"family":"Gastaldi","given":"Chiara"},{"family":"Guerreiro","given":"MIGUEL Mecia"},{"family":"Delgado","given":"CALLICÓ Laia"},{"family":"Borchardt","given":"Steve"},{"family":"Mancini","given":"Lucia"},{"family":"Sanye","given":"MENGUAL Esther"},{"family":"Gourdon","given":"Thomas"},{"family":"Maroni","given":"Michele"},{"family":"Georgakaki","given":"Aliki"},{"family":"Seigneur","given":"Isabelle"},{"family":"M'barek","given":"Robert"},{"family":"Acs","given":"Szvetlana"},{"family":"Listorti","given":"Giulia"},{"family":"Bosco","given":"Simona"},{"family":"Contipelli","given":"Louisa"},{"family":"Dentener","given":"Frank"},{"family":"Dowling","given":"Paul"},{"family":"Grassi","given":"Giacomo"},{"family":"Korosuo","given":"Anu"},{"family":"Manca","given":"Giovanni"},{"family":"Migliavacca","given":"Mirco"},{"family":"Sikora","given":"Przemyslaw"},{"family":"Weitzel","given":"Matthias"},{"family":"Acosta","given":"IBORRA Beatriz"},{"family":"Arrigoni","given":"Alessandro"},{"family":"Bavetta","given":"Maurizio"},{"family":"Bertoldi","given":"Paolo"},{"family":"Bolard","given":"Julien"},{"family":"Bravo","given":"DIAZ Laura"},{"family":"Carlsson","given":"Johan"},{"family":"Castellazzi","given":"Luca"},{"family":"Dagostino","given":"Delia"},{"family":"Della","given":"VALLE Nives"},{"family":"Dolci","given":"Francesco"},{"family":"Dunlop","given":"Ewan Duncan"},{"family":"Hidalgo","given":"GONZALEZ Ignacio"},{"family":"Jaeger","given":"Waldau A."},{"family":"Maduta","given":"Carmen"},{"family":"Mc","given":"GOVERN Lucie"},{"family":"Meletiou","given":"Alexis"},{"family":"Szabo","given":"Sandor"},{"family":"Tapoglou","given":"Evdokia"},{"family":"Taylor","given":"Nigel"},{"family":"Tsemekidi","given":"TZEIRANAK Sofia"},{"family":"Amadei","given":"Andrea"},{"family":"Ardente","given":"Fulvio"},{"family":"Bobba","given":"Silvia"},{"family":"Bruchhausen","given":"Matthias"},{"family":"Coelho","given":"Fernando"},{"family":"De","given":"LAURENTIIS Valeria"},{"family":"Delre","given":"Antonio"},{"family":"Eder","given":"Peter"},{"family":"Egle","given":"Lukas"},{"family":"Foster","given":"Gillian"},{"family":"Cristobal","given":"GARCIA Jorge"},{"family":"Gaudillat","given":"Pierre"},{"family":"Georgitzikis","given":"Konstantinos"},{"family":"Huygens","given":"Dries"},{"family":"Lebedeva","given":"Natalia"},{"family":"Manfredi","given":"Simone"},{"family":"Mathieux","given":"Fabrice"},{"family":"Maury","given":"Thibaut"},{"family":"Orefice","given":"Martina"},{"family":"Pennington","given":"David"},{"family":"Pfrang","given":"Andreas"},{"family":"Pierri","given":"Erika"},{"family":"Saveyn","given":"Hans"},{"family":"Sala","given":"Serenella"},{"family":"Spiliotopoulos","given":"Christoforos"},{"family":"Tonini","given":"Davide"},{"family":"Ciuffo","given":"Biagio"},{"family":"Fontaras","given":"Georgios"},{"family":"Grosso","given":"Monica"},{"family":"Krause","given":"Jette"},{"family":"Lodi","given":"Chiara"},{"family":"Marotta","given":"Alessandro"},{"family":"Martini","given":"Giorgio"},{"family":"Scarlat","given":"Nicolae"},{"family":"Caivano","given":"Arnaldo"},{"family":"Catarino","given":"Rui"},{"family":"De","given":"JONG Beyhan"},{"family":"Druon","given":"Jean-Noel"},{"family":"Guerrero","given":"Irene"},{"family":"Gurria","given":"Patricia"},{"family":"Leite","given":"Joao"},{"family":"Olvedy","given":"Michael"},{"family":"Puerta","given":"PINERO Carolina"},{"family":"Tóth","given":"Katalin"},{"family":"Wollgast","given":"Jan"},{"family":"Addamo","given":"Anna"},{"family":"Barredo","given":"Jose I."},{"family":"Bopp","given":"Stephanie"},{"family":"Cardoso","given":"Ana Cristina"},{"family":"Dubois","given":"Gregoire"},{"family":"La","given":"NOTTE Alessandra"},{"family":"Marando","given":"Federica"},{"family":"Neuville","given":"Aude"},{"family":"Robuchon","given":"Marine"},{"family":"Paracchini","given":"Maria Luisa"},{"family":"Jones","given":"Arwyn"},{"family":"Panagos","given":"Panos"},{"family":"Tamborra","given":"Marialuisa"},{"family":"Vallecillo","given":"Sara"},{"family":"Van","given":"DER VELDE Marijn"},{"family":"Aschberger","given":"Karin"},{"family":"Astorga-Llorens","given":"Covadonga"},{"family":"Belz","given":"Susanne"},{"family":"Gawlik","given":"Bernd Manfred"},{"family":"Held","given":"Andrea"},{"family":"Lettieri","given":"Teresa"},{"family":"Pisoni","given":"Enrico"},{"family":"Pistocchi","given":"Alberto"},{"family":"Rauscher","given":"Hubert"},{"family":"Thunis","given":"Philippe"},{"family":"Wojda","given":"Piotr"},{"family":"Worth","given":"Andrew"},{"family":"Neuwahl","given":"Frederik"}],"accessed":{"date-parts":[["2025",2,5]]},"issued":{"date-parts":[["2025"]]}}}],"schema":"https://github.com/citation-style-language/schema/raw/master/csl-citation.json"} </w:instrText>
      </w:r>
      <w:r w:rsidR="00E82E55">
        <w:rPr>
          <w:rFonts w:eastAsia="EC Square Sans Pro" w:cs="EC Square Sans Pro"/>
          <w:color w:val="FF0000"/>
          <w:highlight w:val="green"/>
        </w:rPr>
        <w:fldChar w:fldCharType="separate"/>
      </w:r>
      <w:r w:rsidR="00E82E55" w:rsidRPr="00E82E55">
        <w:rPr>
          <w:highlight w:val="green"/>
        </w:rPr>
        <w:t>[13]</w:t>
      </w:r>
      <w:r w:rsidR="00E82E55">
        <w:rPr>
          <w:rFonts w:eastAsia="EC Square Sans Pro" w:cs="EC Square Sans Pro"/>
          <w:color w:val="FF0000"/>
          <w:highlight w:val="green"/>
        </w:rPr>
        <w:fldChar w:fldCharType="end"/>
      </w:r>
      <w:r w:rsidR="00916D2C">
        <w:t xml:space="preserve">), </w:t>
      </w:r>
      <w:r w:rsidR="00916D2C">
        <w:rPr>
          <w:rFonts w:eastAsia="EC Square Sans Pro" w:cs="EC Square Sans Pro"/>
          <w:color w:val="000000" w:themeColor="text1"/>
        </w:rPr>
        <w:t>t</w:t>
      </w:r>
      <w:r w:rsidR="00760B16" w:rsidRPr="459DDDB6">
        <w:rPr>
          <w:rFonts w:eastAsia="EC Square Sans Pro" w:cs="EC Square Sans Pro"/>
          <w:color w:val="000000" w:themeColor="text1"/>
        </w:rPr>
        <w:t xml:space="preserve">he achievement of the targets of reduction in pesticides, alone, </w:t>
      </w:r>
      <w:r w:rsidR="009D39C3">
        <w:rPr>
          <w:rFonts w:eastAsia="EC Square Sans Pro" w:cs="EC Square Sans Pro"/>
          <w:color w:val="000000" w:themeColor="text1"/>
        </w:rPr>
        <w:t xml:space="preserve">could be </w:t>
      </w:r>
      <w:r w:rsidR="00760B16" w:rsidRPr="459DDDB6">
        <w:rPr>
          <w:rFonts w:eastAsia="EC Square Sans Pro" w:cs="EC Square Sans Pro"/>
          <w:color w:val="000000" w:themeColor="text1"/>
        </w:rPr>
        <w:t xml:space="preserve">responsible </w:t>
      </w:r>
      <w:r w:rsidR="009D39C3">
        <w:rPr>
          <w:rFonts w:eastAsia="EC Square Sans Pro" w:cs="EC Square Sans Pro"/>
          <w:color w:val="000000" w:themeColor="text1"/>
        </w:rPr>
        <w:t>f</w:t>
      </w:r>
      <w:r w:rsidR="00916D2C">
        <w:rPr>
          <w:rFonts w:eastAsia="EC Square Sans Pro" w:cs="EC Square Sans Pro"/>
          <w:color w:val="000000" w:themeColor="text1"/>
        </w:rPr>
        <w:t>or su</w:t>
      </w:r>
      <w:r w:rsidR="009D39C3">
        <w:rPr>
          <w:rFonts w:eastAsia="EC Square Sans Pro" w:cs="EC Square Sans Pro"/>
          <w:color w:val="000000" w:themeColor="text1"/>
        </w:rPr>
        <w:t>bstantial reduction of</w:t>
      </w:r>
      <w:r w:rsidR="00760B16" w:rsidRPr="459DDDB6">
        <w:rPr>
          <w:rFonts w:eastAsia="EC Square Sans Pro" w:cs="EC Square Sans Pro"/>
          <w:color w:val="000000" w:themeColor="text1"/>
        </w:rPr>
        <w:t xml:space="preserve"> the impact in freshwater ecotoxicity. In addition to this, </w:t>
      </w:r>
      <w:r w:rsidR="00D17B16">
        <w:rPr>
          <w:rFonts w:eastAsia="EC Square Sans Pro" w:cs="EC Square Sans Pro"/>
          <w:color w:val="000000" w:themeColor="text1"/>
        </w:rPr>
        <w:t>achieving</w:t>
      </w:r>
      <w:r w:rsidR="00D17B16" w:rsidRPr="459DDDB6">
        <w:rPr>
          <w:rFonts w:eastAsia="EC Square Sans Pro" w:cs="EC Square Sans Pro"/>
          <w:color w:val="000000" w:themeColor="text1"/>
        </w:rPr>
        <w:t xml:space="preserve"> </w:t>
      </w:r>
      <w:r w:rsidR="00D17B16">
        <w:rPr>
          <w:rFonts w:eastAsia="EC Square Sans Pro" w:cs="EC Square Sans Pro"/>
          <w:color w:val="000000" w:themeColor="text1"/>
        </w:rPr>
        <w:t xml:space="preserve">the targets linked to </w:t>
      </w:r>
      <w:r w:rsidR="00760B16" w:rsidRPr="459DDDB6">
        <w:rPr>
          <w:rFonts w:eastAsia="EC Square Sans Pro" w:cs="EC Square Sans Pro"/>
          <w:color w:val="000000" w:themeColor="text1"/>
        </w:rPr>
        <w:t xml:space="preserve">the expansion of solar and renewables in the energy mix </w:t>
      </w:r>
      <w:r w:rsidR="00D17B16" w:rsidRPr="459DDDB6">
        <w:rPr>
          <w:rFonts w:eastAsia="EC Square Sans Pro" w:cs="EC Square Sans Pro"/>
          <w:color w:val="000000" w:themeColor="text1"/>
        </w:rPr>
        <w:t>in the housing sector</w:t>
      </w:r>
      <w:r w:rsidR="00200C9F">
        <w:rPr>
          <w:rFonts w:eastAsia="EC Square Sans Pro" w:cs="EC Square Sans Pro"/>
          <w:color w:val="000000" w:themeColor="text1"/>
        </w:rPr>
        <w:t xml:space="preserve"> can significantly</w:t>
      </w:r>
      <w:r w:rsidR="00D17B16">
        <w:rPr>
          <w:rFonts w:eastAsia="EC Square Sans Pro" w:cs="EC Square Sans Pro"/>
          <w:color w:val="000000" w:themeColor="text1"/>
        </w:rPr>
        <w:t xml:space="preserve"> reduce the impact </w:t>
      </w:r>
      <w:r w:rsidR="005C2FF0">
        <w:rPr>
          <w:rFonts w:eastAsia="EC Square Sans Pro" w:cs="EC Square Sans Pro"/>
          <w:color w:val="000000" w:themeColor="text1"/>
        </w:rPr>
        <w:t xml:space="preserve">(mainly climate change, fossil fuel resource use and freshwater eutrophication) </w:t>
      </w:r>
      <w:r w:rsidR="00D17B16">
        <w:rPr>
          <w:rFonts w:eastAsia="EC Square Sans Pro" w:cs="EC Square Sans Pro"/>
          <w:color w:val="000000" w:themeColor="text1"/>
        </w:rPr>
        <w:t xml:space="preserve">in </w:t>
      </w:r>
      <w:r w:rsidR="00760B16" w:rsidRPr="459DDDB6">
        <w:rPr>
          <w:rFonts w:eastAsia="EC Square Sans Pro" w:cs="EC Square Sans Pro"/>
          <w:color w:val="000000" w:themeColor="text1"/>
        </w:rPr>
        <w:t>the use phase (warming or cooling</w:t>
      </w:r>
      <w:r w:rsidR="00D17B16">
        <w:rPr>
          <w:rFonts w:eastAsia="EC Square Sans Pro" w:cs="EC Square Sans Pro"/>
          <w:color w:val="000000" w:themeColor="text1"/>
        </w:rPr>
        <w:t>) of</w:t>
      </w:r>
      <w:r w:rsidR="00760B16" w:rsidRPr="459DDDB6">
        <w:rPr>
          <w:rFonts w:eastAsia="EC Square Sans Pro" w:cs="EC Square Sans Pro"/>
          <w:color w:val="000000" w:themeColor="text1"/>
        </w:rPr>
        <w:t xml:space="preserve"> houses. Unfortunately, the final results at the CF aggregated level would result in an increase in the total CF</w:t>
      </w:r>
      <w:r w:rsidR="00D17B16">
        <w:rPr>
          <w:rFonts w:eastAsia="EC Square Sans Pro" w:cs="EC Square Sans Pro"/>
          <w:color w:val="000000" w:themeColor="text1"/>
        </w:rPr>
        <w:t xml:space="preserve"> (see both Figure </w:t>
      </w:r>
      <w:r>
        <w:rPr>
          <w:rFonts w:eastAsia="EC Square Sans Pro" w:cs="EC Square Sans Pro"/>
          <w:color w:val="000000" w:themeColor="text1"/>
        </w:rPr>
        <w:t xml:space="preserve">5 </w:t>
      </w:r>
      <w:r w:rsidR="00D17B16">
        <w:rPr>
          <w:rFonts w:eastAsia="EC Square Sans Pro" w:cs="EC Square Sans Pro"/>
          <w:color w:val="000000" w:themeColor="text1"/>
        </w:rPr>
        <w:t xml:space="preserve">and Figure </w:t>
      </w:r>
      <w:r>
        <w:rPr>
          <w:rFonts w:eastAsia="EC Square Sans Pro" w:cs="EC Square Sans Pro"/>
          <w:color w:val="000000" w:themeColor="text1"/>
        </w:rPr>
        <w:t>6</w:t>
      </w:r>
      <w:r w:rsidR="00D17B16">
        <w:rPr>
          <w:rFonts w:eastAsia="EC Square Sans Pro" w:cs="EC Square Sans Pro"/>
          <w:color w:val="000000" w:themeColor="text1"/>
        </w:rPr>
        <w:t>)</w:t>
      </w:r>
      <w:r w:rsidR="00760B16" w:rsidRPr="459DDDB6">
        <w:rPr>
          <w:rFonts w:eastAsia="EC Square Sans Pro" w:cs="EC Square Sans Pro"/>
          <w:color w:val="000000" w:themeColor="text1"/>
        </w:rPr>
        <w:t>, as the increases in the environmental impact in mobility, appliances and goods would be greater than the reduction obtained by housing.</w:t>
      </w:r>
      <w:r w:rsidR="00916D2C">
        <w:rPr>
          <w:rFonts w:eastAsia="EC Square Sans Pro" w:cs="EC Square Sans Pro"/>
          <w:color w:val="000000" w:themeColor="text1"/>
        </w:rPr>
        <w:t xml:space="preserve"> </w:t>
      </w:r>
    </w:p>
    <w:p w14:paraId="613F4980" w14:textId="54E3DE08" w:rsidR="00760B16" w:rsidRDefault="00760B16" w:rsidP="283B3FE1">
      <w:pPr>
        <w:pStyle w:val="JRCText"/>
        <w:rPr>
          <w:rFonts w:eastAsia="EC Square Sans Pro" w:cs="EC Square Sans Pro"/>
          <w:color w:val="000000" w:themeColor="text1"/>
        </w:rPr>
      </w:pPr>
      <w:r>
        <w:rPr>
          <w:rFonts w:eastAsia="EC Square Sans Pro" w:cs="EC Square Sans Pro"/>
          <w:color w:val="000000" w:themeColor="text1"/>
        </w:rPr>
        <w:t xml:space="preserve">If we look at the </w:t>
      </w:r>
      <w:r w:rsidR="009A5FFE" w:rsidRPr="1A677C9A">
        <w:rPr>
          <w:rFonts w:eastAsia="EC Square Sans Pro" w:cs="EC Square Sans Pro"/>
          <w:b/>
          <w:bCs/>
          <w:color w:val="000000" w:themeColor="text1"/>
        </w:rPr>
        <w:t xml:space="preserve">GTT </w:t>
      </w:r>
      <w:r w:rsidRPr="15126DBE">
        <w:rPr>
          <w:rFonts w:eastAsia="EC Square Sans Pro" w:cs="EC Square Sans Pro"/>
          <w:b/>
          <w:bCs/>
          <w:color w:val="000000" w:themeColor="text1"/>
        </w:rPr>
        <w:t>ambition</w:t>
      </w:r>
      <w:r>
        <w:rPr>
          <w:rFonts w:eastAsia="EC Square Sans Pro" w:cs="EC Square Sans Pro"/>
          <w:color w:val="000000" w:themeColor="text1"/>
        </w:rPr>
        <w:t xml:space="preserve"> scenario, we see the greatest impact of achieving ambitions in </w:t>
      </w:r>
      <w:r w:rsidRPr="15126DBE">
        <w:rPr>
          <w:rFonts w:eastAsia="EC Square Sans Pro" w:cs="EC Square Sans Pro"/>
          <w:b/>
          <w:bCs/>
          <w:color w:val="000000" w:themeColor="text1"/>
        </w:rPr>
        <w:t>housing</w:t>
      </w:r>
      <w:r>
        <w:rPr>
          <w:rFonts w:eastAsia="EC Square Sans Pro" w:cs="EC Square Sans Pro"/>
          <w:color w:val="000000" w:themeColor="text1"/>
        </w:rPr>
        <w:t xml:space="preserve"> via achieving deep renovation (i.e., reduction in energy consumption in buildings), and</w:t>
      </w:r>
      <w:r w:rsidR="00916D2C">
        <w:rPr>
          <w:rFonts w:eastAsia="EC Square Sans Pro" w:cs="EC Square Sans Pro"/>
          <w:color w:val="000000" w:themeColor="text1"/>
        </w:rPr>
        <w:t>,</w:t>
      </w:r>
      <w:r>
        <w:rPr>
          <w:rFonts w:eastAsia="EC Square Sans Pro" w:cs="EC Square Sans Pro"/>
          <w:color w:val="000000" w:themeColor="text1"/>
        </w:rPr>
        <w:t xml:space="preserve"> most importantly</w:t>
      </w:r>
      <w:r w:rsidR="00916D2C">
        <w:rPr>
          <w:rFonts w:eastAsia="EC Square Sans Pro" w:cs="EC Square Sans Pro"/>
          <w:color w:val="000000" w:themeColor="text1"/>
        </w:rPr>
        <w:t>,</w:t>
      </w:r>
      <w:r>
        <w:rPr>
          <w:rFonts w:eastAsia="EC Square Sans Pro" w:cs="EC Square Sans Pro"/>
          <w:color w:val="000000" w:themeColor="text1"/>
        </w:rPr>
        <w:t xml:space="preserve"> </w:t>
      </w:r>
      <w:r w:rsidR="00916D2C">
        <w:rPr>
          <w:rFonts w:eastAsia="EC Square Sans Pro" w:cs="EC Square Sans Pro"/>
          <w:color w:val="000000" w:themeColor="text1"/>
        </w:rPr>
        <w:t xml:space="preserve">in </w:t>
      </w:r>
      <w:r w:rsidR="00916D2C" w:rsidRPr="15126DBE">
        <w:rPr>
          <w:rFonts w:eastAsia="EC Square Sans Pro" w:cs="EC Square Sans Pro"/>
          <w:b/>
          <w:bCs/>
          <w:color w:val="000000" w:themeColor="text1"/>
        </w:rPr>
        <w:t>food</w:t>
      </w:r>
      <w:r w:rsidR="00916D2C">
        <w:rPr>
          <w:rFonts w:eastAsia="EC Square Sans Pro" w:cs="EC Square Sans Pro"/>
          <w:color w:val="000000" w:themeColor="text1"/>
        </w:rPr>
        <w:t xml:space="preserve"> via </w:t>
      </w:r>
      <w:r>
        <w:rPr>
          <w:rFonts w:eastAsia="EC Square Sans Pro" w:cs="EC Square Sans Pro"/>
          <w:color w:val="000000" w:themeColor="text1"/>
        </w:rPr>
        <w:t>the change towards a more sustainable and healthy diet</w:t>
      </w:r>
      <w:r>
        <w:rPr>
          <w:rStyle w:val="FootnoteReference"/>
          <w:rFonts w:eastAsia="EC Square Sans Pro" w:cs="EC Square Sans Pro"/>
          <w:color w:val="000000" w:themeColor="text1"/>
        </w:rPr>
        <w:footnoteReference w:id="10"/>
      </w:r>
      <w:r>
        <w:rPr>
          <w:rFonts w:eastAsia="EC Square Sans Pro" w:cs="EC Square Sans Pro"/>
          <w:color w:val="000000" w:themeColor="text1"/>
        </w:rPr>
        <w:t>, alongside achieving the target of expansion of organic farming, and reduction in nutrients loss</w:t>
      </w:r>
      <w:r w:rsidR="005407A8">
        <w:rPr>
          <w:rStyle w:val="FootnoteReference"/>
          <w:rFonts w:eastAsia="EC Square Sans Pro" w:cs="EC Square Sans Pro"/>
          <w:color w:val="000000" w:themeColor="text1"/>
        </w:rPr>
        <w:footnoteReference w:id="11"/>
      </w:r>
      <w:r w:rsidR="00F12A98">
        <w:rPr>
          <w:rFonts w:eastAsia="EC Square Sans Pro" w:cs="EC Square Sans Pro"/>
          <w:color w:val="000000" w:themeColor="text1"/>
        </w:rPr>
        <w:t xml:space="preserve">. The sum of these reductions </w:t>
      </w:r>
      <w:r w:rsidR="005407A8">
        <w:rPr>
          <w:rFonts w:eastAsia="EC Square Sans Pro" w:cs="EC Square Sans Pro"/>
          <w:color w:val="000000" w:themeColor="text1"/>
        </w:rPr>
        <w:t xml:space="preserve">in food and housing areas </w:t>
      </w:r>
      <w:r w:rsidR="00F12A98">
        <w:rPr>
          <w:rFonts w:eastAsia="EC Square Sans Pro" w:cs="EC Square Sans Pro"/>
          <w:color w:val="000000" w:themeColor="text1"/>
        </w:rPr>
        <w:t xml:space="preserve">could reduce </w:t>
      </w:r>
      <w:r w:rsidR="00CC2519">
        <w:rPr>
          <w:rFonts w:eastAsia="EC Square Sans Pro" w:cs="EC Square Sans Pro"/>
          <w:color w:val="000000" w:themeColor="text1"/>
        </w:rPr>
        <w:t xml:space="preserve">significantly </w:t>
      </w:r>
      <w:r w:rsidR="00F12A98">
        <w:rPr>
          <w:rFonts w:eastAsia="EC Square Sans Pro" w:cs="EC Square Sans Pro"/>
          <w:color w:val="000000" w:themeColor="text1"/>
        </w:rPr>
        <w:t>the</w:t>
      </w:r>
      <w:r w:rsidR="00CC2519">
        <w:rPr>
          <w:rFonts w:eastAsia="EC Square Sans Pro" w:cs="EC Square Sans Pro"/>
          <w:color w:val="000000" w:themeColor="text1"/>
        </w:rPr>
        <w:t xml:space="preserve"> number of times the</w:t>
      </w:r>
      <w:r w:rsidR="00F12A98">
        <w:rPr>
          <w:rFonts w:eastAsia="EC Square Sans Pro" w:cs="EC Square Sans Pro"/>
          <w:color w:val="000000" w:themeColor="text1"/>
        </w:rPr>
        <w:t xml:space="preserve"> planetary boundaries </w:t>
      </w:r>
      <w:r w:rsidR="00CC2519">
        <w:rPr>
          <w:rFonts w:eastAsia="EC Square Sans Pro" w:cs="EC Square Sans Pro"/>
          <w:color w:val="000000" w:themeColor="text1"/>
        </w:rPr>
        <w:t xml:space="preserve">are exceeded </w:t>
      </w:r>
      <w:r w:rsidR="00F12A98">
        <w:rPr>
          <w:rFonts w:eastAsia="EC Square Sans Pro" w:cs="EC Square Sans Pro"/>
          <w:color w:val="000000" w:themeColor="text1"/>
        </w:rPr>
        <w:t xml:space="preserve">for climate change, particulate matter and freshwater ecotoxicity, and also reduce the impact generated by fossil fuel. The only criticality remains on the side of minerals and metals resource use, which is expected to increase by a factor of about 0.8 </w:t>
      </w:r>
      <w:r w:rsidR="009A5FFE" w:rsidRPr="1A677C9A">
        <w:rPr>
          <w:rFonts w:eastAsia="EC Square Sans Pro" w:cs="EC Square Sans Pro"/>
          <w:color w:val="000000" w:themeColor="text1"/>
        </w:rPr>
        <w:t xml:space="preserve">equivalent </w:t>
      </w:r>
      <w:r w:rsidR="00F12A98">
        <w:rPr>
          <w:rFonts w:eastAsia="EC Square Sans Pro" w:cs="EC Square Sans Pro"/>
          <w:color w:val="000000" w:themeColor="text1"/>
        </w:rPr>
        <w:t xml:space="preserve">planets by 2030, even of all </w:t>
      </w:r>
      <w:r w:rsidR="009A5FFE" w:rsidRPr="1A677C9A">
        <w:rPr>
          <w:rFonts w:eastAsia="EC Square Sans Pro" w:cs="EC Square Sans Pro"/>
          <w:color w:val="000000" w:themeColor="text1"/>
        </w:rPr>
        <w:t xml:space="preserve">GTT </w:t>
      </w:r>
      <w:r w:rsidR="00F12A98">
        <w:rPr>
          <w:rFonts w:eastAsia="EC Square Sans Pro" w:cs="EC Square Sans Pro"/>
          <w:color w:val="000000" w:themeColor="text1"/>
        </w:rPr>
        <w:t>ambitions were to be achieved.</w:t>
      </w:r>
      <w:r w:rsidR="150CD00E" w:rsidRPr="06AA78B2">
        <w:rPr>
          <w:rFonts w:eastAsia="EC Square Sans Pro" w:cs="EC Square Sans Pro"/>
          <w:color w:val="000000" w:themeColor="text1"/>
        </w:rPr>
        <w:t xml:space="preserve"> Notably, the impact assessment method used for minerals and metals does not take into account material</w:t>
      </w:r>
      <w:r w:rsidR="2ECFC412" w:rsidRPr="06AA78B2">
        <w:rPr>
          <w:rFonts w:eastAsia="EC Square Sans Pro" w:cs="EC Square Sans Pro"/>
          <w:color w:val="000000" w:themeColor="text1"/>
        </w:rPr>
        <w:t xml:space="preserve"> criticality (i.e. considerations related to supply risk or economic importance of the materials) but is based on </w:t>
      </w:r>
      <w:r w:rsidR="4D38B3C1" w:rsidRPr="06AA78B2">
        <w:rPr>
          <w:rFonts w:eastAsia="EC Square Sans Pro" w:cs="EC Square Sans Pro"/>
          <w:color w:val="000000" w:themeColor="text1"/>
        </w:rPr>
        <w:t>biophysical resource depletion and potential reduced availability for future generations</w:t>
      </w:r>
      <w:r w:rsidRPr="283B3FE1">
        <w:rPr>
          <w:rStyle w:val="FootnoteReference"/>
          <w:rFonts w:eastAsia="EC Square Sans Pro" w:cs="EC Square Sans Pro"/>
          <w:color w:val="000000" w:themeColor="text1"/>
        </w:rPr>
        <w:footnoteReference w:id="12"/>
      </w:r>
      <w:r w:rsidR="4D38B3C1" w:rsidRPr="06AA78B2">
        <w:rPr>
          <w:rFonts w:eastAsia="EC Square Sans Pro" w:cs="EC Square Sans Pro"/>
          <w:color w:val="000000" w:themeColor="text1"/>
        </w:rPr>
        <w:t>.</w:t>
      </w:r>
      <w:r w:rsidR="4D38B3C1" w:rsidRPr="1A677C9A">
        <w:rPr>
          <w:rFonts w:eastAsia="EC Square Sans Pro" w:cs="EC Square Sans Pro"/>
          <w:color w:val="000000" w:themeColor="text1"/>
        </w:rPr>
        <w:t xml:space="preserve"> </w:t>
      </w:r>
    </w:p>
    <w:p w14:paraId="4D5422A1" w14:textId="0778F47B" w:rsidR="00830396" w:rsidRPr="002C6B10" w:rsidRDefault="00830396" w:rsidP="283B3FE1">
      <w:pPr>
        <w:pStyle w:val="JRCText"/>
        <w:rPr>
          <w:rFonts w:eastAsia="EC Square Sans Pro" w:cs="EC Square Sans Pro"/>
          <w:color w:val="000000" w:themeColor="text1"/>
        </w:rPr>
      </w:pPr>
      <w:r w:rsidRPr="00F12A98">
        <w:t xml:space="preserve">It is </w:t>
      </w:r>
      <w:r>
        <w:t>worth noting</w:t>
      </w:r>
      <w:r w:rsidRPr="00F12A98">
        <w:t xml:space="preserve"> that the limited results </w:t>
      </w:r>
      <w:r>
        <w:t>on the sides of a</w:t>
      </w:r>
      <w:r w:rsidRPr="00F12A98">
        <w:t xml:space="preserve">ppliances, and </w:t>
      </w:r>
      <w:r>
        <w:t>h</w:t>
      </w:r>
      <w:r w:rsidRPr="00F12A98">
        <w:t xml:space="preserve">ousehold </w:t>
      </w:r>
      <w:r>
        <w:t>g</w:t>
      </w:r>
      <w:r w:rsidRPr="00F12A98">
        <w:t xml:space="preserve">oods, are </w:t>
      </w:r>
      <w:r>
        <w:t xml:space="preserve">partially due to </w:t>
      </w:r>
      <w:r w:rsidRPr="00F12A98">
        <w:t xml:space="preserve">the </w:t>
      </w:r>
      <w:r w:rsidR="00F91A3B">
        <w:t xml:space="preserve">fact that </w:t>
      </w:r>
      <w:r w:rsidRPr="00F12A98">
        <w:t xml:space="preserve">product specific EGD targets </w:t>
      </w:r>
      <w:r w:rsidR="00F91A3B">
        <w:t>are not considered</w:t>
      </w:r>
      <w:r>
        <w:t xml:space="preserve"> are </w:t>
      </w:r>
      <w:r w:rsidR="00F91A3B">
        <w:t>in</w:t>
      </w:r>
      <w:r>
        <w:t xml:space="preserve"> </w:t>
      </w:r>
      <w:r w:rsidR="00E82E55">
        <w:rPr>
          <w:color w:val="FF0000"/>
          <w:highlight w:val="green"/>
        </w:rPr>
        <w:fldChar w:fldCharType="begin"/>
      </w:r>
      <w:r w:rsidR="00E82E55">
        <w:rPr>
          <w:color w:val="FF0000"/>
          <w:highlight w:val="green"/>
        </w:rPr>
        <w:instrText xml:space="preserve"> ADDIN ZOTERO_ITEM CSL_CITATION {"citationID":"n4axzOg7","properties":{"formattedCitation":"[13]","plainCitation":"[13]","noteIndex":0},"citationItems":[{"id":322,"uris":["http://zotero.org/groups/5272309/items/SVPQQ2LE"],"itemData":{"id":322,"type":"webpage","abstract":"This report provides a comprehensive assessment of progress towards the European Green Deal (EGD), the European Union’s transformative agenda for achieving climate neutrality by 2050. The analysis encompasses 154 quantifiable targets from 44 policy documents between 2019 and 2024 across key sectors such as climate, energy, circular economy, transport, agriculture and food, ecosystems and biodiversity, water, soil and air pollution. The study shows that significant achievement has been delivered so far but progress needs to accelerate in many areas. As of mid-2024, 32 of the 154 targets are currently “on track” and 64 are identified as “acceleration needed” meaning that more progress is needed to meet the targets on time. Furthermore, 15 of the targets are found to be “not progressing” or “regressing”, and for 43 of the targets no data is currently available. The timing of the binding policies, most of which have been recently agreed and are expected to deliver results in the coming years, is a significant factor influencing these assessments. This report integrates all EGD actions and related policies, offering an assessment of the EU’s green transition based on robust data and science. It identifies priority areas for intensified efforts to meet short-term implementation goals and contribute to the long-term ambition of a sustainable, fair, just, and climate-neutral Europe by 2050. This collective work serves as a benchmarking tool, providing scientifically grounded guidance for future EU policies and programmes.","container-title":"JRC Publications Repository","language":"en","note":"ISBN: 9789268231807 9789268231814\nISSN: 1831-9424, 1018-5593\nDOI: 10.2760/3105205","title":"Delivering the EU Green Deal - Progress towards targets","URL":"https://publications.jrc.ec.europa.eu/repository/handle/JRC140372","author":[{"family":"Marelli","given":"Luisa"},{"family":"Trane","given":"Matteo"},{"family":"Barbero","given":"VIGNOLA Giulia"},{"family":"Gastaldi","given":"Chiara"},{"family":"Guerreiro","given":"MIGUEL Mecia"},{"family":"Delgado","given":"CALLICÓ Laia"},{"family":"Borchardt","given":"Steve"},{"family":"Mancini","given":"Lucia"},{"family":"Sanye","given":"MENGUAL Esther"},{"family":"Gourdon","given":"Thomas"},{"family":"Maroni","given":"Michele"},{"family":"Georgakaki","given":"Aliki"},{"family":"Seigneur","given":"Isabelle"},{"family":"M'barek","given":"Robert"},{"family":"Acs","given":"Szvetlana"},{"family":"Listorti","given":"Giulia"},{"family":"Bosco","given":"Simona"},{"family":"Contipelli","given":"Louisa"},{"family":"Dentener","given":"Frank"},{"family":"Dowling","given":"Paul"},{"family":"Grassi","given":"Giacomo"},{"family":"Korosuo","given":"Anu"},{"family":"Manca","given":"Giovanni"},{"family":"Migliavacca","given":"Mirco"},{"family":"Sikora","given":"Przemyslaw"},{"family":"Weitzel","given":"Matthias"},{"family":"Acosta","given":"IBORRA Beatriz"},{"family":"Arrigoni","given":"Alessandro"},{"family":"Bavetta","given":"Maurizio"},{"family":"Bertoldi","given":"Paolo"},{"family":"Bolard","given":"Julien"},{"family":"Bravo","given":"DIAZ Laura"},{"family":"Carlsson","given":"Johan"},{"family":"Castellazzi","given":"Luca"},{"family":"Dagostino","given":"Delia"},{"family":"Della","given":"VALLE Nives"},{"family":"Dolci","given":"Francesco"},{"family":"Dunlop","given":"Ewan Duncan"},{"family":"Hidalgo","given":"GONZALEZ Ignacio"},{"family":"Jaeger","given":"Waldau A."},{"family":"Maduta","given":"Carmen"},{"family":"Mc","given":"GOVERN Lucie"},{"family":"Meletiou","given":"Alexis"},{"family":"Szabo","given":"Sandor"},{"family":"Tapoglou","given":"Evdokia"},{"family":"Taylor","given":"Nigel"},{"family":"Tsemekidi","given":"TZEIRANAK Sofia"},{"family":"Amadei","given":"Andrea"},{"family":"Ardente","given":"Fulvio"},{"family":"Bobba","given":"Silvia"},{"family":"Bruchhausen","given":"Matthias"},{"family":"Coelho","given":"Fernando"},{"family":"De","given":"LAURENTIIS Valeria"},{"family":"Delre","given":"Antonio"},{"family":"Eder","given":"Peter"},{"family":"Egle","given":"Lukas"},{"family":"Foster","given":"Gillian"},{"family":"Cristobal","given":"GARCIA Jorge"},{"family":"Gaudillat","given":"Pierre"},{"family":"Georgitzikis","given":"Konstantinos"},{"family":"Huygens","given":"Dries"},{"family":"Lebedeva","given":"Natalia"},{"family":"Manfredi","given":"Simone"},{"family":"Mathieux","given":"Fabrice"},{"family":"Maury","given":"Thibaut"},{"family":"Orefice","given":"Martina"},{"family":"Pennington","given":"David"},{"family":"Pfrang","given":"Andreas"},{"family":"Pierri","given":"Erika"},{"family":"Saveyn","given":"Hans"},{"family":"Sala","given":"Serenella"},{"family":"Spiliotopoulos","given":"Christoforos"},{"family":"Tonini","given":"Davide"},{"family":"Ciuffo","given":"Biagio"},{"family":"Fontaras","given":"Georgios"},{"family":"Grosso","given":"Monica"},{"family":"Krause","given":"Jette"},{"family":"Lodi","given":"Chiara"},{"family":"Marotta","given":"Alessandro"},{"family":"Martini","given":"Giorgio"},{"family":"Scarlat","given":"Nicolae"},{"family":"Caivano","given":"Arnaldo"},{"family":"Catarino","given":"Rui"},{"family":"De","given":"JONG Beyhan"},{"family":"Druon","given":"Jean-Noel"},{"family":"Guerrero","given":"Irene"},{"family":"Gurria","given":"Patricia"},{"family":"Leite","given":"Joao"},{"family":"Olvedy","given":"Michael"},{"family":"Puerta","given":"PINERO Carolina"},{"family":"Tóth","given":"Katalin"},{"family":"Wollgast","given":"Jan"},{"family":"Addamo","given":"Anna"},{"family":"Barredo","given":"Jose I."},{"family":"Bopp","given":"Stephanie"},{"family":"Cardoso","given":"Ana Cristina"},{"family":"Dubois","given":"Gregoire"},{"family":"La","given":"NOTTE Alessandra"},{"family":"Marando","given":"Federica"},{"family":"Neuville","given":"Aude"},{"family":"Robuchon","given":"Marine"},{"family":"Paracchini","given":"Maria Luisa"},{"family":"Jones","given":"Arwyn"},{"family":"Panagos","given":"Panos"},{"family":"Tamborra","given":"Marialuisa"},{"family":"Vallecillo","given":"Sara"},{"family":"Van","given":"DER VELDE Marijn"},{"family":"Aschberger","given":"Karin"},{"family":"Astorga-Llorens","given":"Covadonga"},{"family":"Belz","given":"Susanne"},{"family":"Gawlik","given":"Bernd Manfred"},{"family":"Held","given":"Andrea"},{"family":"Lettieri","given":"Teresa"},{"family":"Pisoni","given":"Enrico"},{"family":"Pistocchi","given":"Alberto"},{"family":"Rauscher","given":"Hubert"},{"family":"Thunis","given":"Philippe"},{"family":"Wojda","given":"Piotr"},{"family":"Worth","given":"Andrew"},{"family":"Neuwahl","given":"Frederik"}],"accessed":{"date-parts":[["2025",2,5]]},"issued":{"date-parts":[["2025"]]}}}],"schema":"https://github.com/citation-style-language/schema/raw/master/csl-citation.json"} </w:instrText>
      </w:r>
      <w:r w:rsidR="00E82E55">
        <w:rPr>
          <w:color w:val="FF0000"/>
          <w:highlight w:val="green"/>
        </w:rPr>
        <w:fldChar w:fldCharType="separate"/>
      </w:r>
      <w:r w:rsidR="00E82E55" w:rsidRPr="00E82E55">
        <w:rPr>
          <w:highlight w:val="green"/>
        </w:rPr>
        <w:t>[13]</w:t>
      </w:r>
      <w:r w:rsidR="00E82E55">
        <w:rPr>
          <w:color w:val="FF0000"/>
          <w:highlight w:val="green"/>
        </w:rPr>
        <w:fldChar w:fldCharType="end"/>
      </w:r>
      <w:r w:rsidRPr="00F12A98">
        <w:t xml:space="preserve">, </w:t>
      </w:r>
      <w:r w:rsidR="00F91A3B">
        <w:t>and not modelled in the present exercise. These measures</w:t>
      </w:r>
      <w:r w:rsidR="00C33BAB">
        <w:t>, which</w:t>
      </w:r>
      <w:r w:rsidR="00F91A3B">
        <w:t xml:space="preserve"> are </w:t>
      </w:r>
      <w:r w:rsidRPr="00F12A98">
        <w:t>specifically addressing circularity economy measures and improved performance of products</w:t>
      </w:r>
      <w:r w:rsidR="00F91A3B">
        <w:t>, could thus further contribute to further reduction of environmental impacts.</w:t>
      </w:r>
      <w:r w:rsidR="005D529E">
        <w:t xml:space="preserve"> It should be noted that some of them could however be covered by selected modelled targets (e</w:t>
      </w:r>
      <w:r w:rsidR="009A24CD">
        <w:t>.</w:t>
      </w:r>
      <w:r w:rsidR="005D529E">
        <w:t>g</w:t>
      </w:r>
      <w:r w:rsidR="009A24CD">
        <w:t>.</w:t>
      </w:r>
      <w:r w:rsidR="005D529E">
        <w:t xml:space="preserve"> </w:t>
      </w:r>
      <w:r w:rsidR="009A24CD">
        <w:t>renovation wave targets modelled in housing, partially consider improved energy efficiency of appliances in use</w:t>
      </w:r>
      <w:r w:rsidR="005D529E">
        <w:t>).</w:t>
      </w:r>
    </w:p>
    <w:p w14:paraId="39617469" w14:textId="3DC6D768" w:rsidR="00C32D81" w:rsidRDefault="00C32D81" w:rsidP="00C32D81">
      <w:pPr>
        <w:pStyle w:val="JRCText"/>
        <w:rPr>
          <w:lang w:eastAsia="en-GB"/>
        </w:rPr>
      </w:pPr>
      <w:r w:rsidRPr="002C6B10">
        <w:rPr>
          <w:lang w:eastAsia="en-GB"/>
        </w:rPr>
        <w:t xml:space="preserve">Figure </w:t>
      </w:r>
      <w:r w:rsidR="00CF6331">
        <w:rPr>
          <w:lang w:eastAsia="en-GB"/>
        </w:rPr>
        <w:t>8</w:t>
      </w:r>
      <w:r w:rsidR="000217BC" w:rsidRPr="002C6B10">
        <w:rPr>
          <w:lang w:eastAsia="en-GB"/>
        </w:rPr>
        <w:t xml:space="preserve">. Trade-offs between areas of consumption, </w:t>
      </w:r>
      <w:r w:rsidR="00D17B16">
        <w:rPr>
          <w:lang w:eastAsia="en-GB"/>
        </w:rPr>
        <w:t xml:space="preserve">by comparison </w:t>
      </w:r>
      <w:r w:rsidR="009A5FFE">
        <w:rPr>
          <w:lang w:eastAsia="en-GB"/>
        </w:rPr>
        <w:t xml:space="preserve">NO GTT, GTT </w:t>
      </w:r>
      <w:r w:rsidR="00D17B16">
        <w:rPr>
          <w:lang w:eastAsia="en-GB"/>
        </w:rPr>
        <w:t xml:space="preserve">on track and </w:t>
      </w:r>
      <w:r w:rsidR="009A5FFE">
        <w:rPr>
          <w:lang w:eastAsia="en-GB"/>
        </w:rPr>
        <w:t xml:space="preserve">GTT </w:t>
      </w:r>
      <w:r w:rsidR="00D17B16">
        <w:rPr>
          <w:lang w:eastAsia="en-GB"/>
        </w:rPr>
        <w:t>ambitions scenarios with 2022 data</w:t>
      </w:r>
      <w:r w:rsidR="000217BC" w:rsidRPr="002C6B10">
        <w:rPr>
          <w:lang w:eastAsia="en-GB"/>
        </w:rPr>
        <w:t>.</w:t>
      </w:r>
    </w:p>
    <w:p w14:paraId="763D0EB6" w14:textId="50FEF2EF" w:rsidR="004B2ADE" w:rsidRDefault="004B2ADE" w:rsidP="00C32D81">
      <w:pPr>
        <w:pStyle w:val="JRCText"/>
        <w:rPr>
          <w:lang w:eastAsia="en-GB"/>
        </w:rPr>
      </w:pPr>
      <w:r>
        <w:rPr>
          <w:noProof/>
          <w:lang w:eastAsia="en-GB"/>
        </w:rPr>
        <w:lastRenderedPageBreak/>
        <w:drawing>
          <wp:inline distT="0" distB="0" distL="0" distR="0" wp14:anchorId="664DEEA1" wp14:editId="1054EEE8">
            <wp:extent cx="5139993" cy="3542665"/>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48981" cy="3548860"/>
                    </a:xfrm>
                    <a:prstGeom prst="rect">
                      <a:avLst/>
                    </a:prstGeom>
                    <a:noFill/>
                  </pic:spPr>
                </pic:pic>
              </a:graphicData>
            </a:graphic>
          </wp:inline>
        </w:drawing>
      </w:r>
    </w:p>
    <w:p w14:paraId="0BF5A23B" w14:textId="51131469" w:rsidR="00BB6B49" w:rsidRPr="0054422F" w:rsidRDefault="7B9A85DB" w:rsidP="00B864CC">
      <w:pPr>
        <w:pStyle w:val="JRCFiguresource"/>
        <w:rPr>
          <w:rFonts w:eastAsia="EC Square Sans Pro"/>
        </w:rPr>
      </w:pPr>
      <w:r w:rsidRPr="00B76E37">
        <w:rPr>
          <w:rFonts w:eastAsia="EC Square Sans Pro"/>
          <w:lang w:val="fr-BE"/>
        </w:rPr>
        <w:t xml:space="preserve">Source: </w:t>
      </w:r>
      <w:r w:rsidR="004B2ADE" w:rsidRPr="00B76E37">
        <w:rPr>
          <w:rFonts w:eastAsia="EC Square Sans Pro"/>
          <w:lang w:val="fr-BE"/>
        </w:rPr>
        <w:t xml:space="preserve">Based on </w:t>
      </w:r>
      <w:r w:rsidR="00E82E55">
        <w:rPr>
          <w:rFonts w:eastAsia="EC Square Sans Pro"/>
          <w:highlight w:val="green"/>
          <w:lang w:val="fr-BE"/>
        </w:rPr>
        <w:fldChar w:fldCharType="begin"/>
      </w:r>
      <w:r w:rsidR="00E82E55">
        <w:rPr>
          <w:rFonts w:eastAsia="EC Square Sans Pro"/>
          <w:highlight w:val="green"/>
          <w:lang w:val="fr-BE"/>
        </w:rPr>
        <w:instrText xml:space="preserve"> ADDIN ZOTERO_ITEM CSL_CITATION {"citationID":"53sLqXWI","properties":{"formattedCitation":"[3]","plainCitation":"[3]","noteIndex":0},"citationItems":[{"id":1027,"uris":["http://zotero.org/groups/5272309/items/SZHAHM6E"],"itemData":{"id":1027,"type":"webpage","abstract":"The European Commission - Joint Research Centre has developed and kept updating since 2016 a modelling framework that includes the Consumption Footprint (CF) and the Domestic Footprint (CF) models, which have become established as a means for monitoring the progress of the EU’s environmental performance. The models are based on Life Cycle Assessment, and use the Environmental Footprint (EF) impact assessment method to produce a set of 16 indicators (also available as a single weighted score) to assess the environmental impacts of EU production and consumption, and compare to the planetary boundaries. This report describes how these models can be applied to generate an outlook in the framework of the Zero Pollution Action Plan (ZPAP) for 2030. This is performed via: (i) calculating the ZPAP official targets in the context of the models, (ii) integrating selected relevant and illustrative green transition measures from the targets and ambitions of the European Green Deal (iii) comparing three progressively more ambitious scenarios simulating the achievement of these measures. The results indicate that the gap is widening between the environmental impacts occurring within the EU’s borders and those linked to consumption via supply chains, that is, those that result from imports into the EU. The selected green transition measures should make progress in terms of reducing environmental impact within the EU. However, via integrating additional ambitions the EU could accelerate actions for almost all EF environmental indicators, and reduce the EU’s environmental impact of consumption even below the ZPAP 2030 targets.","container-title":"JRC Publications Repository","language":"en","note":"ISBN: 9789268238967\nISSN: 1831-9424\nDOI: 10.2760/6552881","title":"Consumption Footprint and Domestic Footprint Outlook Report 2025","URL":"https://publications.jrc.ec.europa.eu/repository/handle/JRC139655","author":[{"family":"Pasqualino","given":"Roberto"},{"family":"Valenzano","given":"Annarita"},{"family":"Chiorrini","given":"Andrea"},{"family":"Wierzgala","given":"Piotr"},{"family":"Frankowska","given":"Angelina"},{"family":"Sanye","given":"MENGUAL Esther"},{"family":"Bennett","given":"Michael John"},{"family":"Listorti","given":"Giulia"},{"family":"Sala","given":"Serenella"}],"accessed":{"date-parts":[["2025",3,4]]},"issued":{"date-parts":[["2025"]]}}}],"schema":"https://github.com/citation-style-language/schema/raw/master/csl-citation.json"} </w:instrText>
      </w:r>
      <w:r w:rsidR="00E82E55">
        <w:rPr>
          <w:rFonts w:eastAsia="EC Square Sans Pro"/>
          <w:highlight w:val="green"/>
          <w:lang w:val="fr-BE"/>
        </w:rPr>
        <w:fldChar w:fldCharType="separate"/>
      </w:r>
      <w:r w:rsidR="00E82E55" w:rsidRPr="00E82E55">
        <w:rPr>
          <w:rFonts w:eastAsia="EC Square Sans Pro"/>
          <w:highlight w:val="green"/>
        </w:rPr>
        <w:t>[3]</w:t>
      </w:r>
      <w:r w:rsidR="00E82E55">
        <w:rPr>
          <w:rFonts w:eastAsia="EC Square Sans Pro"/>
          <w:highlight w:val="green"/>
          <w:lang w:val="fr-BE"/>
        </w:rPr>
        <w:fldChar w:fldCharType="end"/>
      </w:r>
      <w:r w:rsidRPr="00B76E37">
        <w:rPr>
          <w:rFonts w:eastAsia="EC Square Sans Pro"/>
          <w:lang w:val="fr-BE"/>
        </w:rPr>
        <w:t xml:space="preserve">. </w:t>
      </w:r>
      <w:r w:rsidR="004B2ADE">
        <w:rPr>
          <w:rFonts w:eastAsia="EC Square Sans Pro"/>
        </w:rPr>
        <w:t xml:space="preserve">Note: all data are compared with the planetary boundary threshold per every impact category considered. </w:t>
      </w:r>
    </w:p>
    <w:p w14:paraId="3365661B" w14:textId="56A7F1AF" w:rsidR="00921D94" w:rsidRDefault="00921D94" w:rsidP="00921D94">
      <w:pPr>
        <w:pStyle w:val="JRCLevel-3title"/>
        <w:rPr>
          <w:rFonts w:eastAsia="EC Square Sans Pro" w:cs="EC Square Sans Pro"/>
        </w:rPr>
      </w:pPr>
      <w:bookmarkStart w:id="87" w:name="_Toc191999851"/>
      <w:commentRangeStart w:id="88"/>
      <w:r>
        <w:rPr>
          <w:rFonts w:eastAsia="EC Square Sans Pro" w:cs="EC Square Sans Pro"/>
        </w:rPr>
        <w:t>is</w:t>
      </w:r>
      <w:commentRangeEnd w:id="88"/>
      <w:r w:rsidR="00C9275A">
        <w:rPr>
          <w:rStyle w:val="CommentReference"/>
          <w:bCs w:val="0"/>
          <w:color w:val="auto"/>
        </w:rPr>
        <w:commentReference w:id="88"/>
      </w:r>
      <w:r>
        <w:rPr>
          <w:rFonts w:eastAsia="EC Square Sans Pro" w:cs="EC Square Sans Pro"/>
        </w:rPr>
        <w:t xml:space="preserve"> this important in driving EU competitiveness and innovation</w:t>
      </w:r>
      <w:bookmarkEnd w:id="87"/>
    </w:p>
    <w:p w14:paraId="33C6F264" w14:textId="569BB005" w:rsidR="00921D94" w:rsidRDefault="5D31AA74" w:rsidP="0707CF69">
      <w:pPr>
        <w:pStyle w:val="JRCTextbulletedlist1"/>
        <w:rPr>
          <w:rFonts w:asciiTheme="minorHAnsi" w:eastAsiaTheme="minorEastAsia" w:hAnsiTheme="minorHAnsi" w:cstheme="minorBidi"/>
        </w:rPr>
      </w:pPr>
      <w:r w:rsidRPr="0707CF69">
        <w:rPr>
          <w:rFonts w:eastAsia="EC Square Sans Pro"/>
        </w:rPr>
        <w:t xml:space="preserve">An overall reduction of the environmental impacts of EU production and consumption resulting from the achievement of EGD targets and ambitions </w:t>
      </w:r>
      <w:r w:rsidR="7268E7F0" w:rsidRPr="0707CF69">
        <w:rPr>
          <w:rFonts w:eastAsia="EC Square Sans Pro"/>
        </w:rPr>
        <w:t xml:space="preserve">can support innovation and competitiveness. </w:t>
      </w:r>
      <w:r w:rsidR="2DCF5AFA" w:rsidRPr="0707CF69">
        <w:rPr>
          <w:rFonts w:eastAsia="EC Square Sans Pro"/>
        </w:rPr>
        <w:t>Reducing the environmental impacts of EU production and consumption can</w:t>
      </w:r>
      <w:r w:rsidR="0A1FBA90" w:rsidRPr="0707CF69">
        <w:rPr>
          <w:rFonts w:eastAsia="EC Square Sans Pro"/>
        </w:rPr>
        <w:t xml:space="preserve"> </w:t>
      </w:r>
      <w:r w:rsidR="2915986F" w:rsidRPr="0707CF69">
        <w:rPr>
          <w:rFonts w:eastAsia="EC Square Sans Pro"/>
        </w:rPr>
        <w:t>mitigate</w:t>
      </w:r>
      <w:r w:rsidR="7268E7F0" w:rsidRPr="0707CF69">
        <w:rPr>
          <w:rFonts w:eastAsia="EC Square Sans Pro"/>
        </w:rPr>
        <w:t xml:space="preserve"> the negative effects of </w:t>
      </w:r>
      <w:commentRangeStart w:id="89"/>
      <w:r w:rsidR="00914939" w:rsidRPr="0707CF69">
        <w:rPr>
          <w:rFonts w:eastAsia="EC Square Sans Pro"/>
        </w:rPr>
        <w:t xml:space="preserve">consumption </w:t>
      </w:r>
      <w:r w:rsidR="7268E7F0" w:rsidRPr="0707CF69">
        <w:rPr>
          <w:rFonts w:eastAsia="EC Square Sans Pro"/>
        </w:rPr>
        <w:t>growth on</w:t>
      </w:r>
      <w:r w:rsidR="1F0F7E08" w:rsidRPr="0707CF69">
        <w:rPr>
          <w:rFonts w:eastAsia="EC Square Sans Pro"/>
        </w:rPr>
        <w:t xml:space="preserve"> competitiveness</w:t>
      </w:r>
      <w:r w:rsidR="1A21B09C" w:rsidRPr="0707CF69">
        <w:rPr>
          <w:rFonts w:eastAsia="EC Square Sans Pro"/>
        </w:rPr>
        <w:t xml:space="preserve"> in two main ways</w:t>
      </w:r>
      <w:commentRangeEnd w:id="89"/>
      <w:r w:rsidR="00921D94">
        <w:rPr>
          <w:rStyle w:val="CommentReference"/>
        </w:rPr>
        <w:commentReference w:id="89"/>
      </w:r>
      <w:r w:rsidR="1F0F7E08" w:rsidRPr="0707CF69">
        <w:rPr>
          <w:rFonts w:eastAsia="EC Square Sans Pro"/>
        </w:rPr>
        <w:t xml:space="preserve">. On </w:t>
      </w:r>
      <w:r w:rsidR="008F210A" w:rsidRPr="0707CF69">
        <w:rPr>
          <w:rFonts w:eastAsia="EC Square Sans Pro"/>
        </w:rPr>
        <w:t xml:space="preserve">the </w:t>
      </w:r>
      <w:r w:rsidR="1F0F7E08" w:rsidRPr="0707CF69">
        <w:rPr>
          <w:rFonts w:eastAsia="EC Square Sans Pro"/>
        </w:rPr>
        <w:t xml:space="preserve">one hand, it can </w:t>
      </w:r>
      <w:r w:rsidR="1F0F7E08" w:rsidRPr="0707CF69">
        <w:rPr>
          <w:rFonts w:eastAsia="EC Square Sans Pro"/>
          <w:b/>
          <w:bCs/>
        </w:rPr>
        <w:t>reduce</w:t>
      </w:r>
      <w:r w:rsidR="7268E7F0" w:rsidRPr="0707CF69">
        <w:rPr>
          <w:rFonts w:eastAsia="EC Square Sans Pro"/>
          <w:b/>
          <w:bCs/>
        </w:rPr>
        <w:t xml:space="preserve"> environmental externalities</w:t>
      </w:r>
      <w:r w:rsidR="7268E7F0" w:rsidRPr="0707CF69">
        <w:rPr>
          <w:rFonts w:eastAsia="EC Square Sans Pro"/>
        </w:rPr>
        <w:t xml:space="preserve">, </w:t>
      </w:r>
      <w:r w:rsidR="1017720E" w:rsidRPr="0707CF69">
        <w:rPr>
          <w:rFonts w:eastAsia="EC Square Sans Pro"/>
        </w:rPr>
        <w:t xml:space="preserve">in terms of investment </w:t>
      </w:r>
      <w:r w:rsidR="008F210A" w:rsidRPr="0707CF69">
        <w:rPr>
          <w:rFonts w:eastAsia="EC Square Sans Pro"/>
        </w:rPr>
        <w:t xml:space="preserve">required </w:t>
      </w:r>
      <w:r w:rsidR="1017720E" w:rsidRPr="0707CF69">
        <w:rPr>
          <w:rFonts w:eastAsia="EC Square Sans Pro"/>
        </w:rPr>
        <w:t xml:space="preserve">to mitigate </w:t>
      </w:r>
      <w:r w:rsidR="008F210A" w:rsidRPr="0707CF69">
        <w:rPr>
          <w:rFonts w:eastAsia="EC Square Sans Pro"/>
        </w:rPr>
        <w:t>(</w:t>
      </w:r>
      <w:r w:rsidR="1017720E" w:rsidRPr="0707CF69">
        <w:rPr>
          <w:rFonts w:eastAsia="EC Square Sans Pro"/>
        </w:rPr>
        <w:t>or adapt to</w:t>
      </w:r>
      <w:r w:rsidR="008F210A" w:rsidRPr="0707CF69">
        <w:rPr>
          <w:rFonts w:eastAsia="EC Square Sans Pro"/>
        </w:rPr>
        <w:t>)</w:t>
      </w:r>
      <w:r w:rsidR="1017720E" w:rsidRPr="0707CF69">
        <w:rPr>
          <w:rFonts w:eastAsia="EC Square Sans Pro"/>
        </w:rPr>
        <w:t xml:space="preserve"> </w:t>
      </w:r>
      <w:r w:rsidR="008F210A" w:rsidRPr="0707CF69">
        <w:rPr>
          <w:rFonts w:eastAsia="EC Square Sans Pro"/>
        </w:rPr>
        <w:t xml:space="preserve">the negative </w:t>
      </w:r>
      <w:r w:rsidR="1017720E" w:rsidRPr="0707CF69">
        <w:rPr>
          <w:rFonts w:eastAsia="EC Square Sans Pro"/>
        </w:rPr>
        <w:t xml:space="preserve">consequences of environmental impacts (e.g., response to </w:t>
      </w:r>
      <w:r w:rsidR="7F6ED257" w:rsidRPr="0707CF69">
        <w:rPr>
          <w:rFonts w:eastAsia="EC Square Sans Pro"/>
        </w:rPr>
        <w:t>extreme weather events due to climate change) as well as costs of public health due to human health-related diseases (e.g., re</w:t>
      </w:r>
      <w:r w:rsidR="1AB4FB80" w:rsidRPr="0707CF69">
        <w:rPr>
          <w:rFonts w:eastAsia="EC Square Sans Pro"/>
        </w:rPr>
        <w:t>spiratory diseases due to air pollution).</w:t>
      </w:r>
      <w:r w:rsidR="63AF9218" w:rsidRPr="0707CF69">
        <w:rPr>
          <w:rFonts w:eastAsia="EC Square Sans Pro"/>
        </w:rPr>
        <w:t xml:space="preserve"> </w:t>
      </w:r>
      <w:r w:rsidR="6ECA2976" w:rsidRPr="0707CF69">
        <w:rPr>
          <w:rFonts w:asciiTheme="minorHAnsi" w:eastAsiaTheme="minorEastAsia" w:hAnsiTheme="minorHAnsi" w:cstheme="minorBidi"/>
        </w:rPr>
        <w:t>When focusing on decarbonizing the EU system, the implementation of some policy initiatives will have a positive contribution in the short-term, such as the Industrial Decarboni</w:t>
      </w:r>
      <w:r w:rsidR="00C9275A">
        <w:rPr>
          <w:rFonts w:asciiTheme="minorHAnsi" w:eastAsiaTheme="minorEastAsia" w:hAnsiTheme="minorHAnsi" w:cstheme="minorBidi"/>
        </w:rPr>
        <w:t>s</w:t>
      </w:r>
      <w:r w:rsidR="6ECA2976" w:rsidRPr="0707CF69">
        <w:rPr>
          <w:rFonts w:asciiTheme="minorHAnsi" w:eastAsiaTheme="minorEastAsia" w:hAnsiTheme="minorHAnsi" w:cstheme="minorBidi"/>
        </w:rPr>
        <w:t xml:space="preserve">ation Accelerator Act (IDAA) </w:t>
      </w:r>
      <w:r w:rsidR="7C88AC8D" w:rsidRPr="0707CF69">
        <w:rPr>
          <w:rFonts w:asciiTheme="minorHAnsi" w:eastAsiaTheme="minorEastAsia" w:hAnsiTheme="minorHAnsi" w:cstheme="minorBidi"/>
        </w:rPr>
        <w:t xml:space="preserve">under the Clean Industrial Deal </w:t>
      </w:r>
      <w:r w:rsidR="00E82E55">
        <w:rPr>
          <w:rFonts w:asciiTheme="minorHAnsi" w:eastAsiaTheme="minorEastAsia" w:hAnsiTheme="minorHAnsi" w:cstheme="minorBidi"/>
          <w:color w:val="FF0000"/>
          <w:highlight w:val="green"/>
        </w:rPr>
        <w:fldChar w:fldCharType="begin"/>
      </w:r>
      <w:r w:rsidR="00E82E55">
        <w:rPr>
          <w:rFonts w:asciiTheme="minorHAnsi" w:eastAsiaTheme="minorEastAsia" w:hAnsiTheme="minorHAnsi" w:cstheme="minorBidi"/>
          <w:color w:val="FF0000"/>
          <w:highlight w:val="green"/>
        </w:rPr>
        <w:instrText xml:space="preserve"> ADDIN ZOTERO_ITEM CSL_CITATION {"citationID":"yFhmfyzV","properties":{"formattedCitation":"[14]","plainCitation":"[14]","noteIndex":0},"citationItems":[{"id":1318,"uris":["http://zotero.org/groups/5272309/items/E73TK3ZJ"],"itemData":{"id":1318,"type":"webpage","abstract":"Based on six pillars, the Clean Industrial Deal outlines concrete actions to turn decarbonisation into a driver of growth for European industries.","language":"en","title":"Clean Industrial Deal - European Commission","URL":"https://commission.europa.eu/topics/eu-competitiveness/clean-industrial-deal_en","author":[{"literal":"EUROPEAN COMMISSION"}],"accessed":{"date-parts":[["2025",3,4]]},"issued":{"date-parts":[["2025"]]}}}],"schema":"https://github.com/citation-style-language/schema/raw/master/csl-citation.json"} </w:instrText>
      </w:r>
      <w:r w:rsidR="00E82E55">
        <w:rPr>
          <w:rFonts w:asciiTheme="minorHAnsi" w:eastAsiaTheme="minorEastAsia" w:hAnsiTheme="minorHAnsi" w:cstheme="minorBidi"/>
          <w:color w:val="FF0000"/>
          <w:highlight w:val="green"/>
        </w:rPr>
        <w:fldChar w:fldCharType="separate"/>
      </w:r>
      <w:r w:rsidR="00E82E55" w:rsidRPr="00E82E55">
        <w:rPr>
          <w:rFonts w:ascii="Calibri" w:eastAsiaTheme="minorEastAsia" w:hAnsi="Calibri" w:cs="Calibri"/>
          <w:highlight w:val="green"/>
        </w:rPr>
        <w:t>[14]</w:t>
      </w:r>
      <w:r w:rsidR="00E82E55">
        <w:rPr>
          <w:rFonts w:asciiTheme="minorHAnsi" w:eastAsiaTheme="minorEastAsia" w:hAnsiTheme="minorHAnsi" w:cstheme="minorBidi"/>
          <w:color w:val="FF0000"/>
          <w:highlight w:val="green"/>
        </w:rPr>
        <w:fldChar w:fldCharType="end"/>
      </w:r>
      <w:r w:rsidR="7C88AC8D" w:rsidRPr="0707CF69">
        <w:rPr>
          <w:rFonts w:asciiTheme="minorHAnsi" w:eastAsiaTheme="minorEastAsia" w:hAnsiTheme="minorHAnsi" w:cstheme="minorBidi"/>
        </w:rPr>
        <w:t xml:space="preserve"> </w:t>
      </w:r>
      <w:r w:rsidR="6ECA2976" w:rsidRPr="0707CF69">
        <w:rPr>
          <w:rFonts w:asciiTheme="minorHAnsi" w:eastAsiaTheme="minorEastAsia" w:hAnsiTheme="minorHAnsi" w:cstheme="minorBidi"/>
        </w:rPr>
        <w:t>and the Carbon Border Adjustment Mechanism (CBAM)</w:t>
      </w:r>
      <w:r w:rsidR="62542BD6" w:rsidRPr="0707CF69">
        <w:rPr>
          <w:rFonts w:asciiTheme="minorHAnsi" w:eastAsiaTheme="minorEastAsia" w:hAnsiTheme="minorHAnsi" w:cstheme="minorBidi"/>
        </w:rPr>
        <w:t xml:space="preserve"> </w:t>
      </w:r>
      <w:r w:rsidR="00E82E55">
        <w:rPr>
          <w:rFonts w:asciiTheme="minorHAnsi" w:eastAsiaTheme="minorEastAsia" w:hAnsiTheme="minorHAnsi" w:cstheme="minorBidi"/>
          <w:color w:val="FF0000"/>
          <w:highlight w:val="green"/>
        </w:rPr>
        <w:fldChar w:fldCharType="begin"/>
      </w:r>
      <w:r w:rsidR="00E82E55">
        <w:rPr>
          <w:rFonts w:asciiTheme="minorHAnsi" w:eastAsiaTheme="minorEastAsia" w:hAnsiTheme="minorHAnsi" w:cstheme="minorBidi"/>
          <w:color w:val="FF0000"/>
          <w:highlight w:val="green"/>
        </w:rPr>
        <w:instrText xml:space="preserve"> ADDIN ZOTERO_ITEM CSL_CITATION {"citationID":"jwfy807z","properties":{"formattedCitation":"[15]","plainCitation":"[15]","noteIndex":0},"citationItems":[{"id":1319,"uris":["http://zotero.org/groups/5272309/items/M8S53BQK"],"itemData":{"id":1319,"type":"webpage","abstract":"The CBAM will initially apply to imports of certain goods and selected precursors whose production is carbon intensive and at most significant risk of carbon leakage: cement, iron and steel, aluminium, fertilisers, electricity and hydrogen.","language":"en","title":"Carbon Border Adjustment Mechanism","URL":"https://taxation-customs.ec.europa.eu/carbon-border-adjustment-mechanism_en","author":[{"literal":"EUROPEAN COMMISSION"}],"accessed":{"date-parts":[["2025",3,4]]},"issued":{"date-parts":[["2025"]]}}}],"schema":"https://github.com/citation-style-language/schema/raw/master/csl-citation.json"} </w:instrText>
      </w:r>
      <w:r w:rsidR="00E82E55">
        <w:rPr>
          <w:rFonts w:asciiTheme="minorHAnsi" w:eastAsiaTheme="minorEastAsia" w:hAnsiTheme="minorHAnsi" w:cstheme="minorBidi"/>
          <w:color w:val="FF0000"/>
          <w:highlight w:val="green"/>
        </w:rPr>
        <w:fldChar w:fldCharType="separate"/>
      </w:r>
      <w:r w:rsidR="00E82E55" w:rsidRPr="00E82E55">
        <w:rPr>
          <w:rFonts w:ascii="Calibri" w:eastAsiaTheme="minorEastAsia" w:hAnsi="Calibri" w:cs="Calibri"/>
          <w:highlight w:val="green"/>
        </w:rPr>
        <w:t>[15]</w:t>
      </w:r>
      <w:r w:rsidR="00E82E55">
        <w:rPr>
          <w:rFonts w:asciiTheme="minorHAnsi" w:eastAsiaTheme="minorEastAsia" w:hAnsiTheme="minorHAnsi" w:cstheme="minorBidi"/>
          <w:color w:val="FF0000"/>
          <w:highlight w:val="green"/>
        </w:rPr>
        <w:fldChar w:fldCharType="end"/>
      </w:r>
      <w:r w:rsidR="6ECA2976" w:rsidRPr="0707CF69">
        <w:rPr>
          <w:rFonts w:asciiTheme="minorHAnsi" w:eastAsiaTheme="minorEastAsia" w:hAnsiTheme="minorHAnsi" w:cstheme="minorBidi"/>
        </w:rPr>
        <w:t>, by focusing on product and industry specific situations, such as those of sustainable transport and steel.</w:t>
      </w:r>
    </w:p>
    <w:p w14:paraId="4757B26C" w14:textId="18457064" w:rsidR="00921D94" w:rsidRDefault="2D397051" w:rsidP="0707CF69">
      <w:pPr>
        <w:pStyle w:val="JRCTextbulletedlist1"/>
        <w:rPr>
          <w:rFonts w:eastAsia="EC Square Sans Pro"/>
        </w:rPr>
      </w:pPr>
      <w:r w:rsidRPr="0707CF69">
        <w:rPr>
          <w:rFonts w:asciiTheme="minorHAnsi" w:eastAsiaTheme="minorEastAsia" w:hAnsiTheme="minorHAnsi" w:cstheme="minorBidi"/>
        </w:rPr>
        <w:t xml:space="preserve">On the other hand, </w:t>
      </w:r>
      <w:r w:rsidRPr="0707CF69">
        <w:rPr>
          <w:rFonts w:asciiTheme="minorHAnsi" w:eastAsiaTheme="minorEastAsia" w:hAnsiTheme="minorHAnsi" w:cstheme="minorBidi"/>
          <w:b/>
          <w:bCs/>
        </w:rPr>
        <w:t>i</w:t>
      </w:r>
      <w:r w:rsidR="27101470" w:rsidRPr="0707CF69">
        <w:rPr>
          <w:rFonts w:asciiTheme="minorHAnsi" w:eastAsiaTheme="minorEastAsia" w:hAnsiTheme="minorHAnsi" w:cstheme="minorBidi"/>
          <w:b/>
          <w:bCs/>
        </w:rPr>
        <w:t>mproving the sustainability of the EU production and consumption system can reduce dependencies to natural resources</w:t>
      </w:r>
      <w:r w:rsidR="27101470" w:rsidRPr="0707CF69">
        <w:rPr>
          <w:rFonts w:asciiTheme="minorHAnsi" w:eastAsiaTheme="minorEastAsia" w:hAnsiTheme="minorHAnsi" w:cstheme="minorBidi"/>
        </w:rPr>
        <w:t xml:space="preserve"> in two main ways. Firstly, making the EU system more resource efficient directly lower the demand of natural resources (e.g., water, critical raw materials, </w:t>
      </w:r>
      <w:r w:rsidR="27101470" w:rsidRPr="0707CF69">
        <w:rPr>
          <w:rFonts w:eastAsia="EC Square Sans Pro"/>
        </w:rPr>
        <w:t>energy and land resources) and associated dependencies from natural resources. Secondly, reducing the impacts of EU production and consumption can decrease current pressure level of environmental burdens on available natural resources, e.g. negative impacts on soil quality reducing the availability of land resources. Overall reductions of dependencies would support stability of the socio-economic system, thus supporting EU towards growth and competitiveness in a digitally driven EU market</w:t>
      </w:r>
      <w:r w:rsidR="00C30E6B">
        <w:rPr>
          <w:rFonts w:eastAsia="EC Square Sans Pro"/>
        </w:rPr>
        <w:t xml:space="preserve"> </w:t>
      </w:r>
      <w:r w:rsidR="00E82E55">
        <w:rPr>
          <w:rFonts w:eastAsia="EC Square Sans Pro"/>
          <w:highlight w:val="green"/>
        </w:rPr>
        <w:fldChar w:fldCharType="begin"/>
      </w:r>
      <w:r w:rsidR="00E82E55">
        <w:rPr>
          <w:rFonts w:eastAsia="EC Square Sans Pro"/>
          <w:highlight w:val="green"/>
        </w:rPr>
        <w:instrText xml:space="preserve"> ADDIN ZOTERO_ITEM CSL_CITATION {"citationID":"36IdnTU7","properties":{"formattedCitation":"[16]","plainCitation":"[16]","noteIndex":0},"citationItems":[{"id":1320,"uris":["http://zotero.org/groups/5272309/items/4S5P8PB6"],"itemData":{"id":1320,"type":"bill","language":"en","title":"COMMUNICATION FROM THE COMMISSION TO THE EUROPEAN PARLIAMENT, THE EUROPEAN COUNCIL, THE COUNCIL, THE EUROPEAN ECONOMIC AND SOCIAL COMMITTEE AND THE COMMITTEE OF THE REGIONS A Competitiveness Compass for the EU","URL":"https://eur-lex.europa.eu/legal-content/EN/TXT/?uri=CELEX%3A52025DC0030","author":[{"literal":"EUROPEAN COMMISSION"}],"accessed":{"date-parts":[["2025",3,4]]},"issued":{"date-parts":[["2025"]]}}}],"schema":"https://github.com/citation-style-language/schema/raw/master/csl-citation.json"} </w:instrText>
      </w:r>
      <w:r w:rsidR="00E82E55">
        <w:rPr>
          <w:rFonts w:eastAsia="EC Square Sans Pro"/>
          <w:highlight w:val="green"/>
        </w:rPr>
        <w:fldChar w:fldCharType="separate"/>
      </w:r>
      <w:r w:rsidR="00E82E55" w:rsidRPr="00E82E55">
        <w:rPr>
          <w:rFonts w:eastAsia="EC Square Sans Pro"/>
          <w:highlight w:val="green"/>
        </w:rPr>
        <w:t>[16]</w:t>
      </w:r>
      <w:r w:rsidR="00E82E55">
        <w:rPr>
          <w:rFonts w:eastAsia="EC Square Sans Pro"/>
          <w:highlight w:val="green"/>
        </w:rPr>
        <w:fldChar w:fldCharType="end"/>
      </w:r>
      <w:r w:rsidR="27101470" w:rsidRPr="0707CF69">
        <w:rPr>
          <w:rFonts w:eastAsia="EC Square Sans Pro"/>
        </w:rPr>
        <w:t xml:space="preserve">. </w:t>
      </w:r>
      <w:r w:rsidR="216A0B4F" w:rsidRPr="0707CF69">
        <w:rPr>
          <w:rFonts w:eastAsia="EC Square Sans Pro"/>
        </w:rPr>
        <w:t xml:space="preserve">Overall, </w:t>
      </w:r>
      <w:r w:rsidR="216A0B4F" w:rsidRPr="0707CF69">
        <w:rPr>
          <w:rFonts w:eastAsia="EC Square Sans Pro"/>
          <w:b/>
          <w:bCs/>
        </w:rPr>
        <w:t>reducing dependencies on natural resources increases security</w:t>
      </w:r>
      <w:r w:rsidR="74ED38D7" w:rsidRPr="0707CF69">
        <w:rPr>
          <w:rFonts w:eastAsia="EC Square Sans Pro"/>
          <w:b/>
          <w:bCs/>
        </w:rPr>
        <w:t xml:space="preserve"> and strategic autonomy</w:t>
      </w:r>
      <w:r w:rsidR="74ED38D7" w:rsidRPr="0707CF69">
        <w:rPr>
          <w:rFonts w:eastAsia="EC Square Sans Pro"/>
        </w:rPr>
        <w:t xml:space="preserve">, which is supported by specific policy initiatives such as the Critical Raw Materials Act </w:t>
      </w:r>
      <w:r w:rsidR="00E82E55">
        <w:rPr>
          <w:rFonts w:asciiTheme="minorHAnsi" w:eastAsiaTheme="minorEastAsia" w:hAnsiTheme="minorHAnsi" w:cstheme="minorBidi"/>
          <w:color w:val="FF0000"/>
          <w:highlight w:val="green"/>
        </w:rPr>
        <w:fldChar w:fldCharType="begin"/>
      </w:r>
      <w:r w:rsidR="00E82E55">
        <w:rPr>
          <w:rFonts w:asciiTheme="minorHAnsi" w:eastAsiaTheme="minorEastAsia" w:hAnsiTheme="minorHAnsi" w:cstheme="minorBidi"/>
          <w:color w:val="FF0000"/>
          <w:highlight w:val="green"/>
        </w:rPr>
        <w:instrText xml:space="preserve"> ADDIN ZOTERO_ITEM CSL_CITATION {"citationID":"MPIwWBap","properties":{"formattedCitation":"[17]","plainCitation":"[17]","noteIndex":0},"citationItems":[{"id":1321,"uris":["http://zotero.org/groups/5272309/items/KHFMNX8E"],"itemData":{"id":1321,"type":"bill","language":"en","note":"Doc ID: 32024R1252\nDoc Sector: 3\nDoc Title: Regulation (EU) 2024/1252 of the European Parliament and of the Council of 11 April 2024 establishing a framework for ensuring a secure and sustainable supply of critical raw materials and amending Regulations (EU) No 168/2013, (EU) 2018/858, (EU) 2018/1724 and (EU) 2019/1020 (Text with EEA relevance)\nDoc Type: R\nUsr_lan: en","title":"Regulation (EU) 2024/1252 of the European Parliament and of the Council of 11 April 2024 establishing a framework for ensuring a secure and sustainable supply of critical raw materials and amending Regulations (EU) No 168/2013, (EU) 2018/858, (EU) 2018/1724 and (EU) 2019/1020 (Text with EEA relevance)","URL":"https://eur-lex.europa.eu/eli/reg/2024/1252/oj/eng","author":[{"literal":"EUROPEAN COMMISSION"}],"accessed":{"date-parts":[["2025",3,4]]},"issued":{"date-parts":[["2024"]]}}}],"schema":"https://github.com/citation-style-language/schema/raw/master/csl-citation.json"} </w:instrText>
      </w:r>
      <w:r w:rsidR="00E82E55">
        <w:rPr>
          <w:rFonts w:asciiTheme="minorHAnsi" w:eastAsiaTheme="minorEastAsia" w:hAnsiTheme="minorHAnsi" w:cstheme="minorBidi"/>
          <w:color w:val="FF0000"/>
          <w:highlight w:val="green"/>
        </w:rPr>
        <w:fldChar w:fldCharType="separate"/>
      </w:r>
      <w:r w:rsidR="00E82E55" w:rsidRPr="00E82E55">
        <w:rPr>
          <w:rFonts w:ascii="Calibri" w:eastAsiaTheme="minorEastAsia" w:hAnsi="Calibri" w:cs="Calibri"/>
          <w:highlight w:val="green"/>
        </w:rPr>
        <w:t>[17]</w:t>
      </w:r>
      <w:r w:rsidR="00E82E55">
        <w:rPr>
          <w:rFonts w:asciiTheme="minorHAnsi" w:eastAsiaTheme="minorEastAsia" w:hAnsiTheme="minorHAnsi" w:cstheme="minorBidi"/>
          <w:color w:val="FF0000"/>
          <w:highlight w:val="green"/>
        </w:rPr>
        <w:fldChar w:fldCharType="end"/>
      </w:r>
      <w:r w:rsidR="216A0B4F" w:rsidRPr="0707CF69">
        <w:rPr>
          <w:rFonts w:eastAsia="EC Square Sans Pro"/>
        </w:rPr>
        <w:t>.</w:t>
      </w:r>
      <w:r w:rsidR="134F2E1C" w:rsidRPr="0707CF69">
        <w:rPr>
          <w:rFonts w:eastAsia="EC Square Sans Pro"/>
        </w:rPr>
        <w:t xml:space="preserve"> </w:t>
      </w:r>
    </w:p>
    <w:p w14:paraId="78883C2E" w14:textId="5111C9A8" w:rsidR="00921D94" w:rsidRDefault="617C79C3" w:rsidP="0707CF69">
      <w:pPr>
        <w:pStyle w:val="JRCTextbulletedlist1"/>
        <w:rPr>
          <w:rFonts w:eastAsia="EC Square Sans Pro"/>
        </w:rPr>
      </w:pPr>
      <w:r w:rsidRPr="0707CF69">
        <w:rPr>
          <w:rFonts w:eastAsia="EC Square Sans Pro"/>
        </w:rPr>
        <w:t>The</w:t>
      </w:r>
      <w:r w:rsidR="0C46B6BC" w:rsidRPr="0707CF69">
        <w:rPr>
          <w:rFonts w:eastAsia="EC Square Sans Pro"/>
        </w:rPr>
        <w:t>refore, the</w:t>
      </w:r>
      <w:r w:rsidRPr="0707CF69">
        <w:rPr>
          <w:rFonts w:asciiTheme="minorHAnsi" w:eastAsiaTheme="minorEastAsia" w:hAnsiTheme="minorHAnsi" w:cstheme="minorBidi"/>
        </w:rPr>
        <w:t xml:space="preserve"> positive trends </w:t>
      </w:r>
      <w:r w:rsidRPr="0707CF69">
        <w:rPr>
          <w:rFonts w:eastAsia="EC Square Sans Pro"/>
        </w:rPr>
        <w:t xml:space="preserve">observed in the transition scenarios signal a positive contribution to EU competitiveness. </w:t>
      </w:r>
      <w:r w:rsidR="45AFF4AD" w:rsidRPr="0707CF69">
        <w:rPr>
          <w:rFonts w:eastAsia="EC Square Sans Pro"/>
        </w:rPr>
        <w:t xml:space="preserve">Beyond the scope of this exercise, </w:t>
      </w:r>
      <w:r w:rsidR="51740DC9" w:rsidRPr="0707CF69">
        <w:rPr>
          <w:rFonts w:eastAsia="EC Square Sans Pro"/>
        </w:rPr>
        <w:t>it is worth noting that</w:t>
      </w:r>
      <w:r w:rsidR="51740DC9" w:rsidRPr="0707CF69">
        <w:rPr>
          <w:rFonts w:eastAsia="EC Square Sans Pro"/>
          <w:b/>
          <w:bCs/>
        </w:rPr>
        <w:t xml:space="preserve"> s</w:t>
      </w:r>
      <w:r w:rsidR="1CC1A2D3" w:rsidRPr="0707CF69">
        <w:rPr>
          <w:rFonts w:eastAsia="EC Square Sans Pro"/>
          <w:b/>
          <w:bCs/>
        </w:rPr>
        <w:t>ustainability of production and consumption works in synergy with innovation</w:t>
      </w:r>
      <w:r w:rsidR="1CC1A2D3" w:rsidRPr="0707CF69">
        <w:rPr>
          <w:rFonts w:eastAsia="EC Square Sans Pro"/>
        </w:rPr>
        <w:t xml:space="preserve">. On one hand, </w:t>
      </w:r>
      <w:r w:rsidR="6D5E92E2" w:rsidRPr="0707CF69">
        <w:rPr>
          <w:rFonts w:eastAsia="EC Square Sans Pro"/>
        </w:rPr>
        <w:t>moving towards sustainability can drive investments and demand through market differentiation</w:t>
      </w:r>
      <w:r w:rsidR="04774400" w:rsidRPr="0707CF69">
        <w:rPr>
          <w:rFonts w:eastAsia="EC Square Sans Pro"/>
        </w:rPr>
        <w:t xml:space="preserve"> </w:t>
      </w:r>
      <w:r w:rsidR="1DD6EDCE" w:rsidRPr="0707CF69">
        <w:rPr>
          <w:rFonts w:eastAsia="EC Square Sans Pro"/>
        </w:rPr>
        <w:t xml:space="preserve">(e.g., being the </w:t>
      </w:r>
      <w:r w:rsidR="23716B64" w:rsidRPr="0707CF69">
        <w:rPr>
          <w:rFonts w:eastAsia="EC Square Sans Pro"/>
        </w:rPr>
        <w:t xml:space="preserve">most </w:t>
      </w:r>
      <w:r w:rsidR="1DD6EDCE" w:rsidRPr="0707CF69">
        <w:rPr>
          <w:rFonts w:eastAsia="EC Square Sans Pro"/>
        </w:rPr>
        <w:t>sustainable options available in the market)</w:t>
      </w:r>
      <w:r w:rsidR="6D5E92E2" w:rsidRPr="0707CF69">
        <w:rPr>
          <w:rFonts w:eastAsia="EC Square Sans Pro"/>
        </w:rPr>
        <w:t>. On the other hand, innovation is key to promote sustainability</w:t>
      </w:r>
      <w:r w:rsidR="3977243F" w:rsidRPr="0707CF69">
        <w:rPr>
          <w:rFonts w:eastAsia="EC Square Sans Pro"/>
        </w:rPr>
        <w:t xml:space="preserve"> (e.g., R&amp;D)</w:t>
      </w:r>
      <w:r w:rsidR="6C56C20C" w:rsidRPr="0707CF69">
        <w:rPr>
          <w:rFonts w:eastAsia="EC Square Sans Pro"/>
        </w:rPr>
        <w:t xml:space="preserve"> and can generate </w:t>
      </w:r>
      <w:r w:rsidR="6C56C20C" w:rsidRPr="0707CF69">
        <w:rPr>
          <w:rFonts w:eastAsia="EC Square Sans Pro"/>
        </w:rPr>
        <w:lastRenderedPageBreak/>
        <w:t>cascading effects along the entire supply chain</w:t>
      </w:r>
      <w:r w:rsidR="3977243F" w:rsidRPr="0707CF69">
        <w:rPr>
          <w:rFonts w:eastAsia="EC Square Sans Pro"/>
        </w:rPr>
        <w:t>.</w:t>
      </w:r>
      <w:r w:rsidR="325A2914" w:rsidRPr="0707CF69">
        <w:rPr>
          <w:rFonts w:eastAsia="EC Square Sans Pro"/>
        </w:rPr>
        <w:t xml:space="preserve"> For example, the Ecodesign for Sustainable Products Regulation (ESPR)</w:t>
      </w:r>
      <w:r w:rsidR="0E8506A9" w:rsidRPr="0707CF69">
        <w:rPr>
          <w:rFonts w:eastAsia="EC Square Sans Pro"/>
        </w:rPr>
        <w:t xml:space="preserve"> </w:t>
      </w:r>
      <w:r w:rsidR="00E82E55">
        <w:rPr>
          <w:rFonts w:asciiTheme="minorHAnsi" w:eastAsiaTheme="minorEastAsia" w:hAnsiTheme="minorHAnsi" w:cstheme="minorBidi"/>
          <w:color w:val="FF0000"/>
          <w:highlight w:val="green"/>
        </w:rPr>
        <w:fldChar w:fldCharType="begin"/>
      </w:r>
      <w:r w:rsidR="00E82E55">
        <w:rPr>
          <w:rFonts w:asciiTheme="minorHAnsi" w:eastAsiaTheme="minorEastAsia" w:hAnsiTheme="minorHAnsi" w:cstheme="minorBidi"/>
          <w:color w:val="FF0000"/>
          <w:highlight w:val="green"/>
        </w:rPr>
        <w:instrText xml:space="preserve"> ADDIN ZOTERO_ITEM CSL_CITATION {"citationID":"an5MVKLj","properties":{"formattedCitation":"[18]","plainCitation":"[18]","noteIndex":0},"citationItems":[{"id":1323,"uris":["http://zotero.org/groups/5272309/items/ZQHU38GG"],"itemData":{"id":1323,"type":"webpage","language":"en","note":"Doc ID: 32024R1781\nDoc Sector: 3\nDoc Title: Regulation (EU) 2024/1781 of the European Parliament and of the Council of 13 June 2024 establishing a framework for the setting of ecodesign requirements for sustainable products, amending Directive (EU) 2020/1828 and Regulation (EU) 2023/1542 and repealing Directive 2009/125/EC (Text with EEA relevance)\nDoc Type: R\nUsr_lan: en","title":"Regulation (EU) 2024/1781 of the European Parliament and of the Council of 13 June 2024 establishing a framework for the setting of ecodesign requirements for sustainable products, amending Directive (EU) 2020/1828 and Regulation (EU) 2023/1542 and repealing Directive 2009/125/EC (Text with EEA relevance)","URL":"https://eur-lex.europa.eu/eli/reg/2024/1781/oj/eng","author":[{"literal":"EUROPEAN COMMISSION"}],"accessed":{"date-parts":[["2025",3,4]]},"issued":{"date-parts":[["2024"]]}}}],"schema":"https://github.com/citation-style-language/schema/raw/master/csl-citation.json"} </w:instrText>
      </w:r>
      <w:r w:rsidR="00E82E55">
        <w:rPr>
          <w:rFonts w:asciiTheme="minorHAnsi" w:eastAsiaTheme="minorEastAsia" w:hAnsiTheme="minorHAnsi" w:cstheme="minorBidi"/>
          <w:color w:val="FF0000"/>
          <w:highlight w:val="green"/>
        </w:rPr>
        <w:fldChar w:fldCharType="separate"/>
      </w:r>
      <w:r w:rsidR="00E82E55" w:rsidRPr="00E82E55">
        <w:rPr>
          <w:rFonts w:ascii="Calibri" w:eastAsiaTheme="minorEastAsia" w:hAnsi="Calibri" w:cs="Calibri"/>
          <w:highlight w:val="green"/>
        </w:rPr>
        <w:t>[18]</w:t>
      </w:r>
      <w:r w:rsidR="00E82E55">
        <w:rPr>
          <w:rFonts w:asciiTheme="minorHAnsi" w:eastAsiaTheme="minorEastAsia" w:hAnsiTheme="minorHAnsi" w:cstheme="minorBidi"/>
          <w:color w:val="FF0000"/>
          <w:highlight w:val="green"/>
        </w:rPr>
        <w:fldChar w:fldCharType="end"/>
      </w:r>
      <w:r w:rsidR="00E82E55">
        <w:rPr>
          <w:rFonts w:asciiTheme="minorHAnsi" w:eastAsiaTheme="minorEastAsia" w:hAnsiTheme="minorHAnsi" w:cstheme="minorBidi"/>
          <w:color w:val="FF0000"/>
        </w:rPr>
        <w:t xml:space="preserve"> </w:t>
      </w:r>
      <w:r w:rsidR="325A2914" w:rsidRPr="0707CF69">
        <w:rPr>
          <w:rFonts w:eastAsia="EC Square Sans Pro"/>
        </w:rPr>
        <w:t xml:space="preserve">can promote this shift towards sustainability and innovation in the market. </w:t>
      </w:r>
    </w:p>
    <w:p w14:paraId="36B62380" w14:textId="05206D60" w:rsidR="00F12A98" w:rsidRDefault="00366F41" w:rsidP="00F12A98">
      <w:pPr>
        <w:pStyle w:val="JRCLevel-3title"/>
        <w:rPr>
          <w:rFonts w:eastAsia="EC Square Sans Pro" w:cs="EC Square Sans Pro"/>
        </w:rPr>
      </w:pPr>
      <w:bookmarkStart w:id="90" w:name="_Toc191999852"/>
      <w:commentRangeStart w:id="91"/>
      <w:r w:rsidRPr="0707CF69">
        <w:rPr>
          <w:rFonts w:eastAsia="EC Square Sans Pro" w:cs="EC Square Sans Pro"/>
        </w:rPr>
        <w:t>K</w:t>
      </w:r>
      <w:r w:rsidR="008D6E5C" w:rsidRPr="0707CF69">
        <w:rPr>
          <w:rFonts w:eastAsia="EC Square Sans Pro" w:cs="EC Square Sans Pro"/>
        </w:rPr>
        <w:t>ey messages</w:t>
      </w:r>
      <w:commentRangeEnd w:id="91"/>
      <w:r w:rsidR="00F12A98">
        <w:rPr>
          <w:rStyle w:val="CommentReference"/>
        </w:rPr>
        <w:commentReference w:id="91"/>
      </w:r>
      <w:bookmarkEnd w:id="90"/>
    </w:p>
    <w:p w14:paraId="47C5904B" w14:textId="5A98BD81" w:rsidR="00A31C40" w:rsidRDefault="00B874B1" w:rsidP="00135317">
      <w:pPr>
        <w:pStyle w:val="JRCCovertextNospacingafter"/>
      </w:pPr>
      <w:r w:rsidRPr="00135317">
        <w:rPr>
          <w:rFonts w:eastAsia="EC Square Sans Pro"/>
          <w:sz w:val="20"/>
          <w:szCs w:val="20"/>
        </w:rPr>
        <w:t>While the EU environmental impact is decreasing on EU territory</w:t>
      </w:r>
      <w:r w:rsidR="00CE4447">
        <w:rPr>
          <w:rFonts w:eastAsia="EC Square Sans Pro"/>
          <w:sz w:val="20"/>
          <w:szCs w:val="20"/>
        </w:rPr>
        <w:t xml:space="preserve">, </w:t>
      </w:r>
      <w:r w:rsidRPr="00135317">
        <w:rPr>
          <w:rFonts w:eastAsia="EC Square Sans Pro"/>
          <w:sz w:val="20"/>
          <w:szCs w:val="20"/>
        </w:rPr>
        <w:t xml:space="preserve">showing decoupling from consumption growth, </w:t>
      </w:r>
      <w:r w:rsidR="00F12A98" w:rsidRPr="00135317">
        <w:rPr>
          <w:sz w:val="20"/>
          <w:szCs w:val="20"/>
        </w:rPr>
        <w:t xml:space="preserve">the </w:t>
      </w:r>
      <w:r w:rsidR="00F12A98" w:rsidRPr="00135317">
        <w:rPr>
          <w:b/>
          <w:sz w:val="20"/>
          <w:szCs w:val="20"/>
        </w:rPr>
        <w:t xml:space="preserve">Consumption Footprint </w:t>
      </w:r>
      <w:r w:rsidRPr="00135317">
        <w:rPr>
          <w:b/>
          <w:sz w:val="20"/>
          <w:szCs w:val="20"/>
        </w:rPr>
        <w:t>(thus accounting for international supply chain operating also beyond EU boarders) remains</w:t>
      </w:r>
      <w:r w:rsidR="00F12A98" w:rsidRPr="00135317">
        <w:rPr>
          <w:b/>
          <w:sz w:val="20"/>
          <w:szCs w:val="20"/>
        </w:rPr>
        <w:t xml:space="preserve"> far above the planetary boundaries for 5 out of 16 environmental impact categories, and is following upward trends</w:t>
      </w:r>
      <w:r w:rsidR="00FD18EA">
        <w:rPr>
          <w:sz w:val="20"/>
          <w:szCs w:val="20"/>
        </w:rPr>
        <w:t xml:space="preserve"> (</w:t>
      </w:r>
      <w:r w:rsidR="00C326D8">
        <w:rPr>
          <w:sz w:val="20"/>
          <w:szCs w:val="20"/>
        </w:rPr>
        <w:t>ec</w:t>
      </w:r>
      <w:r w:rsidRPr="00135317">
        <w:rPr>
          <w:sz w:val="20"/>
          <w:szCs w:val="20"/>
        </w:rPr>
        <w:t>otoxicity freshwater</w:t>
      </w:r>
      <w:r w:rsidR="00FD18EA">
        <w:rPr>
          <w:sz w:val="20"/>
          <w:szCs w:val="20"/>
        </w:rPr>
        <w:t>,</w:t>
      </w:r>
      <w:r w:rsidRPr="00135317">
        <w:rPr>
          <w:sz w:val="20"/>
          <w:szCs w:val="20"/>
        </w:rPr>
        <w:t xml:space="preserve"> particulate, climate change</w:t>
      </w:r>
      <w:r w:rsidR="00FD18EA">
        <w:rPr>
          <w:sz w:val="20"/>
          <w:szCs w:val="20"/>
        </w:rPr>
        <w:t>,</w:t>
      </w:r>
      <w:r w:rsidRPr="00135317">
        <w:rPr>
          <w:sz w:val="20"/>
          <w:szCs w:val="20"/>
        </w:rPr>
        <w:t xml:space="preserve"> resources use in fossil fuels</w:t>
      </w:r>
      <w:r w:rsidR="00FD18EA">
        <w:rPr>
          <w:sz w:val="20"/>
          <w:szCs w:val="20"/>
        </w:rPr>
        <w:t xml:space="preserve">, </w:t>
      </w:r>
      <w:r w:rsidRPr="00135317">
        <w:rPr>
          <w:sz w:val="20"/>
          <w:szCs w:val="20"/>
        </w:rPr>
        <w:t xml:space="preserve">and minerals and metals). </w:t>
      </w:r>
    </w:p>
    <w:p w14:paraId="246AF938" w14:textId="77777777" w:rsidR="00921D94" w:rsidRPr="00135317" w:rsidRDefault="00921D94" w:rsidP="00921D94">
      <w:pPr>
        <w:pStyle w:val="JRCCovertextNospacingafter"/>
        <w:rPr>
          <w:b/>
        </w:rPr>
      </w:pPr>
      <w:r w:rsidRPr="1A677C9A">
        <w:rPr>
          <w:b/>
          <w:sz w:val="20"/>
          <w:szCs w:val="20"/>
        </w:rPr>
        <w:t xml:space="preserve">The ability to revert these trends represents an unprecedented policy challenge. </w:t>
      </w:r>
      <w:r w:rsidRPr="00723565">
        <w:rPr>
          <w:bCs w:val="0"/>
          <w:sz w:val="20"/>
          <w:szCs w:val="20"/>
        </w:rPr>
        <w:t xml:space="preserve">While the </w:t>
      </w:r>
      <w:r w:rsidRPr="1A677C9A">
        <w:rPr>
          <w:bCs w:val="0"/>
          <w:sz w:val="20"/>
          <w:szCs w:val="20"/>
        </w:rPr>
        <w:t xml:space="preserve">environmental impacts with the Domestic Footprint are expected to decrease further towards 2030 due to the effects of past policies, and relocation of industries elsewhere, the greatest area of concern remains on the consumption aspects, and imports from abroad. </w:t>
      </w:r>
    </w:p>
    <w:p w14:paraId="1BCF0936" w14:textId="6DED19FB" w:rsidR="00FF04BD" w:rsidRDefault="7A658482" w:rsidP="00135317">
      <w:pPr>
        <w:pStyle w:val="JRCCovertextNospacingafter"/>
        <w:rPr>
          <w:sz w:val="20"/>
          <w:szCs w:val="20"/>
        </w:rPr>
      </w:pPr>
      <w:r w:rsidRPr="33C842ED">
        <w:rPr>
          <w:sz w:val="20"/>
          <w:szCs w:val="20"/>
        </w:rPr>
        <w:t>T</w:t>
      </w:r>
      <w:r w:rsidR="2AD347C8" w:rsidRPr="33C842ED">
        <w:rPr>
          <w:sz w:val="20"/>
          <w:szCs w:val="20"/>
        </w:rPr>
        <w:t xml:space="preserve">he quantitative assessment </w:t>
      </w:r>
      <w:r w:rsidR="2AD347C8" w:rsidRPr="33C842ED">
        <w:rPr>
          <w:rFonts w:eastAsia="EC Square Sans Pro"/>
          <w:sz w:val="20"/>
          <w:szCs w:val="20"/>
        </w:rPr>
        <w:t>proposed with the CF model shows</w:t>
      </w:r>
      <w:r w:rsidR="6BAD74B8" w:rsidRPr="33C842ED">
        <w:rPr>
          <w:rFonts w:eastAsia="EC Square Sans Pro"/>
          <w:sz w:val="20"/>
          <w:szCs w:val="20"/>
        </w:rPr>
        <w:t>,</w:t>
      </w:r>
      <w:r w:rsidR="2AD347C8" w:rsidRPr="33C842ED">
        <w:rPr>
          <w:rFonts w:eastAsia="EC Square Sans Pro"/>
          <w:sz w:val="20"/>
          <w:szCs w:val="20"/>
        </w:rPr>
        <w:t xml:space="preserve"> </w:t>
      </w:r>
      <w:r w:rsidR="6BAD74B8" w:rsidRPr="33C842ED">
        <w:rPr>
          <w:rFonts w:eastAsia="EC Square Sans Pro"/>
          <w:sz w:val="20"/>
          <w:szCs w:val="20"/>
        </w:rPr>
        <w:t>based on expected trends</w:t>
      </w:r>
      <w:r w:rsidR="32A820C3" w:rsidRPr="33C842ED">
        <w:rPr>
          <w:rFonts w:eastAsia="EC Square Sans Pro"/>
          <w:sz w:val="20"/>
          <w:szCs w:val="20"/>
        </w:rPr>
        <w:t xml:space="preserve"> in annual consumption</w:t>
      </w:r>
      <w:r w:rsidR="6BAD74B8" w:rsidRPr="33C842ED">
        <w:rPr>
          <w:rFonts w:eastAsia="EC Square Sans Pro"/>
          <w:sz w:val="20"/>
          <w:szCs w:val="20"/>
        </w:rPr>
        <w:t xml:space="preserve">, </w:t>
      </w:r>
      <w:r w:rsidR="2AD347C8" w:rsidRPr="33C842ED">
        <w:rPr>
          <w:rFonts w:eastAsia="EC Square Sans Pro"/>
          <w:sz w:val="20"/>
          <w:szCs w:val="20"/>
        </w:rPr>
        <w:t xml:space="preserve">a </w:t>
      </w:r>
      <w:r w:rsidR="2AD347C8" w:rsidRPr="33C842ED">
        <w:rPr>
          <w:rFonts w:eastAsia="EC Square Sans Pro"/>
          <w:b/>
          <w:sz w:val="20"/>
          <w:szCs w:val="20"/>
        </w:rPr>
        <w:t xml:space="preserve">positive influence of the </w:t>
      </w:r>
      <w:r w:rsidR="009A5FFE">
        <w:rPr>
          <w:rFonts w:eastAsia="EC Square Sans Pro"/>
          <w:b/>
          <w:sz w:val="20"/>
          <w:szCs w:val="20"/>
        </w:rPr>
        <w:t>GTT</w:t>
      </w:r>
      <w:r w:rsidR="009A5FFE" w:rsidRPr="33C842ED">
        <w:rPr>
          <w:rFonts w:eastAsia="EC Square Sans Pro"/>
          <w:b/>
          <w:sz w:val="20"/>
          <w:szCs w:val="20"/>
        </w:rPr>
        <w:t xml:space="preserve"> </w:t>
      </w:r>
      <w:r w:rsidR="2AD347C8" w:rsidRPr="33C842ED">
        <w:rPr>
          <w:rFonts w:eastAsia="EC Square Sans Pro"/>
          <w:b/>
          <w:sz w:val="20"/>
          <w:szCs w:val="20"/>
        </w:rPr>
        <w:t>policies</w:t>
      </w:r>
      <w:r w:rsidR="2AD347C8" w:rsidRPr="33C842ED">
        <w:rPr>
          <w:rFonts w:eastAsia="EC Square Sans Pro"/>
          <w:sz w:val="20"/>
          <w:szCs w:val="20"/>
        </w:rPr>
        <w:t xml:space="preserve"> </w:t>
      </w:r>
      <w:r w:rsidRPr="33C842ED">
        <w:rPr>
          <w:rFonts w:eastAsia="EC Square Sans Pro"/>
          <w:b/>
          <w:sz w:val="20"/>
          <w:szCs w:val="20"/>
        </w:rPr>
        <w:t>on environmental impacts</w:t>
      </w:r>
      <w:r w:rsidR="2AD347C8" w:rsidRPr="33C842ED">
        <w:rPr>
          <w:rFonts w:eastAsia="EC Square Sans Pro"/>
          <w:sz w:val="20"/>
          <w:szCs w:val="20"/>
        </w:rPr>
        <w:t>.</w:t>
      </w:r>
      <w:r w:rsidR="045639B6" w:rsidRPr="33C842ED">
        <w:rPr>
          <w:rFonts w:eastAsia="EC Square Sans Pro"/>
          <w:sz w:val="20"/>
          <w:szCs w:val="20"/>
        </w:rPr>
        <w:t xml:space="preserve"> The</w:t>
      </w:r>
      <w:r w:rsidR="6BAD74B8" w:rsidRPr="33C842ED">
        <w:rPr>
          <w:rFonts w:eastAsia="EC Square Sans Pro"/>
          <w:sz w:val="20"/>
          <w:szCs w:val="20"/>
        </w:rPr>
        <w:t xml:space="preserve">se are driven by the food area of consumption, as </w:t>
      </w:r>
      <w:r w:rsidR="045639B6" w:rsidRPr="33C842ED">
        <w:rPr>
          <w:rFonts w:eastAsia="EC Square Sans Pro"/>
          <w:sz w:val="20"/>
          <w:szCs w:val="20"/>
        </w:rPr>
        <w:t>the implementation of the reduction in pesticides can</w:t>
      </w:r>
      <w:r w:rsidR="6BAD74B8" w:rsidRPr="33C842ED">
        <w:rPr>
          <w:rFonts w:eastAsia="EC Square Sans Pro"/>
          <w:sz w:val="20"/>
          <w:szCs w:val="20"/>
        </w:rPr>
        <w:t>,</w:t>
      </w:r>
      <w:r w:rsidR="045639B6" w:rsidRPr="33C842ED">
        <w:rPr>
          <w:rFonts w:eastAsia="EC Square Sans Pro"/>
          <w:sz w:val="20"/>
          <w:szCs w:val="20"/>
        </w:rPr>
        <w:t xml:space="preserve"> on its own, </w:t>
      </w:r>
      <w:r w:rsidR="6BAD74B8" w:rsidRPr="33C842ED">
        <w:rPr>
          <w:rFonts w:eastAsia="EC Square Sans Pro"/>
          <w:sz w:val="20"/>
          <w:szCs w:val="20"/>
        </w:rPr>
        <w:t xml:space="preserve">substantially </w:t>
      </w:r>
      <w:r w:rsidR="045639B6" w:rsidRPr="33C842ED">
        <w:rPr>
          <w:rFonts w:eastAsia="EC Square Sans Pro"/>
          <w:sz w:val="20"/>
          <w:szCs w:val="20"/>
        </w:rPr>
        <w:t>reduce the environmental impact of freshwater ecotoxicity</w:t>
      </w:r>
      <w:r w:rsidR="005D529E">
        <w:rPr>
          <w:rFonts w:eastAsia="EC Square Sans Pro"/>
          <w:sz w:val="20"/>
          <w:szCs w:val="20"/>
        </w:rPr>
        <w:t xml:space="preserve"> and thus overall environmental impacts</w:t>
      </w:r>
      <w:r w:rsidR="045639B6" w:rsidRPr="33C842ED">
        <w:rPr>
          <w:rFonts w:eastAsia="EC Square Sans Pro"/>
          <w:sz w:val="20"/>
          <w:szCs w:val="20"/>
        </w:rPr>
        <w:t xml:space="preserve">. </w:t>
      </w:r>
    </w:p>
    <w:p w14:paraId="3E17011B" w14:textId="67CFC751" w:rsidR="00F12A98" w:rsidRPr="00442F3F" w:rsidRDefault="045639B6" w:rsidP="33C842ED">
      <w:pPr>
        <w:pStyle w:val="JRCCovertextNospacingafter"/>
        <w:rPr>
          <w:sz w:val="20"/>
          <w:szCs w:val="20"/>
        </w:rPr>
      </w:pPr>
      <w:r w:rsidRPr="33C842ED">
        <w:rPr>
          <w:sz w:val="20"/>
          <w:szCs w:val="20"/>
        </w:rPr>
        <w:t xml:space="preserve">The analysis of the </w:t>
      </w:r>
      <w:r w:rsidR="009A5FFE">
        <w:rPr>
          <w:sz w:val="20"/>
          <w:szCs w:val="20"/>
        </w:rPr>
        <w:t>GTT</w:t>
      </w:r>
      <w:r w:rsidR="009A5FFE" w:rsidRPr="33C842ED">
        <w:rPr>
          <w:sz w:val="20"/>
          <w:szCs w:val="20"/>
        </w:rPr>
        <w:t xml:space="preserve"> </w:t>
      </w:r>
      <w:r w:rsidRPr="33C842ED">
        <w:rPr>
          <w:sz w:val="20"/>
          <w:szCs w:val="20"/>
        </w:rPr>
        <w:t xml:space="preserve">ambition scenario shows that </w:t>
      </w:r>
      <w:r w:rsidRPr="33C842ED">
        <w:rPr>
          <w:b/>
          <w:sz w:val="20"/>
          <w:szCs w:val="20"/>
        </w:rPr>
        <w:t>t</w:t>
      </w:r>
      <w:r w:rsidR="2AD347C8" w:rsidRPr="33C842ED">
        <w:rPr>
          <w:b/>
          <w:sz w:val="20"/>
          <w:szCs w:val="20"/>
        </w:rPr>
        <w:t xml:space="preserve">he areas where </w:t>
      </w:r>
      <w:r w:rsidR="55625102" w:rsidRPr="33C842ED">
        <w:rPr>
          <w:b/>
          <w:sz w:val="20"/>
          <w:szCs w:val="20"/>
        </w:rPr>
        <w:t>possible opportunities</w:t>
      </w:r>
      <w:r w:rsidR="2AD347C8" w:rsidRPr="33C842ED">
        <w:rPr>
          <w:b/>
          <w:sz w:val="20"/>
          <w:szCs w:val="20"/>
        </w:rPr>
        <w:t xml:space="preserve"> </w:t>
      </w:r>
      <w:r w:rsidR="55625102" w:rsidRPr="33C842ED">
        <w:rPr>
          <w:b/>
          <w:sz w:val="20"/>
          <w:szCs w:val="20"/>
        </w:rPr>
        <w:t>exist</w:t>
      </w:r>
      <w:r w:rsidR="2AD347C8" w:rsidRPr="33C842ED">
        <w:rPr>
          <w:b/>
          <w:sz w:val="20"/>
          <w:szCs w:val="20"/>
        </w:rPr>
        <w:t xml:space="preserve"> appear to be </w:t>
      </w:r>
      <w:r w:rsidR="55625102" w:rsidRPr="33C842ED">
        <w:rPr>
          <w:b/>
          <w:sz w:val="20"/>
          <w:szCs w:val="20"/>
        </w:rPr>
        <w:t>food and housing</w:t>
      </w:r>
      <w:r w:rsidR="2AD347C8" w:rsidRPr="33C842ED">
        <w:rPr>
          <w:b/>
          <w:sz w:val="20"/>
          <w:szCs w:val="20"/>
        </w:rPr>
        <w:t xml:space="preserve"> </w:t>
      </w:r>
      <w:r w:rsidR="2AD347C8" w:rsidRPr="33C842ED">
        <w:rPr>
          <w:sz w:val="20"/>
          <w:szCs w:val="20"/>
        </w:rPr>
        <w:t xml:space="preserve">while </w:t>
      </w:r>
      <w:r w:rsidR="2AD347C8" w:rsidRPr="33C842ED">
        <w:rPr>
          <w:b/>
          <w:sz w:val="20"/>
          <w:szCs w:val="20"/>
        </w:rPr>
        <w:t xml:space="preserve">mobility, household goods and appliances are expected to increase their impacts </w:t>
      </w:r>
      <w:r w:rsidR="2AD347C8" w:rsidRPr="33C842ED">
        <w:rPr>
          <w:sz w:val="20"/>
          <w:szCs w:val="20"/>
        </w:rPr>
        <w:t xml:space="preserve">even </w:t>
      </w:r>
      <w:r w:rsidR="009A5FFE">
        <w:rPr>
          <w:sz w:val="20"/>
          <w:szCs w:val="20"/>
        </w:rPr>
        <w:t>if GTT</w:t>
      </w:r>
      <w:r w:rsidR="009A5FFE" w:rsidRPr="33C842ED">
        <w:rPr>
          <w:sz w:val="20"/>
          <w:szCs w:val="20"/>
        </w:rPr>
        <w:t xml:space="preserve"> </w:t>
      </w:r>
      <w:r w:rsidR="2AD347C8" w:rsidRPr="33C842ED">
        <w:rPr>
          <w:sz w:val="20"/>
          <w:szCs w:val="20"/>
        </w:rPr>
        <w:t>ambitions are reached</w:t>
      </w:r>
      <w:r w:rsidR="6BAD74B8" w:rsidRPr="33C842ED">
        <w:rPr>
          <w:sz w:val="20"/>
          <w:szCs w:val="20"/>
        </w:rPr>
        <w:t>, due to expected increased levels of consumption</w:t>
      </w:r>
      <w:r w:rsidR="7B5B53C1" w:rsidRPr="33C842ED">
        <w:rPr>
          <w:sz w:val="20"/>
          <w:szCs w:val="20"/>
        </w:rPr>
        <w:t>.</w:t>
      </w:r>
      <w:r w:rsidR="6BAD74B8" w:rsidRPr="33C842ED">
        <w:rPr>
          <w:sz w:val="20"/>
          <w:szCs w:val="20"/>
        </w:rPr>
        <w:t xml:space="preserve"> C</w:t>
      </w:r>
      <w:r w:rsidRPr="33C842ED">
        <w:rPr>
          <w:sz w:val="20"/>
          <w:szCs w:val="20"/>
        </w:rPr>
        <w:t>hange</w:t>
      </w:r>
      <w:r w:rsidR="6BAD74B8" w:rsidRPr="33C842ED">
        <w:rPr>
          <w:sz w:val="20"/>
          <w:szCs w:val="20"/>
        </w:rPr>
        <w:t>s</w:t>
      </w:r>
      <w:r w:rsidRPr="33C842ED">
        <w:rPr>
          <w:sz w:val="20"/>
          <w:szCs w:val="20"/>
        </w:rPr>
        <w:t xml:space="preserve"> on the demand side</w:t>
      </w:r>
      <w:r w:rsidR="6BAD74B8" w:rsidRPr="33C842ED">
        <w:rPr>
          <w:sz w:val="20"/>
          <w:szCs w:val="20"/>
        </w:rPr>
        <w:t xml:space="preserve"> appear to hold substantial </w:t>
      </w:r>
      <w:r w:rsidR="46B499CA" w:rsidRPr="33C842ED">
        <w:rPr>
          <w:sz w:val="20"/>
          <w:szCs w:val="20"/>
        </w:rPr>
        <w:t>potential</w:t>
      </w:r>
      <w:r w:rsidR="6BAD74B8" w:rsidRPr="33C842ED">
        <w:rPr>
          <w:sz w:val="20"/>
          <w:szCs w:val="20"/>
        </w:rPr>
        <w:t xml:space="preserve"> for reducing environmental impacts</w:t>
      </w:r>
      <w:r w:rsidRPr="33C842ED">
        <w:rPr>
          <w:sz w:val="20"/>
          <w:szCs w:val="20"/>
        </w:rPr>
        <w:t xml:space="preserve">, specifically </w:t>
      </w:r>
      <w:r w:rsidR="55625102" w:rsidRPr="33C842ED">
        <w:rPr>
          <w:sz w:val="20"/>
          <w:szCs w:val="20"/>
        </w:rPr>
        <w:t xml:space="preserve">considering the possible </w:t>
      </w:r>
      <w:r w:rsidRPr="33C842ED">
        <w:rPr>
          <w:sz w:val="20"/>
          <w:szCs w:val="20"/>
        </w:rPr>
        <w:t>shift towards a more sustainable</w:t>
      </w:r>
      <w:r w:rsidR="55625102" w:rsidRPr="33C842ED">
        <w:rPr>
          <w:sz w:val="20"/>
          <w:szCs w:val="20"/>
        </w:rPr>
        <w:t xml:space="preserve"> and healthy diet, as well as </w:t>
      </w:r>
      <w:r w:rsidRPr="33C842ED">
        <w:rPr>
          <w:sz w:val="20"/>
          <w:szCs w:val="20"/>
        </w:rPr>
        <w:t>reducing energy consumption via</w:t>
      </w:r>
      <w:r w:rsidR="6BAD74B8" w:rsidRPr="33C842ED">
        <w:rPr>
          <w:sz w:val="20"/>
          <w:szCs w:val="20"/>
        </w:rPr>
        <w:t xml:space="preserve"> the housing</w:t>
      </w:r>
      <w:r w:rsidRPr="33C842ED">
        <w:rPr>
          <w:sz w:val="20"/>
          <w:szCs w:val="20"/>
        </w:rPr>
        <w:t xml:space="preserve"> renovation wave initiative</w:t>
      </w:r>
      <w:r w:rsidR="6BAD74B8" w:rsidRPr="33C842ED">
        <w:rPr>
          <w:sz w:val="20"/>
          <w:szCs w:val="20"/>
        </w:rPr>
        <w:t xml:space="preserve">. </w:t>
      </w:r>
      <w:r w:rsidRPr="33C842ED">
        <w:rPr>
          <w:sz w:val="20"/>
          <w:szCs w:val="20"/>
        </w:rPr>
        <w:t xml:space="preserve"> </w:t>
      </w:r>
    </w:p>
    <w:p w14:paraId="47DB9393" w14:textId="511D6A3F" w:rsidR="003044B3" w:rsidRDefault="00415038" w:rsidP="00135317">
      <w:pPr>
        <w:pStyle w:val="JRCCovertextNospacingafter"/>
        <w:rPr>
          <w:rFonts w:eastAsia="Calibri" w:cs="Calibri"/>
          <w:sz w:val="20"/>
          <w:szCs w:val="20"/>
        </w:rPr>
      </w:pPr>
      <w:r w:rsidRPr="0707CF69">
        <w:rPr>
          <w:rFonts w:eastAsia="EC Square Sans Pro"/>
          <w:sz w:val="20"/>
          <w:szCs w:val="20"/>
        </w:rPr>
        <w:t>T</w:t>
      </w:r>
      <w:r w:rsidR="003044B3" w:rsidRPr="0707CF69">
        <w:rPr>
          <w:rFonts w:eastAsia="EC Square Sans Pro"/>
          <w:sz w:val="20"/>
          <w:szCs w:val="20"/>
        </w:rPr>
        <w:t xml:space="preserve">he overall positive effect on the environmental impacts highlights the </w:t>
      </w:r>
      <w:r w:rsidR="003044B3" w:rsidRPr="0707CF69">
        <w:rPr>
          <w:rFonts w:eastAsia="EC Square Sans Pro"/>
          <w:b/>
          <w:sz w:val="20"/>
          <w:szCs w:val="20"/>
        </w:rPr>
        <w:t xml:space="preserve">adequate direction of </w:t>
      </w:r>
      <w:r w:rsidR="00723565" w:rsidRPr="0707CF69">
        <w:rPr>
          <w:rFonts w:eastAsia="EC Square Sans Pro"/>
          <w:b/>
          <w:sz w:val="20"/>
          <w:szCs w:val="20"/>
        </w:rPr>
        <w:t>the considered EGD</w:t>
      </w:r>
      <w:r w:rsidR="009A5FFE" w:rsidRPr="0707CF69">
        <w:rPr>
          <w:rFonts w:eastAsia="EC Square Sans Pro"/>
          <w:b/>
          <w:sz w:val="20"/>
          <w:szCs w:val="20"/>
        </w:rPr>
        <w:t xml:space="preserve"> </w:t>
      </w:r>
      <w:r w:rsidR="003044B3" w:rsidRPr="0707CF69">
        <w:rPr>
          <w:rFonts w:eastAsia="EC Square Sans Pro"/>
          <w:b/>
          <w:sz w:val="20"/>
          <w:szCs w:val="20"/>
        </w:rPr>
        <w:t>ambitions</w:t>
      </w:r>
      <w:r w:rsidR="003044B3" w:rsidRPr="0707CF69">
        <w:rPr>
          <w:rFonts w:eastAsia="EC Square Sans Pro"/>
          <w:sz w:val="20"/>
          <w:szCs w:val="20"/>
        </w:rPr>
        <w:t xml:space="preserve"> and the </w:t>
      </w:r>
      <w:r w:rsidR="003044B3" w:rsidRPr="0707CF69">
        <w:rPr>
          <w:rFonts w:eastAsia="EC Square Sans Pro"/>
          <w:b/>
          <w:sz w:val="20"/>
          <w:szCs w:val="20"/>
        </w:rPr>
        <w:t>need for further accelerated progress</w:t>
      </w:r>
      <w:r w:rsidR="003044B3" w:rsidRPr="0707CF69">
        <w:rPr>
          <w:rFonts w:eastAsia="EC Square Sans Pro"/>
          <w:sz w:val="20"/>
          <w:szCs w:val="20"/>
        </w:rPr>
        <w:t xml:space="preserve"> in achieving policy targets.</w:t>
      </w:r>
      <w:r w:rsidR="00735A92" w:rsidRPr="0707CF69">
        <w:rPr>
          <w:rFonts w:eastAsia="Calibri" w:cs="Calibri"/>
          <w:sz w:val="20"/>
          <w:szCs w:val="20"/>
        </w:rPr>
        <w:t xml:space="preserve"> The main criticality remains on the side of </w:t>
      </w:r>
      <w:r w:rsidR="00735A92" w:rsidRPr="0707CF69">
        <w:rPr>
          <w:rFonts w:eastAsia="Calibri" w:cs="Calibri"/>
          <w:b/>
          <w:sz w:val="20"/>
          <w:szCs w:val="20"/>
        </w:rPr>
        <w:t>mineral and metals resource use</w:t>
      </w:r>
      <w:r w:rsidR="00735A92" w:rsidRPr="0707CF69">
        <w:rPr>
          <w:rFonts w:eastAsia="Calibri" w:cs="Calibri"/>
          <w:sz w:val="20"/>
          <w:szCs w:val="20"/>
        </w:rPr>
        <w:t xml:space="preserve">, </w:t>
      </w:r>
      <w:r w:rsidR="00135317" w:rsidRPr="0707CF69">
        <w:rPr>
          <w:rFonts w:eastAsia="Calibri" w:cs="Calibri"/>
          <w:sz w:val="20"/>
          <w:szCs w:val="20"/>
        </w:rPr>
        <w:t>for which the</w:t>
      </w:r>
      <w:r w:rsidR="64E2BB09" w:rsidRPr="0707CF69">
        <w:rPr>
          <w:rFonts w:eastAsia="Calibri" w:cs="Calibri"/>
          <w:sz w:val="20"/>
          <w:szCs w:val="20"/>
        </w:rPr>
        <w:t xml:space="preserve"> </w:t>
      </w:r>
      <w:r w:rsidR="00135317" w:rsidRPr="0707CF69">
        <w:rPr>
          <w:rFonts w:eastAsia="Calibri" w:cs="Calibri"/>
          <w:sz w:val="20"/>
          <w:szCs w:val="20"/>
        </w:rPr>
        <w:t xml:space="preserve">impacts remain very similar on all considered scenarios. </w:t>
      </w:r>
      <w:r w:rsidR="6B1542F2" w:rsidRPr="0707CF69">
        <w:rPr>
          <w:rFonts w:eastAsia="Calibri" w:cs="Calibri"/>
          <w:sz w:val="20"/>
          <w:szCs w:val="20"/>
        </w:rPr>
        <w:t xml:space="preserve">These trends can have a </w:t>
      </w:r>
      <w:r w:rsidR="6B1542F2" w:rsidRPr="0707CF69">
        <w:rPr>
          <w:rFonts w:eastAsia="Calibri" w:cs="Calibri"/>
          <w:b/>
          <w:sz w:val="20"/>
          <w:szCs w:val="20"/>
        </w:rPr>
        <w:t>positive effect on EU competitiveness</w:t>
      </w:r>
      <w:r w:rsidR="6B1542F2" w:rsidRPr="0707CF69">
        <w:rPr>
          <w:rFonts w:eastAsia="Calibri" w:cs="Calibri"/>
          <w:sz w:val="20"/>
          <w:szCs w:val="20"/>
        </w:rPr>
        <w:t xml:space="preserve"> by reducing environmental externalities, resources dependencies and deterioration of available natural resources.</w:t>
      </w:r>
    </w:p>
    <w:p w14:paraId="665155FC" w14:textId="6BE1A741" w:rsidR="005D529E" w:rsidRPr="005D529E" w:rsidRDefault="005D529E" w:rsidP="0707CF69">
      <w:pPr>
        <w:pStyle w:val="JRCCovertextNospacing"/>
      </w:pPr>
    </w:p>
    <w:p w14:paraId="1DE829B6" w14:textId="68CA55FE" w:rsidR="00BB6B49" w:rsidRDefault="00BB6B49" w:rsidP="5DD3215A">
      <w:pPr>
        <w:pStyle w:val="JRCFiguresource"/>
        <w:rPr>
          <w:rFonts w:eastAsia="EC Square Sans Pro" w:cs="EC Square Sans Pro"/>
          <w:color w:val="000000" w:themeColor="text1"/>
        </w:rPr>
      </w:pPr>
    </w:p>
    <w:p w14:paraId="16F73D1E" w14:textId="2E29D383" w:rsidR="006D6A09" w:rsidRDefault="4062F8EB" w:rsidP="00B124F0">
      <w:pPr>
        <w:pStyle w:val="JRCLevel-2title"/>
        <w:ind w:left="567" w:hanging="567"/>
      </w:pPr>
      <w:bookmarkStart w:id="92" w:name="_Toc182346087"/>
      <w:bookmarkStart w:id="93" w:name="_Toc182346088"/>
      <w:bookmarkStart w:id="94" w:name="_Toc182346089"/>
      <w:bookmarkStart w:id="95" w:name="_Toc182346090"/>
      <w:bookmarkStart w:id="96" w:name="_Toc182346091"/>
      <w:bookmarkStart w:id="97" w:name="_Toc182346092"/>
      <w:bookmarkStart w:id="98" w:name="_Toc182346093"/>
      <w:bookmarkStart w:id="99" w:name="_Toc182346094"/>
      <w:bookmarkStart w:id="100" w:name="_Ref176515580"/>
      <w:bookmarkStart w:id="101" w:name="_Toc182346095"/>
      <w:bookmarkStart w:id="102" w:name="_Toc182346096"/>
      <w:bookmarkStart w:id="103" w:name="_Toc182346097"/>
      <w:bookmarkStart w:id="104" w:name="_Toc182346098"/>
      <w:bookmarkStart w:id="105" w:name="_Toc182346099"/>
      <w:bookmarkStart w:id="106" w:name="_Toc182346100"/>
      <w:bookmarkStart w:id="107" w:name="_Toc182346101"/>
      <w:bookmarkStart w:id="108" w:name="_Toc182346102"/>
      <w:bookmarkStart w:id="109" w:name="_Toc182346103"/>
      <w:bookmarkStart w:id="110" w:name="_Toc182346104"/>
      <w:bookmarkStart w:id="111" w:name="_Toc182346105"/>
      <w:bookmarkStart w:id="112" w:name="_Toc182346106"/>
      <w:bookmarkStart w:id="113" w:name="_Toc182346107"/>
      <w:bookmarkStart w:id="114" w:name="_Toc182346108"/>
      <w:bookmarkStart w:id="115" w:name="_Toc182346109"/>
      <w:bookmarkStart w:id="116" w:name="_Toc161311986"/>
      <w:bookmarkStart w:id="117" w:name="_Toc191999853"/>
      <w:bookmarkStart w:id="118" w:name="_Toc182346110"/>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r>
        <w:t>Synergies</w:t>
      </w:r>
      <w:r w:rsidR="766D5502">
        <w:t xml:space="preserve"> and trade-offs </w:t>
      </w:r>
      <w:r w:rsidR="70A137BD">
        <w:t xml:space="preserve">of environmental impacts </w:t>
      </w:r>
      <w:r w:rsidR="766D5502">
        <w:t>across EGD thematic areas</w:t>
      </w:r>
      <w:r w:rsidR="4B642F38">
        <w:t>: key examples</w:t>
      </w:r>
      <w:bookmarkEnd w:id="116"/>
      <w:bookmarkEnd w:id="117"/>
      <w:r w:rsidR="03B36C96">
        <w:t xml:space="preserve"> </w:t>
      </w:r>
      <w:bookmarkEnd w:id="118"/>
    </w:p>
    <w:p w14:paraId="0D812BF3" w14:textId="536F4ADD" w:rsidR="00276E32" w:rsidRDefault="00CC2519" w:rsidP="00276E32">
      <w:pPr>
        <w:pStyle w:val="JRCText"/>
      </w:pPr>
      <w:r>
        <w:t>These</w:t>
      </w:r>
      <w:r w:rsidR="00276E32" w:rsidRPr="00276E32">
        <w:t xml:space="preserve"> selected examples complement the analysis presented in 3.3, then linking to the more comprehensive SDG perspective which will conclude the chapter (3.5).</w:t>
      </w:r>
    </w:p>
    <w:p w14:paraId="6477DB4A" w14:textId="5CCA86D3" w:rsidR="008B4078" w:rsidRPr="008B4078" w:rsidRDefault="52DA09AC" w:rsidP="00C61CFA">
      <w:pPr>
        <w:pStyle w:val="JRCLevel-3title"/>
        <w:rPr>
          <w:color w:val="A8D08D"/>
        </w:rPr>
      </w:pPr>
      <w:bookmarkStart w:id="119" w:name="_Toc191999854"/>
      <w:bookmarkStart w:id="120" w:name="_Toc182346112"/>
      <w:bookmarkStart w:id="121" w:name="_Toc161311988"/>
      <w:r>
        <w:t>Raw Materials</w:t>
      </w:r>
      <w:bookmarkEnd w:id="119"/>
      <w:r>
        <w:t xml:space="preserve"> </w:t>
      </w:r>
      <w:r w:rsidR="653A2BC5">
        <w:t xml:space="preserve"> </w:t>
      </w:r>
      <w:bookmarkEnd w:id="120"/>
      <w:bookmarkEnd w:id="121"/>
    </w:p>
    <w:p w14:paraId="2368F326" w14:textId="081BA209" w:rsidR="009E682C" w:rsidRDefault="009E682C" w:rsidP="009E682C">
      <w:pPr>
        <w:pStyle w:val="JRCText"/>
      </w:pPr>
      <w:r w:rsidRPr="009E682C">
        <w:rPr>
          <w:highlight w:val="yellow"/>
        </w:rPr>
        <w:t xml:space="preserve">Section has been substantially shortened; text </w:t>
      </w:r>
      <w:r>
        <w:rPr>
          <w:highlight w:val="yellow"/>
        </w:rPr>
        <w:t>prepared by Lucia Mancini</w:t>
      </w:r>
      <w:r w:rsidRPr="009E682C">
        <w:rPr>
          <w:highlight w:val="yellow"/>
        </w:rPr>
        <w:t xml:space="preserve"> </w:t>
      </w:r>
    </w:p>
    <w:p w14:paraId="4F027FDA" w14:textId="79535155" w:rsidR="7C8B10F7" w:rsidRDefault="2FD204C6">
      <w:pPr>
        <w:spacing w:line="257" w:lineRule="auto"/>
        <w:rPr>
          <w:highlight w:val="yellow"/>
        </w:rPr>
      </w:pPr>
      <w:r w:rsidRPr="2D2AFF3A">
        <w:rPr>
          <w:rFonts w:eastAsia="EC Square Sans Pro" w:cs="EC Square Sans Pro"/>
          <w:b/>
          <w:bCs/>
        </w:rPr>
        <w:t>Raw materials provide the foundation</w:t>
      </w:r>
      <w:r w:rsidRPr="2D2AFF3A">
        <w:rPr>
          <w:rFonts w:eastAsia="EC Square Sans Pro" w:cs="EC Square Sans Pro"/>
        </w:rPr>
        <w:t xml:space="preserve"> for the goods, services, and infrastructure that make up our socioeconomic systems. Raw materials are especially important for the fulfilment of several human needs, including housing, mobility, food, heating, and other material and immaterial needs, but their extraction and processing can generate severe environmental and social impacts. Raw materials are also crucial for the achievement of the European Green Deal (EGD) targets</w:t>
      </w:r>
      <w:r w:rsidR="0F35B6E8" w:rsidRPr="2D2AFF3A">
        <w:rPr>
          <w:rFonts w:eastAsia="EC Square Sans Pro" w:cs="EC Square Sans Pro"/>
        </w:rPr>
        <w:t xml:space="preserve">, </w:t>
      </w:r>
      <w:ins w:id="122" w:author="MANCINI Lucia (JRC-ISPRA-EXT)" w:date="2025-03-05T13:12:00Z">
        <w:r w:rsidR="0F35B6E8" w:rsidRPr="2D2AFF3A">
          <w:rPr>
            <w:rFonts w:eastAsia="EC Square Sans Pro" w:cs="EC Square Sans Pro"/>
          </w:rPr>
          <w:t>as well as for the Clean Industrial Deal</w:t>
        </w:r>
      </w:ins>
      <w:r w:rsidR="0C6AF603" w:rsidRPr="2D2AFF3A">
        <w:rPr>
          <w:rFonts w:eastAsia="EC Square Sans Pro" w:cs="EC Square Sans Pro"/>
        </w:rPr>
        <w:t>;</w:t>
      </w:r>
      <w:r w:rsidRPr="2D2AFF3A">
        <w:rPr>
          <w:rFonts w:eastAsia="EC Square Sans Pro" w:cs="EC Square Sans Pro"/>
        </w:rPr>
        <w:t xml:space="preserve"> for instance, large amounts of raw materials will be needed for climate-neutral energy generation and storage. </w:t>
      </w:r>
      <w:r w:rsidR="1C93F6D4" w:rsidRPr="2D2AFF3A">
        <w:rPr>
          <w:rFonts w:eastAsia="EC Square Sans Pro" w:cs="EC Square Sans Pro"/>
        </w:rPr>
        <w:t xml:space="preserve">According to the assessment performed in section </w:t>
      </w:r>
      <w:del w:id="123" w:author="MANCINI Lucia (JRC-ISPRA-EXT)" w:date="2025-03-05T13:12:00Z">
        <w:r w:rsidRPr="2D2AFF3A" w:rsidDel="1C93F6D4">
          <w:rPr>
            <w:rFonts w:eastAsia="EC Square Sans Pro" w:cs="EC Square Sans Pro"/>
          </w:rPr>
          <w:delText>3</w:delText>
        </w:r>
      </w:del>
      <w:ins w:id="124" w:author="MANCINI Lucia (JRC-ISPRA-EXT)" w:date="2025-03-05T13:12:00Z">
        <w:r w:rsidR="0FE52391" w:rsidRPr="2D2AFF3A">
          <w:rPr>
            <w:rFonts w:eastAsia="EC Square Sans Pro" w:cs="EC Square Sans Pro"/>
          </w:rPr>
          <w:t>2</w:t>
        </w:r>
      </w:ins>
      <w:r w:rsidR="1C93F6D4" w:rsidRPr="2D2AFF3A">
        <w:rPr>
          <w:rFonts w:eastAsia="EC Square Sans Pro" w:cs="EC Square Sans Pro"/>
        </w:rPr>
        <w:t xml:space="preserve">.1, </w:t>
      </w:r>
      <w:r w:rsidR="4ED66DD1" w:rsidRPr="2D2AFF3A">
        <w:rPr>
          <w:rFonts w:eastAsia="EC Square Sans Pro" w:cs="EC Square Sans Pro"/>
        </w:rPr>
        <w:t>r</w:t>
      </w:r>
      <w:r w:rsidR="3343B09A">
        <w:t xml:space="preserve">esource use is expected to rise by 35% between 2022 and 2035 </w:t>
      </w:r>
      <w:r w:rsidR="3343B09A">
        <w:lastRenderedPageBreak/>
        <w:t>without considering EGD policy efforts, and the impact of EGD targets and ambitions does not appear to reduce such impact.</w:t>
      </w:r>
    </w:p>
    <w:p w14:paraId="7AC0291B" w14:textId="47A53221" w:rsidR="4ACD56CD" w:rsidRDefault="74F6F4FC" w:rsidP="008B4DCD">
      <w:pPr>
        <w:spacing w:line="257" w:lineRule="auto"/>
      </w:pPr>
      <w:r w:rsidRPr="14A0A786">
        <w:rPr>
          <w:rFonts w:eastAsia="EC Square Sans Pro" w:cs="EC Square Sans Pro"/>
        </w:rPr>
        <w:t xml:space="preserve">The main technologies involved in the </w:t>
      </w:r>
      <w:r w:rsidRPr="14A0A786">
        <w:rPr>
          <w:rFonts w:eastAsia="EC Square Sans Pro" w:cs="EC Square Sans Pro"/>
          <w:b/>
          <w:bCs/>
        </w:rPr>
        <w:t>renewable energy sector</w:t>
      </w:r>
      <w:r w:rsidRPr="14A0A786">
        <w:rPr>
          <w:rFonts w:eastAsia="EC Square Sans Pro" w:cs="EC Square Sans Pro"/>
        </w:rPr>
        <w:t xml:space="preserve"> for generation and storage are batteries, electrolysers, wind turbines, heat pumps and solar PV. These technologies are also key contributors to other sectors (e.g. energy-intensive industry sector, ICT, defence). The projected </w:t>
      </w:r>
      <w:r w:rsidRPr="14A0A786">
        <w:rPr>
          <w:rFonts w:eastAsia="EC Square Sans Pro" w:cs="EC Square Sans Pro"/>
          <w:b/>
          <w:bCs/>
        </w:rPr>
        <w:t>demand for the different raw materials intensively present in the renewable energy value chain</w:t>
      </w:r>
      <w:r w:rsidRPr="14A0A786">
        <w:rPr>
          <w:rFonts w:eastAsia="EC Square Sans Pro" w:cs="EC Square Sans Pro"/>
        </w:rPr>
        <w:t xml:space="preserve"> </w:t>
      </w:r>
      <w:r w:rsidR="2EC30201" w:rsidRPr="14A0A786">
        <w:rPr>
          <w:rFonts w:eastAsia="EC Square Sans Pro" w:cs="EC Square Sans Pro"/>
        </w:rPr>
        <w:t xml:space="preserve">is </w:t>
      </w:r>
      <w:r w:rsidR="2ED2EF8B" w:rsidRPr="14A0A786">
        <w:rPr>
          <w:rFonts w:eastAsia="EC Square Sans Pro" w:cs="EC Square Sans Pro"/>
        </w:rPr>
        <w:t xml:space="preserve">increasing sharply. For instance, </w:t>
      </w:r>
      <w:r w:rsidR="6D51897D" w:rsidRPr="14A0A786">
        <w:rPr>
          <w:rFonts w:eastAsia="EC Square Sans Pro" w:cs="EC Square Sans Pro"/>
        </w:rPr>
        <w:t xml:space="preserve">the demand for </w:t>
      </w:r>
      <w:r w:rsidR="2EC30201" w:rsidRPr="14A0A786">
        <w:rPr>
          <w:rFonts w:eastAsia="EC Square Sans Pro" w:cs="EC Square Sans Pro"/>
        </w:rPr>
        <w:t>lithium (which is predominantly extract</w:t>
      </w:r>
      <w:r w:rsidR="4B84A47D" w:rsidRPr="14A0A786">
        <w:rPr>
          <w:rFonts w:eastAsia="EC Square Sans Pro" w:cs="EC Square Sans Pro"/>
        </w:rPr>
        <w:t xml:space="preserve">ed in Chile and Australia and processed in China and Chile) </w:t>
      </w:r>
      <w:r w:rsidR="5B8B1494" w:rsidRPr="14A0A786">
        <w:rPr>
          <w:rFonts w:eastAsia="EC Square Sans Pro" w:cs="EC Square Sans Pro"/>
        </w:rPr>
        <w:t>could increase</w:t>
      </w:r>
      <w:r w:rsidR="7695C4AB" w:rsidRPr="14A0A786">
        <w:rPr>
          <w:rFonts w:eastAsia="EC Square Sans Pro" w:cs="EC Square Sans Pro"/>
        </w:rPr>
        <w:t xml:space="preserve"> over 150% in a high demand scenario (</w:t>
      </w:r>
      <w:r w:rsidR="006535C6">
        <w:rPr>
          <w:rFonts w:eastAsia="EC Square Sans Pro" w:cs="EC Square Sans Pro"/>
          <w:highlight w:val="green"/>
        </w:rPr>
        <w:fldChar w:fldCharType="begin"/>
      </w:r>
      <w:r w:rsidR="006535C6">
        <w:rPr>
          <w:rFonts w:eastAsia="EC Square Sans Pro" w:cs="EC Square Sans Pro"/>
          <w:highlight w:val="green"/>
        </w:rPr>
        <w:instrText xml:space="preserve"> ADDIN ZOTERO_ITEM CSL_CITATION {"citationID":"3tD8Sh1m","properties":{"formattedCitation":"[19]","plainCitation":"[19]","noteIndex":0},"citationItems":[{"id":1163,"uris":["http://zotero.org/groups/5272309/items/8HB6GFQY"],"itemData":{"id":1163,"type":"webpage","abstract":"In order for the European Union to achieve the ambitious targets it has set for the energy and digital transitions and its defence and space agenda, it needs undisrupted access to critical raw materials and to many products which contain them. This foresight study presents a systematic and detailed analysis of the complete value chains, from raw and processed materials to components, assemblies and systems, for 15 key technologies across the five strategic sectors (renewable energy, electromobility, industrial, digital, and aerospace/defence) responsible for the delivery of these targets. The study assesses supply chain dependencies and forecasts materials demand until 2050 in the EU, other economic regions and the world. It also assesses the EU’s materials needs and vulnerabilities now and in the future. As such, it provides a forward-looking basis to help identify strategic raw materials for key technologies and applications, to identify bottlenecks and to pinpoint the segments of supply chains which need strengthening and how. This study contributes scientific evidence to underpin the Critical Raw Materials Act, in tandem with which it is published.","container-title":"JRC Publications Repository","language":"en","note":"ISBN: 9789268003398 9789268004074\nISSN: 1831-9424, 1018-5593\nDOI: 10.2760/386650","title":"Supply chain analysis and material demand forecast in strategic technologies and sectors in the EU – A foresight study","URL":"https://publications.jrc.ec.europa.eu/repository/handle/JRC132889","author":[{"family":"Carrara","given":"Samuel"},{"family":"Bobba","given":"Silvia"},{"family":"Blagoeva","given":"Darina"},{"family":"Alves","given":"DIAS Patricia"},{"family":"Cavalli","given":"Alessandro"},{"family":"Georgitzikis","given":"Konstantinos"},{"family":"Grohol","given":"Milan"},{"family":"Itul","given":"Anca"},{"family":"Kuzov","given":"Teodor"},{"family":"Latunussa","given":"Cynthia"},{"family":"Lyons","given":"Lorcan"},{"family":"Malano","given":"Giorgia"},{"family":"Maury","given":"Thibaut"},{"family":"Prior","given":"ARCE Angel"},{"family":"Somers","given":"Julian"},{"family":"Telsnig","given":"Thomas"},{"family":"Veeh","given":"Constanze"},{"family":"Wittmer","given":"Dominic"},{"family":"Black","given":"Catriona"},{"family":"Pennington","given":"David"},{"family":"Christou","given":"Michail"}],"accessed":{"date-parts":[["2025",1,31]]},"issued":{"date-parts":[["2023"]]}}}],"schema":"https://github.com/citation-style-language/schema/raw/master/csl-citation.json"} </w:instrText>
      </w:r>
      <w:r w:rsidR="006535C6">
        <w:rPr>
          <w:rFonts w:eastAsia="EC Square Sans Pro" w:cs="EC Square Sans Pro"/>
          <w:highlight w:val="green"/>
        </w:rPr>
        <w:fldChar w:fldCharType="separate"/>
      </w:r>
      <w:r w:rsidR="006535C6" w:rsidRPr="006535C6">
        <w:rPr>
          <w:rFonts w:eastAsia="EC Square Sans Pro"/>
          <w:highlight w:val="green"/>
        </w:rPr>
        <w:t>[19]</w:t>
      </w:r>
      <w:r w:rsidR="006535C6">
        <w:rPr>
          <w:rFonts w:eastAsia="EC Square Sans Pro" w:cs="EC Square Sans Pro"/>
          <w:highlight w:val="green"/>
        </w:rPr>
        <w:fldChar w:fldCharType="end"/>
      </w:r>
      <w:r w:rsidR="7695C4AB" w:rsidRPr="14A0A786">
        <w:rPr>
          <w:rFonts w:eastAsia="EC Square Sans Pro" w:cs="EC Square Sans Pro"/>
        </w:rPr>
        <w:t>).</w:t>
      </w:r>
      <w:r w:rsidR="5B8B1494" w:rsidRPr="14A0A786">
        <w:rPr>
          <w:rFonts w:eastAsia="EC Square Sans Pro" w:cs="EC Square Sans Pro"/>
        </w:rPr>
        <w:t xml:space="preserve"> </w:t>
      </w:r>
      <w:r w:rsidR="6F7526BB" w:rsidRPr="73BF663B">
        <w:rPr>
          <w:b/>
          <w:bCs/>
          <w:color w:val="2B579A"/>
        </w:rPr>
        <w:fldChar w:fldCharType="begin"/>
      </w:r>
      <w:r w:rsidR="6F7526BB" w:rsidRPr="73BF663B">
        <w:rPr>
          <w:b/>
          <w:bCs/>
        </w:rPr>
        <w:instrText xml:space="preserve"> SEQ Figure \* ARABIC </w:instrText>
      </w:r>
      <w:r w:rsidR="6F7526BB" w:rsidRPr="73BF663B">
        <w:rPr>
          <w:b/>
          <w:bCs/>
          <w:color w:val="2B579A"/>
        </w:rPr>
        <w:fldChar w:fldCharType="end"/>
      </w:r>
    </w:p>
    <w:p w14:paraId="4075E95F" w14:textId="0AFD5F39" w:rsidR="4ACD56CD" w:rsidRDefault="74F6F4FC" w:rsidP="15EA60C0">
      <w:pPr>
        <w:spacing w:line="257" w:lineRule="auto"/>
        <w:rPr>
          <w:rFonts w:eastAsia="EC Square Sans Pro" w:cs="EC Square Sans Pro"/>
        </w:rPr>
      </w:pPr>
      <w:r w:rsidRPr="15EA60C0">
        <w:rPr>
          <w:rFonts w:eastAsia="EC Square Sans Pro" w:cs="EC Square Sans Pro"/>
        </w:rPr>
        <w:t xml:space="preserve">From </w:t>
      </w:r>
      <w:r w:rsidRPr="15EA60C0">
        <w:rPr>
          <w:rFonts w:eastAsia="EC Square Sans Pro" w:cs="EC Square Sans Pro"/>
          <w:b/>
          <w:bCs/>
        </w:rPr>
        <w:t>the environmental point of view</w:t>
      </w:r>
      <w:r w:rsidRPr="15EA60C0">
        <w:rPr>
          <w:rFonts w:eastAsia="EC Square Sans Pro" w:cs="EC Square Sans Pro"/>
        </w:rPr>
        <w:t xml:space="preserve">, the production of raw materials </w:t>
      </w:r>
      <w:r w:rsidR="00240296">
        <w:rPr>
          <w:rFonts w:eastAsia="EC Square Sans Pro" w:cs="EC Square Sans Pro"/>
        </w:rPr>
        <w:t>has</w:t>
      </w:r>
      <w:r w:rsidR="00240296" w:rsidRPr="15EA60C0">
        <w:rPr>
          <w:rFonts w:eastAsia="EC Square Sans Pro" w:cs="EC Square Sans Pro"/>
        </w:rPr>
        <w:t xml:space="preserve"> </w:t>
      </w:r>
      <w:r w:rsidRPr="002C6B10">
        <w:rPr>
          <w:rFonts w:eastAsia="EC Square Sans Pro" w:cs="EC Square Sans Pro"/>
          <w:b/>
        </w:rPr>
        <w:t>significant impacts</w:t>
      </w:r>
      <w:r w:rsidRPr="15EA60C0">
        <w:rPr>
          <w:rFonts w:eastAsia="EC Square Sans Pro" w:cs="EC Square Sans Pro"/>
        </w:rPr>
        <w:t>. For instance, the main environmental concerns for the mining sector are related to energy use and the emissions of pollutants to air (from vehicles, dust from explosions, tailing dams, etc.) and to water. Mine tailings and sulphide-rich waste can lead to water acidification.</w:t>
      </w:r>
    </w:p>
    <w:p w14:paraId="1232A62C" w14:textId="507E6912" w:rsidR="4ACD56CD" w:rsidRDefault="74F6F4FC" w:rsidP="78A5EE5D">
      <w:pPr>
        <w:spacing w:line="257" w:lineRule="auto"/>
      </w:pPr>
      <w:r w:rsidRPr="78A5EE5D">
        <w:rPr>
          <w:rFonts w:eastAsia="EC Square Sans Pro" w:cs="EC Square Sans Pro"/>
          <w:b/>
          <w:bCs/>
        </w:rPr>
        <w:t>Water</w:t>
      </w:r>
      <w:r w:rsidRPr="78A5EE5D">
        <w:rPr>
          <w:rFonts w:eastAsia="EC Square Sans Pro" w:cs="EC Square Sans Pro"/>
        </w:rPr>
        <w:t xml:space="preserve"> </w:t>
      </w:r>
      <w:r w:rsidRPr="002C6B10">
        <w:rPr>
          <w:rFonts w:eastAsia="EC Square Sans Pro" w:cs="EC Square Sans Pro"/>
          <w:b/>
        </w:rPr>
        <w:t>use</w:t>
      </w:r>
      <w:r w:rsidRPr="78A5EE5D">
        <w:rPr>
          <w:rFonts w:eastAsia="EC Square Sans Pro" w:cs="EC Square Sans Pro"/>
        </w:rPr>
        <w:t xml:space="preserve"> for the raw materials production, which includes both mining and smelting, is massive. For instance, a single mine can use the amount of water needed for the annual consumption of 30k to 900k persons. </w:t>
      </w:r>
      <w:r w:rsidR="002B53EE">
        <w:rPr>
          <w:rFonts w:eastAsia="EC Square Sans Pro" w:cs="EC Square Sans Pro"/>
          <w:highlight w:val="yellow"/>
        </w:rPr>
        <w:fldChar w:fldCharType="begin"/>
      </w:r>
      <w:r w:rsidR="002B53EE">
        <w:rPr>
          <w:rFonts w:eastAsia="EC Square Sans Pro" w:cs="EC Square Sans Pro"/>
        </w:rPr>
        <w:instrText xml:space="preserve"> REF _Ref172037376 \h </w:instrText>
      </w:r>
      <w:r w:rsidR="002B53EE">
        <w:rPr>
          <w:rFonts w:eastAsia="EC Square Sans Pro" w:cs="EC Square Sans Pro"/>
          <w:highlight w:val="yellow"/>
        </w:rPr>
      </w:r>
      <w:r w:rsidR="002B53EE">
        <w:rPr>
          <w:rFonts w:eastAsia="EC Square Sans Pro" w:cs="EC Square Sans Pro"/>
          <w:highlight w:val="yellow"/>
        </w:rPr>
        <w:fldChar w:fldCharType="end"/>
      </w:r>
      <w:r w:rsidRPr="15EA60C0">
        <w:rPr>
          <w:rFonts w:eastAsia="EC Square Sans Pro" w:cs="EC Square Sans Pro"/>
        </w:rPr>
        <w:t xml:space="preserve">When occurring in regions with water scarcity, mining expansion can exacerbate conflicts for water use and trigger community disputes </w:t>
      </w:r>
      <w:r w:rsidR="2EA953E9" w:rsidRPr="15EA60C0">
        <w:rPr>
          <w:rFonts w:eastAsia="EC Square Sans Pro" w:cs="EC Square Sans Pro"/>
        </w:rPr>
        <w:t xml:space="preserve">(e.g. </w:t>
      </w:r>
      <w:r w:rsidR="006535C6">
        <w:rPr>
          <w:rFonts w:eastAsia="EC Square Sans Pro" w:cs="EC Square Sans Pro"/>
          <w:highlight w:val="green"/>
        </w:rPr>
        <w:fldChar w:fldCharType="begin"/>
      </w:r>
      <w:r w:rsidR="006535C6">
        <w:rPr>
          <w:rFonts w:eastAsia="EC Square Sans Pro" w:cs="EC Square Sans Pro"/>
          <w:highlight w:val="green"/>
        </w:rPr>
        <w:instrText xml:space="preserve"> ADDIN ZOTERO_ITEM CSL_CITATION {"citationID":"h84PruQF","properties":{"formattedCitation":"[20]","plainCitation":"[20]","noteIndex":0},"citationItems":[{"id":1288,"uris":["http://zotero.org/groups/5272309/items/FDM4I5AP"],"itemData":{"id":1288,"type":"article-journal","abstract":"Advanced technologies are inherently dependent on critical minerals and their related metals. The mining extraction of these critical minerals leads to significant social and environmental impacts that extend beyond the regions where those advanced technologies are ultimately used. This study explores the global socio-environmental challenges arising from the European Climate Law's aim for net-zero greenhouse emissions by 2050, focusing on the EU's consumption of critical minerals. Developing a novel methodology based on Multi-Regional Input-Output (MRIO) model, enriched with detailed mineral production data from specific ore-to-mineral ratios and socio-environmental information, this work assesses the impacts of the EU's mineral consumption within its energy transition framework. This innovative approach extends beyond ore extraction to encompass all stages of the supply chain. Key findings indicate that the continental Europe accounts for 60% of the EU's ore extraction footprint, yet only 35% of the mineral footprint for the 34 analyzed critical minerals. In contrast, Africa's and South America's shares are 12% and 29%, respectively, markedly higher than attributed in previous studies. The study highlights challenges in securing these minerals, including potential usage conflicts and increased mining in water-scarce basins within Australia, Kazakhstan, South Africa, and Chile, hence exacerbating environmental and community issues. Furthermore, the research suggests that achieving the EU's climate goals could expose between 15 and 89,000 African miners to increased modern slavery vulnerabilities by 2040. However, adherence to the EU Green Deal principles could mitigate these risks and recommendations are proposed, including diversifying mineral supply chains, establishing partnerships with countries that maintain high socio-environmental standards, and adopting circular economy paradigms and innovative solutions. This study advocates its new methodological development to build comprehensive strategies balancing climate goals with the global socio-environmental effects of critical mineral extraction, especially in developing countries.","container-title":"Global Environmental Change","DOI":"10.1016/j.gloenvcha.2024.102841","ISSN":"0959-3780","journalAbbreviation":"Global Environmental Change","page":"102841","source":"ScienceDirect","title":"Assessing the social and environmental impacts of critical mineral supply chains for the energy transition in Europe","volume":"86","author":[{"family":"Berthet","given":"Etienne"},{"family":"Lavalley","given":"Julien"},{"family":"Anquetil-Deck","given":"Candy"},{"family":"Ballesteros","given":"Fernanda"},{"family":"Stadler","given":"Konstantin"},{"family":"Soytas","given":"Ugur"},{"family":"Hauschild","given":"Michael"},{"family":"Laurent","given":"Alexis"}],"issued":{"date-parts":[["2024",5,1]]}}}],"schema":"https://github.com/citation-style-language/schema/raw/master/csl-citation.json"} </w:instrText>
      </w:r>
      <w:r w:rsidR="006535C6">
        <w:rPr>
          <w:rFonts w:eastAsia="EC Square Sans Pro" w:cs="EC Square Sans Pro"/>
          <w:highlight w:val="green"/>
        </w:rPr>
        <w:fldChar w:fldCharType="separate"/>
      </w:r>
      <w:r w:rsidR="006535C6" w:rsidRPr="006535C6">
        <w:rPr>
          <w:rFonts w:eastAsia="EC Square Sans Pro"/>
          <w:highlight w:val="green"/>
        </w:rPr>
        <w:t>[20]</w:t>
      </w:r>
      <w:r w:rsidR="006535C6">
        <w:rPr>
          <w:rFonts w:eastAsia="EC Square Sans Pro" w:cs="EC Square Sans Pro"/>
          <w:highlight w:val="green"/>
        </w:rPr>
        <w:fldChar w:fldCharType="end"/>
      </w:r>
      <w:r w:rsidR="2EA953E9" w:rsidRPr="15EA60C0">
        <w:rPr>
          <w:rFonts w:eastAsia="EC Square Sans Pro" w:cs="EC Square Sans Pro"/>
        </w:rPr>
        <w:t>)</w:t>
      </w:r>
      <w:r w:rsidRPr="15EA60C0">
        <w:rPr>
          <w:rFonts w:eastAsia="EC Square Sans Pro" w:cs="EC Square Sans Pro"/>
        </w:rPr>
        <w:t>. About half of the global copper and lithium production, for example, is concentrated in high-water-stress areas</w:t>
      </w:r>
      <w:r w:rsidR="187D7735" w:rsidRPr="15EA60C0">
        <w:rPr>
          <w:rFonts w:eastAsia="EC Square Sans Pro" w:cs="EC Square Sans Pro"/>
        </w:rPr>
        <w:t xml:space="preserve"> (</w:t>
      </w:r>
      <w:r w:rsidR="006535C6">
        <w:rPr>
          <w:rFonts w:eastAsia="EC Square Sans Pro" w:cs="EC Square Sans Pro"/>
          <w:highlight w:val="green"/>
        </w:rPr>
        <w:fldChar w:fldCharType="begin"/>
      </w:r>
      <w:r w:rsidR="006535C6">
        <w:rPr>
          <w:rFonts w:eastAsia="EC Square Sans Pro" w:cs="EC Square Sans Pro"/>
          <w:highlight w:val="green"/>
        </w:rPr>
        <w:instrText xml:space="preserve"> ADDIN ZOTERO_ITEM CSL_CITATION {"citationID":"EcxeQs88","properties":{"formattedCitation":"[21]","plainCitation":"[21]","noteIndex":0},"citationItems":[{"id":1124,"uris":["http://zotero.org/groups/5272309/items/I6M2RKQ6"],"itemData":{"id":1124,"type":"book","abstract":"Critical materials have become a focus for the energy transition and governments have a role to foster long-term solutions. The use of critical materials should be considered early on and governments should plan ahead to avoid potential delays to energy transition due to critical materials shortfalls and also avoid emerging geopolitical challenges related to critical materials supply as well as price increases caused by scarcity. However, a number of strategies can be deployed to avoid major supply challenges in the period leading up to 2050. These strategies include increased extraction, product design to avoid or minimise critical materials use, and recycling of products to recover scarce materials. Recent trends suggest that, for example, battery producers are already reducing their exposure to critical materials supply risks. This technical paper assesses how the growth of renewables will put critical materials at the centre of the energy transformation. The critical materials and their supply situation and outlook are discussed, with a focus on copper and neodymium","event-place":"Abu Dhabi","ISBN":"978-1-5231-5176-9","language":"eng","note":"OCLC: 1392132681","publisher":"International Renewable Energy Agency","publisher-place":"Abu Dhabi","source":"Open WorldCat","title":"Critical materials for the energy transition","author":[{"family":"Gielen","given":"Dolf"}],"issued":{"date-parts":[["2021"]]}}}],"schema":"https://github.com/citation-style-language/schema/raw/master/csl-citation.json"} </w:instrText>
      </w:r>
      <w:r w:rsidR="006535C6">
        <w:rPr>
          <w:rFonts w:eastAsia="EC Square Sans Pro" w:cs="EC Square Sans Pro"/>
          <w:highlight w:val="green"/>
        </w:rPr>
        <w:fldChar w:fldCharType="separate"/>
      </w:r>
      <w:r w:rsidR="006535C6" w:rsidRPr="006535C6">
        <w:rPr>
          <w:rFonts w:eastAsia="EC Square Sans Pro"/>
          <w:highlight w:val="green"/>
        </w:rPr>
        <w:t>[21]</w:t>
      </w:r>
      <w:r w:rsidR="006535C6">
        <w:rPr>
          <w:rFonts w:eastAsia="EC Square Sans Pro" w:cs="EC Square Sans Pro"/>
          <w:highlight w:val="green"/>
        </w:rPr>
        <w:fldChar w:fldCharType="end"/>
      </w:r>
      <w:r w:rsidR="187D7735" w:rsidRPr="15EA60C0">
        <w:rPr>
          <w:rFonts w:eastAsia="EC Square Sans Pro" w:cs="EC Square Sans Pro"/>
        </w:rPr>
        <w:t xml:space="preserve">; </w:t>
      </w:r>
      <w:r w:rsidR="00DE550C">
        <w:rPr>
          <w:rFonts w:eastAsia="EC Square Sans Pro" w:cs="EC Square Sans Pro"/>
          <w:highlight w:val="green"/>
        </w:rPr>
        <w:fldChar w:fldCharType="begin"/>
      </w:r>
      <w:r w:rsidR="00DE550C">
        <w:rPr>
          <w:rFonts w:eastAsia="EC Square Sans Pro" w:cs="EC Square Sans Pro"/>
          <w:highlight w:val="green"/>
        </w:rPr>
        <w:instrText xml:space="preserve"> ADDIN ZOTERO_ITEM CSL_CITATION {"citationID":"hIgTPVNu","properties":{"formattedCitation":"[22]","plainCitation":"[22]","noteIndex":0},"citationItems":[{"id":1173,"uris":["http://zotero.org/groups/5272309/items/QBK4TTIY"],"itemData":{"id":1173,"type":"report","abstract":"The levelised cost of electricity produced from most forms of renewable power continued to fall year-on-year in 2023, with solar PV leading the cost reductions, followed by offshore wind.","language":"en","note":"ISBN: 978-92-9260-621-3","publisher":"IRENA - International Renewable Energy Agency","title":"Renewable Power Generation Costs in 2023","URL":"https://www.irena.org/Publications/2024/Sep/Renewable-Power-Generation-Costs-in-2023","author":[{"family":"IRENA","given":""}],"accessed":{"date-parts":[["2025",1,31]]},"issued":{"date-parts":[["2024",9,24]]}}}],"schema":"https://github.com/citation-style-language/schema/raw/master/csl-citation.json"} </w:instrText>
      </w:r>
      <w:r w:rsidR="00DE550C">
        <w:rPr>
          <w:rFonts w:eastAsia="EC Square Sans Pro" w:cs="EC Square Sans Pro"/>
          <w:highlight w:val="green"/>
        </w:rPr>
        <w:fldChar w:fldCharType="separate"/>
      </w:r>
      <w:r w:rsidR="00DE550C" w:rsidRPr="00DE550C">
        <w:rPr>
          <w:rFonts w:eastAsia="EC Square Sans Pro"/>
          <w:highlight w:val="green"/>
        </w:rPr>
        <w:t>[22]</w:t>
      </w:r>
      <w:r w:rsidR="00DE550C">
        <w:rPr>
          <w:rFonts w:eastAsia="EC Square Sans Pro" w:cs="EC Square Sans Pro"/>
          <w:highlight w:val="green"/>
        </w:rPr>
        <w:fldChar w:fldCharType="end"/>
      </w:r>
      <w:r w:rsidR="187D7735" w:rsidRPr="15EA60C0">
        <w:rPr>
          <w:rFonts w:eastAsia="EC Square Sans Pro" w:cs="EC Square Sans Pro"/>
        </w:rPr>
        <w:t>)</w:t>
      </w:r>
      <w:r w:rsidRPr="15EA60C0">
        <w:rPr>
          <w:rFonts w:eastAsia="EC Square Sans Pro" w:cs="EC Square Sans Pro"/>
        </w:rPr>
        <w:t xml:space="preserve">. This includes the “lithium triangle”, a lithium-rich (65% of the world’s lithium reserves) region in Andes encompassed by the borders of Argentina, Bolivia and Chile. In this area, there is a growing concern that mining activities could significantly impact vital ecosystems and deprive indigenous communities of their essential water sources, exacerbating the desert’s arid conditions </w:t>
      </w:r>
      <w:r w:rsidR="59BCA051" w:rsidRPr="15EA60C0">
        <w:rPr>
          <w:rFonts w:eastAsia="EC Square Sans Pro" w:cs="EC Square Sans Pro"/>
        </w:rPr>
        <w:t xml:space="preserve">(e.g. </w:t>
      </w:r>
      <w:r w:rsidR="00DE550C">
        <w:rPr>
          <w:rFonts w:eastAsia="EC Square Sans Pro" w:cs="EC Square Sans Pro"/>
          <w:highlight w:val="green"/>
        </w:rPr>
        <w:fldChar w:fldCharType="begin"/>
      </w:r>
      <w:r w:rsidR="00DE550C">
        <w:rPr>
          <w:rFonts w:eastAsia="EC Square Sans Pro" w:cs="EC Square Sans Pro"/>
          <w:highlight w:val="green"/>
        </w:rPr>
        <w:instrText xml:space="preserve"> ADDIN ZOTERO_ITEM CSL_CITATION {"citationID":"aoGERGsQ","properties":{"formattedCitation":"[23]","plainCitation":"[23]","noteIndex":0},"citationItems":[{"id":1301,"uris":["http://zotero.org/groups/5272309/items/72NURSS5"],"itemData":{"id":1301,"type":"article-journal","abstract":"Lithium mining in Chile's Salar de Atacama (SdA) has a relatively long and controversial history, especially when it comes to the local Indigenous peoples. In this context, this paper looks at the ways mining activities, and different visions of territory and indigeneity co-produce each other in the particular context of the SdA. For this, we use historical and ethnographic methods and draw on studies in anthropology and geography. We aim to escape simplistic images of Indigenous peoples’ reactions to mining as reflecting victimhood, resistance, or strategic pragmatism, and show instead how individuals and groups organize and express themselves in ambivalent ways, maintaining complex relationships with both mining and the territory. According to our local interlocutors, struggles around territory in the SdA mainly concern water scarcity, the survival of this unique ecosystem's biological diversity, as well as continuity and change in local lifeways. While recent agreements between mining companies and local communities may benefit some individuals, they are also generating inter- and intra- community tensions over these issues. We find that mining shapes what 'indigenous' means and who can claim this identity, while Indigenous mobilization in turn shapes how mining is perceived and carried out. Together, mining and Indigenous mobilization produce a particular kind of territory, pervaded by diverse lines of both consensus and tension. Rather than contradictions, the ambivalent positions Indigenous peoples maintain become comprehensible when considering, ethnographically and historically, the particular places and lifeworlds they inhabit, and the asymmetrical patterns of constraint and opportunity they face. More broadly, the paper raises questions about the implications of a global transition to renewable energy based on lithium battery technologies, and ethical responses to the climate crisis.","container-title":"The Extractive Industries and Society","DOI":"10.1016/j.exis.2022.101047","ISSN":"2214-790X","journalAbbreviation":"The Extractive Industries and Society","page":"101047","source":"ScienceDirect","title":"Mining indigenous territories: Consensus, tensions and ambivalences in the Salar de Atacama","title-short":"Mining indigenous territories","volume":"9","author":[{"family":"Lorca","given":"Mauricio"},{"family":"Olivera Andrade","given":"Manuel"},{"family":"Escosteguy","given":"Melisa"},{"family":"Köppel","given":"Jonas"},{"family":"Scoville-Simonds","given":"Morgan"},{"family":"Hufty","given":"Marc"}],"issued":{"date-parts":[["2022",3,1]]}}}],"schema":"https://github.com/citation-style-language/schema/raw/master/csl-citation.json"} </w:instrText>
      </w:r>
      <w:r w:rsidR="00DE550C">
        <w:rPr>
          <w:rFonts w:eastAsia="EC Square Sans Pro" w:cs="EC Square Sans Pro"/>
          <w:highlight w:val="green"/>
        </w:rPr>
        <w:fldChar w:fldCharType="separate"/>
      </w:r>
      <w:r w:rsidR="00DE550C" w:rsidRPr="00DE550C">
        <w:rPr>
          <w:rFonts w:eastAsia="EC Square Sans Pro"/>
          <w:highlight w:val="green"/>
        </w:rPr>
        <w:t>[23]</w:t>
      </w:r>
      <w:r w:rsidR="00DE550C">
        <w:rPr>
          <w:rFonts w:eastAsia="EC Square Sans Pro" w:cs="EC Square Sans Pro"/>
          <w:highlight w:val="green"/>
        </w:rPr>
        <w:fldChar w:fldCharType="end"/>
      </w:r>
      <w:r w:rsidR="59BCA051" w:rsidRPr="15EA60C0">
        <w:rPr>
          <w:rFonts w:eastAsia="EC Square Sans Pro" w:cs="EC Square Sans Pro"/>
        </w:rPr>
        <w:t>)</w:t>
      </w:r>
      <w:r w:rsidRPr="15EA60C0">
        <w:rPr>
          <w:rFonts w:eastAsia="EC Square Sans Pro" w:cs="EC Square Sans Pro"/>
        </w:rPr>
        <w:t xml:space="preserve">. In Europe, the extraction of lithium in Portugal, which is the biggest European potential producer, is expected to create a degradation of freshwater and groundwater quality, as well as wastewater release and is raising concerns of the local communities </w:t>
      </w:r>
      <w:r w:rsidR="505412C6" w:rsidRPr="15EA60C0">
        <w:rPr>
          <w:rFonts w:eastAsia="EC Square Sans Pro" w:cs="EC Square Sans Pro"/>
        </w:rPr>
        <w:t>(</w:t>
      </w:r>
      <w:r w:rsidR="00DE550C">
        <w:rPr>
          <w:rFonts w:eastAsia="EC Square Sans Pro" w:cs="EC Square Sans Pro"/>
          <w:highlight w:val="green"/>
        </w:rPr>
        <w:fldChar w:fldCharType="begin"/>
      </w:r>
      <w:r w:rsidR="00DE550C">
        <w:rPr>
          <w:rFonts w:eastAsia="EC Square Sans Pro" w:cs="EC Square Sans Pro"/>
          <w:highlight w:val="green"/>
        </w:rPr>
        <w:instrText xml:space="preserve"> ADDIN ZOTERO_ITEM CSL_CITATION {"citationID":"AP7IecwH","properties":{"formattedCitation":"[24]","plainCitation":"[24]","noteIndex":0},"citationItems":[{"id":1292,"uris":["http://zotero.org/groups/5272309/items/YGI9ZBAN"],"itemData":{"id":1292,"type":"article-journal","abstract":"The trend towards “clean” mobility is growing steadily, causing an exponential increase in lithium demand. Lithium reserves are therefore an important asset for the countries owning them, opening up opportunities for valuable economic activity. However, lithium mining is not free from social, environmental and health impacts and its extraction is far from being a consensual topic on the regions involved. This paper reviewed the main impacts of lithium exploitation and addressed, in particular, the case of Portugal, ranked as the country with the most promising lithium reserves in Europe. The analysis was based on an application of life-cycle assessment for the case of the Barroso-Alvão region in Northern Portugal. Albeit recognizing the limitations of the study given the scarcity of information, it is possible to envisage the importance of local impacts from lithium extraction specially related to Abiotic Resource Depletion, Ecological Toxicity Potential and Occupational Health Hazards. The conclusion of the study was that it was necessary to properly acknowledge the cultural and social characteristics of the region and account for the local communities' needs and expectations, together with the potential social and economic impacts, for the definition of fair and acceptable policies and pathways for the future.","container-title":"The Extractive Industries and Society","DOI":"10.1016/j.exis.2021.100928","ISSN":"2214-790X","issue":"3","journalAbbreviation":"The Extractive Industries and Society","page":"100928","source":"ScienceDirect","title":"Concerns about lithium extraction: A review and application for Portugal</w:instrText>
      </w:r>
      <w:r w:rsidR="00DE550C">
        <w:rPr>
          <w:rFonts w:ascii="Segoe UI Symbol" w:eastAsia="EC Square Sans Pro" w:hAnsi="Segoe UI Symbol" w:cs="Segoe UI Symbol"/>
          <w:highlight w:val="green"/>
        </w:rPr>
        <w:instrText>✰</w:instrText>
      </w:r>
      <w:r w:rsidR="00DE550C">
        <w:rPr>
          <w:rFonts w:eastAsia="EC Square Sans Pro" w:cs="EC Square Sans Pro"/>
          <w:highlight w:val="green"/>
        </w:rPr>
        <w:instrText xml:space="preserve">","title-short":"Concerns about lithium extraction","volume":"8","author":[{"family":"Chaves","given":"Cristina"},{"family":"Pereira","given":"Elma"},{"family":"Ferreira","given":"Paula"},{"family":"Guerner Dias","given":"António"}],"issued":{"date-parts":[["2021",9,1]]}}}],"schema":"https://github.com/citation-style-language/schema/raw/master/csl-citation.json"} </w:instrText>
      </w:r>
      <w:r w:rsidR="00DE550C">
        <w:rPr>
          <w:rFonts w:eastAsia="EC Square Sans Pro" w:cs="EC Square Sans Pro"/>
          <w:highlight w:val="green"/>
        </w:rPr>
        <w:fldChar w:fldCharType="separate"/>
      </w:r>
      <w:r w:rsidR="00DE550C" w:rsidRPr="00DE550C">
        <w:rPr>
          <w:rFonts w:eastAsia="EC Square Sans Pro"/>
          <w:highlight w:val="green"/>
        </w:rPr>
        <w:t>[24]</w:t>
      </w:r>
      <w:r w:rsidR="00DE550C">
        <w:rPr>
          <w:rFonts w:eastAsia="EC Square Sans Pro" w:cs="EC Square Sans Pro"/>
          <w:highlight w:val="green"/>
        </w:rPr>
        <w:fldChar w:fldCharType="end"/>
      </w:r>
      <w:r w:rsidR="505412C6" w:rsidRPr="15EA60C0">
        <w:rPr>
          <w:rFonts w:eastAsia="EC Square Sans Pro" w:cs="EC Square Sans Pro"/>
        </w:rPr>
        <w:t xml:space="preserve">; </w:t>
      </w:r>
      <w:r w:rsidR="00DE550C">
        <w:rPr>
          <w:rFonts w:eastAsia="EC Square Sans Pro" w:cs="EC Square Sans Pro"/>
          <w:highlight w:val="green"/>
        </w:rPr>
        <w:fldChar w:fldCharType="begin"/>
      </w:r>
      <w:r w:rsidR="00DE550C">
        <w:rPr>
          <w:rFonts w:eastAsia="EC Square Sans Pro" w:cs="EC Square Sans Pro"/>
          <w:highlight w:val="green"/>
        </w:rPr>
        <w:instrText xml:space="preserve"> ADDIN ZOTERO_ITEM CSL_CITATION {"citationID":"8ga9FYWJ","properties":{"formattedCitation":"[25]","plainCitation":"[25]","noteIndex":0},"citationItems":[{"id":1293,"uris":["http://zotero.org/groups/5272309/items/XN5ZBJYE"],"itemData":{"id":1293,"type":"article-journal","abstract":"The European Union (EU) is highly dependent on importing raw materials for low-carbon infrastructures from around the globe. This material dependence has, since 2019, initiated legislation and efforts to intensify mining within the EU. The Iberian Peninsula remains a principle target area for the EU's critical raw material (CRM) mining initiatives. This article explores the making of the “Mina do Barroso” (Barroso Mine) in northern Portugal, which threatens a “Globally Important Agricultural Heritage System” and will potentially become the largest open-pit lithium mine of Western Europe. This prospective mining project represents an investment and public funding opportunity for mining companies. The European Commission and the Portuguese government are applying increasing political pressures to establish this mine to make international decarbonization benchmarks through rapidly expanding electric vehicles (EVs) and energy storage system (ESS). The Barroso agrarian communities are threatened with extensive socio-ecological impacts, leading locals, (some) climate activists and environmental organizations to reject this mining project. Company personnel and the Portuguese government are confronting growing opposition, blockades and a resolute “Minas Não!” (No to Mines!). We explore the subtle efforts attempting to engineer the social acceptance of the Mina do Barroso, revealing the ‘slow’ social warfare tactics employed by the company to infiltrate rural social bonds, exploit psycho-social vulnerabilities and attempt to disable anti-mining organizing and unity within the region. This article demonstrates the insidious social technologies of pacification employed to engineer extraction and assemble an open-pit lithium mine with severe socio-ecological impacts in northern Portugal.","container-title":"Energy Research &amp; Social Science","DOI":"10.1016/j.erss.2022.102912","ISSN":"2214-6296","journalAbbreviation":"Energy Research &amp; Social Science","page":"102912","source":"ScienceDirect","title":"Social warfare for lithium extraction? Open-pit lithium mining, counterinsurgency tactics and enforcing green extractivism in northern Portugal","title-short":"Social warfare for lithium extraction?","volume":"95","author":[{"family":"Dunlap","given":"Alexander"},{"family":"Riquito","given":"Mariana"}],"issued":{"date-parts":[["2023",1,1]]}}}],"schema":"https://github.com/citation-style-language/schema/raw/master/csl-citation.json"} </w:instrText>
      </w:r>
      <w:r w:rsidR="00DE550C">
        <w:rPr>
          <w:rFonts w:eastAsia="EC Square Sans Pro" w:cs="EC Square Sans Pro"/>
          <w:highlight w:val="green"/>
        </w:rPr>
        <w:fldChar w:fldCharType="separate"/>
      </w:r>
      <w:r w:rsidR="00DE550C" w:rsidRPr="00DE550C">
        <w:rPr>
          <w:rFonts w:eastAsia="EC Square Sans Pro"/>
          <w:highlight w:val="green"/>
        </w:rPr>
        <w:t>[25]</w:t>
      </w:r>
      <w:r w:rsidR="00DE550C">
        <w:rPr>
          <w:rFonts w:eastAsia="EC Square Sans Pro" w:cs="EC Square Sans Pro"/>
          <w:highlight w:val="green"/>
        </w:rPr>
        <w:fldChar w:fldCharType="end"/>
      </w:r>
      <w:r w:rsidR="505412C6" w:rsidRPr="15EA60C0">
        <w:rPr>
          <w:rFonts w:eastAsia="EC Square Sans Pro" w:cs="EC Square Sans Pro"/>
        </w:rPr>
        <w:t>)</w:t>
      </w:r>
      <w:r w:rsidRPr="15EA60C0">
        <w:rPr>
          <w:rFonts w:eastAsia="EC Square Sans Pro" w:cs="EC Square Sans Pro"/>
        </w:rPr>
        <w:t>.</w:t>
      </w:r>
      <w:bookmarkStart w:id="125" w:name="_Ref172037376"/>
      <w:r w:rsidR="06C7CBB5" w:rsidRPr="14A0A786">
        <w:rPr>
          <w:b/>
          <w:bCs/>
          <w:color w:val="2B579A"/>
        </w:rPr>
        <w:fldChar w:fldCharType="begin"/>
      </w:r>
      <w:r w:rsidR="06C7CBB5" w:rsidRPr="14A0A786">
        <w:rPr>
          <w:b/>
          <w:bCs/>
        </w:rPr>
        <w:instrText xml:space="preserve"> SEQ Table \* ARABIC </w:instrText>
      </w:r>
      <w:r w:rsidR="06C7CBB5" w:rsidRPr="14A0A786">
        <w:rPr>
          <w:b/>
          <w:bCs/>
          <w:color w:val="2B579A"/>
        </w:rPr>
        <w:fldChar w:fldCharType="end"/>
      </w:r>
      <w:bookmarkEnd w:id="125"/>
      <w:r w:rsidRPr="15EA60C0">
        <w:rPr>
          <w:rFonts w:eastAsia="EC Square Sans Pro" w:cs="EC Square Sans Pro"/>
          <w:b/>
          <w:bCs/>
        </w:rPr>
        <w:t xml:space="preserve"> </w:t>
      </w:r>
    </w:p>
    <w:p w14:paraId="1FC5B345" w14:textId="05336AAF" w:rsidR="4ACD56CD" w:rsidRDefault="2FD204C6" w:rsidP="15EA60C0">
      <w:pPr>
        <w:spacing w:line="257" w:lineRule="auto"/>
        <w:rPr>
          <w:rFonts w:eastAsia="EC Square Sans Pro" w:cs="EC Square Sans Pro"/>
        </w:rPr>
      </w:pPr>
      <w:r w:rsidRPr="33C842ED">
        <w:rPr>
          <w:rFonts w:eastAsia="EC Square Sans Pro" w:cs="EC Square Sans Pro"/>
          <w:b/>
          <w:bCs/>
        </w:rPr>
        <w:t>Land uptake</w:t>
      </w:r>
      <w:r w:rsidRPr="33C842ED">
        <w:rPr>
          <w:rFonts w:eastAsia="EC Square Sans Pro" w:cs="EC Square Sans Pro"/>
        </w:rPr>
        <w:t xml:space="preserve"> by mining facilities is extensive, as mining areas also include waste dumps, water ponds and industrial processing facilities. </w:t>
      </w:r>
      <w:r w:rsidR="3F768DA4" w:rsidRPr="33C842ED">
        <w:rPr>
          <w:rFonts w:eastAsia="EC Square Sans Pro" w:cs="EC Square Sans Pro"/>
        </w:rPr>
        <w:t xml:space="preserve">Road infrastructure </w:t>
      </w:r>
      <w:r w:rsidR="45275A68" w:rsidRPr="33C842ED">
        <w:rPr>
          <w:rFonts w:eastAsia="EC Square Sans Pro" w:cs="EC Square Sans Pro"/>
        </w:rPr>
        <w:t xml:space="preserve">built </w:t>
      </w:r>
      <w:r w:rsidR="3F768DA4" w:rsidRPr="33C842ED">
        <w:rPr>
          <w:rFonts w:eastAsia="EC Square Sans Pro" w:cs="EC Square Sans Pro"/>
        </w:rPr>
        <w:t xml:space="preserve">for the mine </w:t>
      </w:r>
      <w:r w:rsidR="2DFAF754" w:rsidRPr="33C842ED">
        <w:rPr>
          <w:rFonts w:eastAsia="EC Square Sans Pro" w:cs="EC Square Sans Pro"/>
        </w:rPr>
        <w:t xml:space="preserve">disrupts natural environments and </w:t>
      </w:r>
      <w:r w:rsidR="3F768DA4" w:rsidRPr="33C842ED">
        <w:rPr>
          <w:rFonts w:eastAsia="EC Square Sans Pro" w:cs="EC Square Sans Pro"/>
        </w:rPr>
        <w:t xml:space="preserve">facilitate accessibility to remote areas also for other uses. </w:t>
      </w:r>
      <w:r w:rsidRPr="33C842ED">
        <w:rPr>
          <w:rFonts w:eastAsia="EC Square Sans Pro" w:cs="EC Square Sans Pro"/>
        </w:rPr>
        <w:t xml:space="preserve">This causes direct and indirect deforestation, but can also affect other ecosystems such as grasslands, wetlands and aquatic habitats, leading to impacts on </w:t>
      </w:r>
      <w:r w:rsidRPr="33C842ED">
        <w:rPr>
          <w:rFonts w:eastAsia="EC Square Sans Pro" w:cs="EC Square Sans Pro"/>
          <w:b/>
          <w:bCs/>
        </w:rPr>
        <w:t>biodiversity that will increase as a consequence of</w:t>
      </w:r>
      <w:r w:rsidRPr="33C842ED">
        <w:rPr>
          <w:rFonts w:eastAsia="EC Square Sans Pro" w:cs="EC Square Sans Pro"/>
        </w:rPr>
        <w:t xml:space="preserve"> the increased production of materials needed for the twin transition.  </w:t>
      </w:r>
    </w:p>
    <w:p w14:paraId="512EB04F" w14:textId="2BC59839" w:rsidR="4ACD56CD" w:rsidRDefault="2EBC8ABD" w:rsidP="15EA60C0">
      <w:pPr>
        <w:spacing w:line="257" w:lineRule="auto"/>
        <w:rPr>
          <w:rFonts w:eastAsia="EC Square Sans Pro" w:cs="EC Square Sans Pro"/>
        </w:rPr>
      </w:pPr>
      <w:r w:rsidRPr="14A0A786">
        <w:rPr>
          <w:rFonts w:eastAsia="EC Square Sans Pro" w:cs="EC Square Sans Pro"/>
        </w:rPr>
        <w:t>T</w:t>
      </w:r>
      <w:r w:rsidR="74F6F4FC" w:rsidRPr="14A0A786">
        <w:rPr>
          <w:rFonts w:eastAsia="EC Square Sans Pro" w:cs="EC Square Sans Pro"/>
        </w:rPr>
        <w:t>he site preparation for mine expansion and waste management</w:t>
      </w:r>
      <w:r w:rsidR="46E44A13" w:rsidRPr="14A0A786">
        <w:rPr>
          <w:rFonts w:eastAsia="EC Square Sans Pro" w:cs="EC Square Sans Pro"/>
        </w:rPr>
        <w:t xml:space="preserve"> </w:t>
      </w:r>
      <w:r w:rsidR="74F6F4FC" w:rsidRPr="14A0A786">
        <w:rPr>
          <w:rFonts w:eastAsia="EC Square Sans Pro" w:cs="EC Square Sans Pro"/>
        </w:rPr>
        <w:t>is a destructive process, changing abiotic and biotic conditions, and in some cases generating region-wide declines in rare and threatened species and ecosystems</w:t>
      </w:r>
      <w:r w:rsidR="3194169C" w:rsidRPr="14A0A786">
        <w:rPr>
          <w:rFonts w:eastAsia="EC Square Sans Pro" w:cs="EC Square Sans Pro"/>
        </w:rPr>
        <w:t xml:space="preserve"> </w:t>
      </w:r>
      <w:r w:rsidR="3194169C" w:rsidRPr="00695AEE">
        <w:rPr>
          <w:rFonts w:eastAsia="EC Square Sans Pro" w:cs="EC Square Sans Pro"/>
          <w:highlight w:val="green"/>
        </w:rPr>
        <w:t>(</w:t>
      </w:r>
      <w:r w:rsidR="00F44850">
        <w:rPr>
          <w:rFonts w:eastAsia="EC Square Sans Pro" w:cs="EC Square Sans Pro"/>
          <w:highlight w:val="green"/>
        </w:rPr>
        <w:fldChar w:fldCharType="begin"/>
      </w:r>
      <w:r w:rsidR="00F44850">
        <w:rPr>
          <w:rFonts w:eastAsia="EC Square Sans Pro" w:cs="EC Square Sans Pro"/>
          <w:highlight w:val="green"/>
        </w:rPr>
        <w:instrText xml:space="preserve"> ADDIN ZOTERO_ITEM CSL_CITATION {"citationID":"tYf44ies","properties":{"formattedCitation":"[26]","plainCitation":"[26]","noteIndex":0},"citationItems":[{"id":1307,"uris":["http://zotero.org/groups/5272309/items/BNZ2UVGV"],"itemData":{"id":1307,"type":"article-journal","abstract":"Renewable energy production is necessary to halt climate change and reverse associated biodiversity losses. However, generating the required technologies and infrastructure will drive an increase in the production of many metals, creating new mining threats for biodiversity. Here, we map mining areas and assess their spatial coincidence with biodiversity conservation sites</w:instrText>
      </w:r>
      <w:r w:rsidR="00F44850">
        <w:rPr>
          <w:rFonts w:ascii="Calibri" w:eastAsia="EC Square Sans Pro" w:hAnsi="Calibri" w:cs="Calibri"/>
          <w:highlight w:val="green"/>
        </w:rPr>
        <w:instrText> </w:instrText>
      </w:r>
      <w:r w:rsidR="00F44850">
        <w:rPr>
          <w:rFonts w:eastAsia="EC Square Sans Pro" w:cs="EC Square Sans Pro"/>
          <w:highlight w:val="green"/>
        </w:rPr>
        <w:instrText xml:space="preserve">and priorities. Mining potentially influences 50 million km2 of Earth’s land surface, with 8% coinciding with Protected Areas, 7% with Key Biodiversity Areas, and 16% with Remaining Wilderness. Most mining areas (82%) target materials needed for renewable energy production, and areas that overlap with Protected Areas and Remaining Wilderness contain a greater density of mines (our indicator of threat severity) compared to the overlapping mining areas that target other materials. Mining threats to biodiversity will increase as more mines target materials for renewable energy production and, without strategic planning, these new threats to biodiversity may surpass those averted by climate change mitigation.","container-title":"Nature Communications","DOI":"10.1038/s41467-020-17928-5","ISSN":"2041-1723","issue":"1","journalAbbreviation":"Nat Commun","language":"en","license":"2020 The Author(s)","note":"publisher: Nature Publishing Group","page":"4174","source":"www.nature.com","title":"Renewable energy production will exacerbate mining threats to biodiversity","volume":"11","author":[{"family":"Sonter","given":"Laura J."},{"family":"Dade","given":"Marie C."},{"family":"Watson","given":"James E. M."},{"family":"Valenta","given":"Rick K."}],"issued":{"date-parts":[["2020",9,1]]}}}],"schema":"https://github.com/citation-style-language/schema/raw/master/csl-citation.json"} </w:instrText>
      </w:r>
      <w:r w:rsidR="00F44850">
        <w:rPr>
          <w:rFonts w:eastAsia="EC Square Sans Pro" w:cs="EC Square Sans Pro"/>
          <w:highlight w:val="green"/>
        </w:rPr>
        <w:fldChar w:fldCharType="separate"/>
      </w:r>
      <w:r w:rsidR="00F44850" w:rsidRPr="00F44850">
        <w:rPr>
          <w:rFonts w:eastAsia="EC Square Sans Pro"/>
          <w:highlight w:val="green"/>
        </w:rPr>
        <w:t>[26]</w:t>
      </w:r>
      <w:r w:rsidR="00F44850">
        <w:rPr>
          <w:rFonts w:eastAsia="EC Square Sans Pro" w:cs="EC Square Sans Pro"/>
          <w:highlight w:val="green"/>
        </w:rPr>
        <w:fldChar w:fldCharType="end"/>
      </w:r>
      <w:r w:rsidR="3194169C" w:rsidRPr="14A0A786">
        <w:rPr>
          <w:rFonts w:eastAsia="EC Square Sans Pro" w:cs="EC Square Sans Pro"/>
        </w:rPr>
        <w:t>)</w:t>
      </w:r>
      <w:r w:rsidR="74F6F4FC" w:rsidRPr="14A0A786">
        <w:rPr>
          <w:rFonts w:eastAsia="EC Square Sans Pro" w:cs="EC Square Sans Pro"/>
        </w:rPr>
        <w:t xml:space="preserve">. </w:t>
      </w:r>
      <w:r w:rsidR="6EA1A7AC" w:rsidRPr="14A0A786">
        <w:rPr>
          <w:rFonts w:eastAsia="EC Square Sans Pro" w:cs="EC Square Sans Pro"/>
        </w:rPr>
        <w:t>M</w:t>
      </w:r>
      <w:r w:rsidR="74F6F4FC" w:rsidRPr="14A0A786">
        <w:rPr>
          <w:rFonts w:eastAsia="EC Square Sans Pro" w:cs="EC Square Sans Pro"/>
        </w:rPr>
        <w:t>ine tailings —the residue remaining after mineral processing— represent a serious risk to the natural environment, and the failure of tailing storage facilities has caused some of the most serious environmental disasters in history</w:t>
      </w:r>
      <w:r w:rsidR="0A3FBCF4" w:rsidRPr="14A0A786">
        <w:rPr>
          <w:rFonts w:eastAsia="EC Square Sans Pro" w:cs="EC Square Sans Pro"/>
        </w:rPr>
        <w:t xml:space="preserve"> (</w:t>
      </w:r>
      <w:r w:rsidR="00F44850">
        <w:rPr>
          <w:rFonts w:eastAsia="EC Square Sans Pro" w:cs="EC Square Sans Pro"/>
          <w:highlight w:val="green"/>
        </w:rPr>
        <w:fldChar w:fldCharType="begin"/>
      </w:r>
      <w:r w:rsidR="00F44850">
        <w:rPr>
          <w:rFonts w:eastAsia="EC Square Sans Pro" w:cs="EC Square Sans Pro"/>
          <w:highlight w:val="green"/>
        </w:rPr>
        <w:instrText xml:space="preserve"> ADDIN ZOTERO_ITEM CSL_CITATION {"citationID":"uhUa7G5L","properties":{"formattedCitation":"[27]","plainCitation":"[27]","noteIndex":0},"citationItems":[{"id":1302,"uris":["http://zotero.org/groups/5272309/items/TG7EYDPR"],"itemData":{"id":1302,"type":"article-journal","abstract":"Mining activities induce profound changes to societies and the environment they inhabit. With global extraction of metal ores doubling over the past two decades, pressures related to mining have dramatically increased. In this paper, we explore where growing global metal extraction has particularly taken effect. Using fine-grain data, we investigate the spatial and temporal distribution of mining of nine metal ores (bauxite, copper, gold, iron, lead, manganese, nickel, silver and zinc) across approximately 3,000 sites of extraction worldwide between 2000 and 2019. To approach the related environmental implications, we intersect mining sites with terrestrial biomes, protected areas, and watersheds categorised by water availability. We find that 79% of global metal ore extraction in 2019 originated from five of the six most species-rich biomes, with mining volumes doubling since 2000 in tropical moist forest ecosystems. We also find that half of global metal ore extraction took place at 20</w:instrText>
      </w:r>
      <w:r w:rsidR="00F44850">
        <w:rPr>
          <w:rFonts w:ascii="Calibri" w:eastAsia="EC Square Sans Pro" w:hAnsi="Calibri" w:cs="Calibri"/>
          <w:highlight w:val="green"/>
        </w:rPr>
        <w:instrText> </w:instrText>
      </w:r>
      <w:r w:rsidR="00F44850">
        <w:rPr>
          <w:rFonts w:eastAsia="EC Square Sans Pro" w:cs="EC Square Sans Pro"/>
          <w:highlight w:val="green"/>
        </w:rPr>
        <w:instrText xml:space="preserve">km or less from protected territories. Further, 90% of all considered extraction sites correspond to below-average relative water availability, with particularly copper and gold mining occurring in areas with significant water scarcity. Our study has far-reaching implications for future global and local policy and resource management responses to mitigate the negative effects of the expected expansion of metal mining.","container-title":"Global Environmental Change","DOI":"10.1016/j.gloenvcha.2021.102303","ISSN":"0959-3780","journalAbbreviation":"Global Environmental Change","page":"102303","source":"ScienceDirect","title":"Surge in global metal mining threatens vulnerable ecosystems","volume":"69","author":[{"family":"Luckeneder","given":"Sebastian"},{"family":"Giljum","given":"Stefan"},{"family":"Schaffartzik","given":"Anke"},{"family":"Maus","given":"Victor"},{"family":"Tost","given":"Michael"}],"issued":{"date-parts":[["2021",7,1]]}}}],"schema":"https://github.com/citation-style-language/schema/raw/master/csl-citation.json"} </w:instrText>
      </w:r>
      <w:r w:rsidR="00F44850">
        <w:rPr>
          <w:rFonts w:eastAsia="EC Square Sans Pro" w:cs="EC Square Sans Pro"/>
          <w:highlight w:val="green"/>
        </w:rPr>
        <w:fldChar w:fldCharType="separate"/>
      </w:r>
      <w:r w:rsidR="00F44850" w:rsidRPr="00F44850">
        <w:rPr>
          <w:rFonts w:eastAsia="EC Square Sans Pro"/>
          <w:highlight w:val="green"/>
        </w:rPr>
        <w:t>[27]</w:t>
      </w:r>
      <w:r w:rsidR="00F44850">
        <w:rPr>
          <w:rFonts w:eastAsia="EC Square Sans Pro" w:cs="EC Square Sans Pro"/>
          <w:highlight w:val="green"/>
        </w:rPr>
        <w:fldChar w:fldCharType="end"/>
      </w:r>
      <w:r w:rsidR="0A3FBCF4" w:rsidRPr="14A0A786">
        <w:rPr>
          <w:rFonts w:eastAsia="EC Square Sans Pro" w:cs="EC Square Sans Pro"/>
        </w:rPr>
        <w:t>)</w:t>
      </w:r>
      <w:r w:rsidR="74F6F4FC" w:rsidRPr="14A0A786">
        <w:rPr>
          <w:rFonts w:eastAsia="EC Square Sans Pro" w:cs="EC Square Sans Pro"/>
        </w:rPr>
        <w:t xml:space="preserve">. At landscapes and regions level, mining can produce direct effects of chemical and physical mining waste discharges, such as dusts and aerosols. These negative impacts can spread over vast distances leaving only the most tolerant species behind. </w:t>
      </w:r>
    </w:p>
    <w:p w14:paraId="769F3A9A" w14:textId="191033E2" w:rsidR="4ACD56CD" w:rsidRDefault="74F6F4FC" w:rsidP="15EA60C0">
      <w:pPr>
        <w:spacing w:line="257" w:lineRule="auto"/>
      </w:pPr>
      <w:r w:rsidRPr="14A0A786">
        <w:rPr>
          <w:rFonts w:eastAsia="EC Square Sans Pro" w:cs="EC Square Sans Pro"/>
        </w:rPr>
        <w:t xml:space="preserve">The impact of mining on </w:t>
      </w:r>
      <w:r w:rsidRPr="002C6B10">
        <w:rPr>
          <w:rFonts w:eastAsia="EC Square Sans Pro" w:cs="EC Square Sans Pro"/>
          <w:b/>
        </w:rPr>
        <w:t>biodiversity</w:t>
      </w:r>
      <w:r w:rsidRPr="14A0A786">
        <w:rPr>
          <w:rFonts w:eastAsia="EC Square Sans Pro" w:cs="EC Square Sans Pro"/>
        </w:rPr>
        <w:t xml:space="preserve"> depends on various factors. Among them, the mining technique plays a role. For instance, the use of reagents to extract and process metal ores often causes greater chemical emissions than the mining of construction materials </w:t>
      </w:r>
      <w:r w:rsidR="348D3420" w:rsidRPr="00695AEE">
        <w:rPr>
          <w:rFonts w:eastAsia="EC Square Sans Pro" w:cs="EC Square Sans Pro"/>
          <w:highlight w:val="green"/>
        </w:rPr>
        <w:t>(</w:t>
      </w:r>
      <w:r w:rsidR="00F44850">
        <w:rPr>
          <w:rFonts w:eastAsia="EC Square Sans Pro" w:cs="EC Square Sans Pro"/>
          <w:highlight w:val="green"/>
        </w:rPr>
        <w:fldChar w:fldCharType="begin"/>
      </w:r>
      <w:r w:rsidR="00F44850">
        <w:rPr>
          <w:rFonts w:eastAsia="EC Square Sans Pro" w:cs="EC Square Sans Pro"/>
          <w:highlight w:val="green"/>
        </w:rPr>
        <w:instrText xml:space="preserve"> ADDIN ZOTERO_ITEM CSL_CITATION {"citationID":"rE32yIeh","properties":{"formattedCitation":"[28]","plainCitation":"[28]","noteIndex":0},"citationItems":[{"id":1289,"uris":["http://zotero.org/groups/5272309/items/XZIF5WCH"],"itemData":{"id":1289,"type":"article-journal","abstract":"</w:instrText>
      </w:r>
      <w:r w:rsidR="00F44850">
        <w:rPr>
          <w:rFonts w:ascii="Arial" w:eastAsia="EC Square Sans Pro" w:hAnsi="Arial" w:cs="Arial"/>
          <w:highlight w:val="green"/>
        </w:rPr>
        <w:instrText>▪</w:instrText>
      </w:r>
      <w:r w:rsidR="00F44850">
        <w:rPr>
          <w:rFonts w:eastAsia="EC Square Sans Pro" w:cs="EC Square Sans Pro"/>
          <w:highlight w:val="green"/>
        </w:rPr>
        <w:instrText xml:space="preserve"> Abstract This review critically surveys an extensive literature on mining, development, and environment. It identifies a significant broadening over time in the scope of the environment question as it relates to mining, from concerns about landscape aesthetics and pollution to ecosystem health, sustainable development, and indigenous rights. A typology compares and contrasts four distinctive approaches to this question: (a) technology and management-centered accounts, defining the issue in terms of environmental performance; (b) public policy studies on the design of effective institutions for capturing benefits and allocating costs of resource development; (c) structural political economy, highlighting themes of external control, resource rights, and environmental justice; and (d) cultural studies, which illustrate how mining exemplifies many of society&amp;apos;s anxieties about the social and environmental effects of industrialization and globalization. Each approach is examined in detail.","container-title":"Annual Review of Environment and Resources","DOI":"10.1146/annurev.energy.28.011503.163434","ISSN":"1543-5938, 1545-2050","issue":"Volume 29, 2004","language":"en","note":"publisher: Annual Reviews","page":"205-259","source":"www.annualreviews.org","title":"CONTESTED TERRAIN: Mining and the Environment","title-short":"CONTESTED TERRAIN","volume":"29","author":[{"family":"Bridge","given":"Gavin"}],"issued":{"date-parts":[["2004",11,21]]}}}],"schema":"https://github.com/citation-style-language/schema/raw/master/csl-citation.json"} </w:instrText>
      </w:r>
      <w:r w:rsidR="00F44850">
        <w:rPr>
          <w:rFonts w:eastAsia="EC Square Sans Pro" w:cs="EC Square Sans Pro"/>
          <w:highlight w:val="green"/>
        </w:rPr>
        <w:fldChar w:fldCharType="separate"/>
      </w:r>
      <w:r w:rsidR="00F44850" w:rsidRPr="00F44850">
        <w:rPr>
          <w:rFonts w:eastAsia="EC Square Sans Pro"/>
          <w:highlight w:val="green"/>
        </w:rPr>
        <w:t>[28]</w:t>
      </w:r>
      <w:r w:rsidR="00F44850">
        <w:rPr>
          <w:rFonts w:eastAsia="EC Square Sans Pro" w:cs="EC Square Sans Pro"/>
          <w:highlight w:val="green"/>
        </w:rPr>
        <w:fldChar w:fldCharType="end"/>
      </w:r>
      <w:r w:rsidR="348D3420" w:rsidRPr="14A0A786">
        <w:rPr>
          <w:rFonts w:eastAsia="EC Square Sans Pro" w:cs="EC Square Sans Pro"/>
        </w:rPr>
        <w:t>)</w:t>
      </w:r>
      <w:r w:rsidRPr="14A0A786">
        <w:rPr>
          <w:rFonts w:eastAsia="EC Square Sans Pro" w:cs="EC Square Sans Pro"/>
        </w:rPr>
        <w:t>. Differences also exist between industrial operations and small-scale artisanal mining</w:t>
      </w:r>
      <w:r w:rsidR="6222C0BE" w:rsidRPr="14A0A786">
        <w:rPr>
          <w:rFonts w:eastAsia="EC Square Sans Pro" w:cs="EC Square Sans Pro"/>
        </w:rPr>
        <w:t xml:space="preserve"> </w:t>
      </w:r>
      <w:r w:rsidR="6222C0BE" w:rsidRPr="00695AEE">
        <w:rPr>
          <w:rFonts w:eastAsia="EC Square Sans Pro" w:cs="EC Square Sans Pro"/>
          <w:highlight w:val="green"/>
        </w:rPr>
        <w:t>(</w:t>
      </w:r>
      <w:r w:rsidR="00F44850">
        <w:rPr>
          <w:rFonts w:eastAsia="EC Square Sans Pro" w:cs="EC Square Sans Pro"/>
          <w:highlight w:val="green"/>
        </w:rPr>
        <w:fldChar w:fldCharType="begin"/>
      </w:r>
      <w:r w:rsidR="00F44850">
        <w:rPr>
          <w:rFonts w:eastAsia="EC Square Sans Pro" w:cs="EC Square Sans Pro"/>
          <w:highlight w:val="green"/>
        </w:rPr>
        <w:instrText xml:space="preserve"> ADDIN ZOTERO_ITEM CSL_CITATION {"citationID":"r0XErJZ0","properties":{"formattedCitation":"[29]","plainCitation":"[29]","noteIndex":0},"citationItems":[{"id":1287,"uris":["http://zotero.org/groups/5272309/items/UQZDUV3U"],"itemData":{"id":1287,"type":"article-journal","abstract":"Gold mining has rapidly increased in western Amazonia, but the rates and ecological impacts of mining remain poorly known and potentially underestimated. We combined field surveys, airborne mapping, and high-resolution satellite imaging to assess road- and river-based gold mining in the Madre de Dios region of the Peruvian Amazon from 1999 to 2012. In this period, the geographic extent of gold mining increased 400%. The average annual rate of forest loss as a result of gold mining tripled in 2008 following the global economic recession, closely associated with increased gold prices. Small clandestine operations now comprise more than half of all gold mining activities throughout the region. These rates of gold mining are far higher than previous estimates that were based on traditional satellite mapping techniques. Our results prove that gold mining is growing more rapidly than previously thought, and that high-resolution monitoring approaches are required to accurately quantify human impacts on tropical forests.","container-title":"Proceedings of the National Academy of Sciences","DOI":"10.1073/pnas.1318271110","issue":"46","note":"publisher: Proceedings of the National Academy of Sciences","page":"18454-18459","source":"pnas.org (Atypon)","title":"Elevated rates of gold mining in the Amazon revealed through high-resolution monitoring","volume":"110","author":[{"family":"Asner","given":"Gregory P."},{"family":"Llactayo","given":"William"},{"family":"Tupayachi","given":"Raul"},{"family":"Luna","given":"Ernesto Ráez"}],"issued":{"date-parts":[["2013",11,12]]}}}],"schema":"https://github.com/citation-style-language/schema/raw/master/csl-citation.json"} </w:instrText>
      </w:r>
      <w:r w:rsidR="00F44850">
        <w:rPr>
          <w:rFonts w:eastAsia="EC Square Sans Pro" w:cs="EC Square Sans Pro"/>
          <w:highlight w:val="green"/>
        </w:rPr>
        <w:fldChar w:fldCharType="separate"/>
      </w:r>
      <w:r w:rsidR="00F44850" w:rsidRPr="00F44850">
        <w:rPr>
          <w:rFonts w:eastAsia="EC Square Sans Pro"/>
          <w:highlight w:val="green"/>
        </w:rPr>
        <w:t>[29]</w:t>
      </w:r>
      <w:r w:rsidR="00F44850">
        <w:rPr>
          <w:rFonts w:eastAsia="EC Square Sans Pro" w:cs="EC Square Sans Pro"/>
          <w:highlight w:val="green"/>
        </w:rPr>
        <w:fldChar w:fldCharType="end"/>
      </w:r>
      <w:r w:rsidR="6222C0BE" w:rsidRPr="14A0A786">
        <w:rPr>
          <w:rFonts w:eastAsia="EC Square Sans Pro" w:cs="EC Square Sans Pro"/>
        </w:rPr>
        <w:t>)</w:t>
      </w:r>
      <w:r w:rsidRPr="14A0A786">
        <w:rPr>
          <w:rFonts w:eastAsia="EC Square Sans Pro" w:cs="EC Square Sans Pro"/>
        </w:rPr>
        <w:t xml:space="preserve">; large operations can have greater potential for impact but also greater capacity to minimize damage. </w:t>
      </w:r>
    </w:p>
    <w:p w14:paraId="19983BCE" w14:textId="5256514F" w:rsidR="4ACD56CD" w:rsidRDefault="74F6F4FC" w:rsidP="15EA60C0">
      <w:pPr>
        <w:spacing w:line="257" w:lineRule="auto"/>
        <w:rPr>
          <w:rFonts w:eastAsia="EC Square Sans Pro" w:cs="EC Square Sans Pro"/>
        </w:rPr>
      </w:pPr>
      <w:r w:rsidRPr="6F5F1520">
        <w:rPr>
          <w:rFonts w:eastAsia="EC Square Sans Pro" w:cs="EC Square Sans Pro"/>
          <w:b/>
          <w:bCs/>
        </w:rPr>
        <w:t>Mineral governance</w:t>
      </w:r>
      <w:r w:rsidRPr="6F5F1520">
        <w:rPr>
          <w:rFonts w:eastAsia="EC Square Sans Pro" w:cs="EC Square Sans Pro"/>
        </w:rPr>
        <w:t xml:space="preserve"> is another key factor. Emerging economies (particularly resource-rich countries) often have weak governance </w:t>
      </w:r>
      <w:r w:rsidR="28FCF7DB" w:rsidRPr="6F5F1520">
        <w:rPr>
          <w:rFonts w:eastAsia="EC Square Sans Pro" w:cs="EC Square Sans Pro"/>
        </w:rPr>
        <w:t>(</w:t>
      </w:r>
      <w:r w:rsidR="009D5E5F">
        <w:rPr>
          <w:rFonts w:eastAsia="EC Square Sans Pro" w:cs="EC Square Sans Pro"/>
          <w:highlight w:val="green"/>
        </w:rPr>
        <w:fldChar w:fldCharType="begin"/>
      </w:r>
      <w:r w:rsidR="009D5E5F">
        <w:rPr>
          <w:rFonts w:eastAsia="EC Square Sans Pro" w:cs="EC Square Sans Pro"/>
          <w:highlight w:val="green"/>
        </w:rPr>
        <w:instrText xml:space="preserve"> ADDIN ZOTERO_ITEM CSL_CITATION {"citationID":"x73v16lj","properties":{"formattedCitation":"[30]","plainCitation":"[30]","noteIndex":0},"citationItems":[{"id":1285,"uris":["http://zotero.org/groups/5272309/items/K4D5ZBLJ"],"itemData":{"id":1285,"type":"article-journal","abstract":"Successful delivery of the United Nations sustainable development goals and implementation of the Paris Agreement requires technologies that utilize a wide range of minerals in vast quantities. Metal recycling and technological change will contribute to sustaining supply, but mining must continue and grow for the foreseeable future to ensure that such minerals remain available to industry. New links are needed between existing institutional frameworks to oversee responsible sourcing of minerals, trajectories for mineral exploration, environmental practices, and consumer awareness of the effects of consumption. Here we present, through analysis of a comprehensive set of data and demand forecasts, an interdisciplinary perspective on how best to ensure ecologically viable continuity of global mineral supply over the coming decades.","container-title":"Nature","DOI":"10.1038/nature21359","ISSN":"1476-4687","issue":"7645","journalAbbreviation":"Nature","language":"eng","note":"PMID: 28300094","page":"367-372","source":"Europe PMC","title":"Mineral supply for sustainable development requires resource governance","volume":"543","author":[{"family":"Ali","given":"Saleem H"},{"family":"Giurco","given":"Damien"},{"family":"Arndt","given":"Nicholas"},{"family":"Nickless","given":"Edmund"},{"family":"Brown","given":"Graham"},{"family":"Demetriades","given":"Alecos"},{"family":"Durrheim","given":"Ray"},{"family":"Enriquez","given":"Maria Amélia"},{"family":"Kinnaird","given":"Judith"},{"family":"Littleboy","given":"Anna"},{"family":"Meinert","given":"Lawrence D"},{"family":"Oberhänsli","given":"Roland"},{"family":"Salem","given":"Janet"},{"family":"Schodde","given":"Richard"},{"family":"Schneider","given":"Gabi"},{"family":"Vidal","given":"Olivier"},{"family":"Yakovleva","given":"Natalia"}],"issued":{"date-parts":[["2017",3,1]]}}}],"schema":"https://github.com/citation-style-language/schema/raw/master/csl-citation.json"} </w:instrText>
      </w:r>
      <w:r w:rsidR="009D5E5F">
        <w:rPr>
          <w:rFonts w:eastAsia="EC Square Sans Pro" w:cs="EC Square Sans Pro"/>
          <w:highlight w:val="green"/>
        </w:rPr>
        <w:fldChar w:fldCharType="separate"/>
      </w:r>
      <w:r w:rsidR="009D5E5F" w:rsidRPr="009D5E5F">
        <w:rPr>
          <w:rFonts w:eastAsia="EC Square Sans Pro"/>
          <w:highlight w:val="green"/>
        </w:rPr>
        <w:t>[30]</w:t>
      </w:r>
      <w:r w:rsidR="009D5E5F">
        <w:rPr>
          <w:rFonts w:eastAsia="EC Square Sans Pro" w:cs="EC Square Sans Pro"/>
          <w:highlight w:val="green"/>
        </w:rPr>
        <w:fldChar w:fldCharType="end"/>
      </w:r>
      <w:r w:rsidR="28FCF7DB" w:rsidRPr="6F5F1520">
        <w:rPr>
          <w:rFonts w:eastAsia="EC Square Sans Pro" w:cs="EC Square Sans Pro"/>
        </w:rPr>
        <w:t xml:space="preserve">; </w:t>
      </w:r>
      <w:r w:rsidR="009D5E5F">
        <w:rPr>
          <w:rFonts w:eastAsia="EC Square Sans Pro" w:cs="EC Square Sans Pro"/>
          <w:highlight w:val="green"/>
        </w:rPr>
        <w:fldChar w:fldCharType="begin"/>
      </w:r>
      <w:r w:rsidR="009D5E5F">
        <w:rPr>
          <w:rFonts w:eastAsia="EC Square Sans Pro" w:cs="EC Square Sans Pro"/>
          <w:highlight w:val="green"/>
        </w:rPr>
        <w:instrText xml:space="preserve"> ADDIN ZOTERO_ITEM CSL_CITATION {"citationID":"5xHx0iiJ","properties":{"formattedCitation":"[31]","plainCitation":"[31]","noteIndex":0},"citationItems":[{"id":1303,"uris":["http://zotero.org/groups/5272309/items/C5KZNDJD"],"itemData":{"id":1303,"type":"article-journal","abstract":"Most of the world's biodiversity occurs within developing countries that require donor support to build their conservation capacity. Unfortunately, some of these countries experience high levels of political corruption, which may limit the success of conservation projects by reducing effective funding levels and distorting priorities. We investigated whether changes in three well surveyed and widespread components of biodiversity were associated with national governance scores and other socio-economic measures. Here we show that governance scores were correlated with changes in total forest cover, but not with changes in natural forest cover. We found strong associations between governance scores and changes in the numbers of African elephants and black rhinoceroses, and these socio-economic factors explained observed patterns better than any others. Finally, we show that countries rich in species and identified as containing priority areas for conservation have lower governance scores than other nations. These results stress the need for conservationists to develop and implement policies that reduce the effects of political corruption and, in this regard, we question the universal applicability of an influential approach to conservation that seeks to ban international trade in endangered species.","container-title":"Nature","DOI":"10.1038/nature02025","ISSN":"1476-4687","issue":"6962","journalAbbreviation":"Nature","language":"eng","note":"PMID: 14603318","page":"67-70","source":"PubMed","title":"Governance and the loss of biodiversity","volume":"426","author":[{"family":"Smith","given":"R. J."},{"family":"Muir","given":"R. D. J."},{"family":"Walpole","given":"M. J."},{"family":"Balmford","given":"A."},{"family":"Leader-Williams","given":"N."}],"issued":{"date-parts":[["2003",11,6]]}}}],"schema":"https://github.com/citation-style-language/schema/raw/master/csl-citation.json"} </w:instrText>
      </w:r>
      <w:r w:rsidR="009D5E5F">
        <w:rPr>
          <w:rFonts w:eastAsia="EC Square Sans Pro" w:cs="EC Square Sans Pro"/>
          <w:highlight w:val="green"/>
        </w:rPr>
        <w:fldChar w:fldCharType="separate"/>
      </w:r>
      <w:r w:rsidR="009D5E5F" w:rsidRPr="009D5E5F">
        <w:rPr>
          <w:rFonts w:eastAsia="EC Square Sans Pro"/>
          <w:highlight w:val="green"/>
        </w:rPr>
        <w:t>[31]</w:t>
      </w:r>
      <w:r w:rsidR="009D5E5F">
        <w:rPr>
          <w:rFonts w:eastAsia="EC Square Sans Pro" w:cs="EC Square Sans Pro"/>
          <w:highlight w:val="green"/>
        </w:rPr>
        <w:fldChar w:fldCharType="end"/>
      </w:r>
      <w:r w:rsidR="28FCF7DB" w:rsidRPr="6F5F1520">
        <w:rPr>
          <w:rFonts w:eastAsia="EC Square Sans Pro" w:cs="EC Square Sans Pro"/>
        </w:rPr>
        <w:t xml:space="preserve">) </w:t>
      </w:r>
      <w:r w:rsidRPr="6F5F1520">
        <w:rPr>
          <w:rFonts w:eastAsia="EC Square Sans Pro" w:cs="EC Square Sans Pro"/>
        </w:rPr>
        <w:t xml:space="preserve">in terms of environmental regulations and environment capabilities, and are prone to corruption and conflict, which can further exacerbate threatening processes </w:t>
      </w:r>
      <w:r w:rsidR="49CAC39A" w:rsidRPr="6F5F1520">
        <w:rPr>
          <w:rFonts w:eastAsia="EC Square Sans Pro" w:cs="EC Square Sans Pro"/>
        </w:rPr>
        <w:t>(</w:t>
      </w:r>
      <w:r w:rsidR="009D5E5F">
        <w:rPr>
          <w:rFonts w:eastAsia="EC Square Sans Pro" w:cs="EC Square Sans Pro"/>
          <w:highlight w:val="green"/>
        </w:rPr>
        <w:fldChar w:fldCharType="begin"/>
      </w:r>
      <w:r w:rsidR="009D5E5F">
        <w:rPr>
          <w:rFonts w:eastAsia="EC Square Sans Pro" w:cs="EC Square Sans Pro"/>
          <w:highlight w:val="green"/>
        </w:rPr>
        <w:instrText xml:space="preserve"> ADDIN ZOTERO_ITEM CSL_CITATION {"citationID":"E8XoJs0T","properties":{"formattedCitation":"[32]","plainCitation":"[32]","noteIndex":0},"citationItems":[{"id":1290,"uris":["http://zotero.org/groups/5272309/items/IJ5I98I7"],"itemData":{"id":1290,"type":"article-journal","abstract":"Tropical forests provide critical ecosystem services worldwide. Nonetheless, ongoing agricultural expansion, timber extraction, and mining continue to jeopardize important forest resources. In addition, many tropical forests reside in countries that have experienced violent conflict in recent decades, posing an additional, yet poorly understood threat. Conflict may decrease or increase deforestation depending on the relationship between conflict and other causes of land use change, such as mining expansion or protected area establishment. The Democratic Republic of Congo (DRC), home of the second largest tropical forest in the world, has experienced 20years of violent conflict, resulting in the death of over 100,000 combatants and up to 5 million civilians. Expanding mining concessions also threaten the DRC's forest, even though nearly 12% of it is under some form of protection. In this study, we used spatially-explicit data on conflict, mining, and protected areas, along with a host of control variables, to estimate the impacts of these factors on forest cover loss from 1990 to 2010. Through a panel instrumental variables approach we found that: i) conflict increased forest cover loss, ii) mining concessions increased forest cover loss, but in times of conflict this impact was lessened, and iii) protected areas reduced forest cover loss, even in high conflict regions. Our results thus suggest that policy interventions designed to reduce violent conflict may have the co-benefit of reducing deforestation, especially in areas with low mining potential. Likewise, protected areas can be effective even in times of war.","container-title":"Biological Conservation","DOI":"10.1016/j.biocon.2015.06.037","ISSN":"0006-3207","journalAbbreviation":"Biological Conservation","page":"266-273","source":"ScienceDirect","title":"Conservation and conflict in the Democratic Republic of Congo: The impacts of warfare, mining, and protected areas on deforestation","title-short":"Conservation and conflict in the Democratic Republic of Congo","volume":"191","author":[{"family":"Butsic","given":"Van"},{"family":"Baumann","given":"Matthias"},{"family":"Shortland","given":"Anja"},{"family":"Walker","given":"Sarah"},{"family":"Kuemmerle","given":"Tobias"}],"issued":{"date-parts":[["2015",11,1]]}}}],"schema":"https://github.com/citation-style-language/schema/raw/master/csl-citation.json"} </w:instrText>
      </w:r>
      <w:r w:rsidR="009D5E5F">
        <w:rPr>
          <w:rFonts w:eastAsia="EC Square Sans Pro" w:cs="EC Square Sans Pro"/>
          <w:highlight w:val="green"/>
        </w:rPr>
        <w:fldChar w:fldCharType="separate"/>
      </w:r>
      <w:r w:rsidR="009D5E5F" w:rsidRPr="009D5E5F">
        <w:rPr>
          <w:rFonts w:eastAsia="EC Square Sans Pro"/>
          <w:highlight w:val="green"/>
        </w:rPr>
        <w:t>[32]</w:t>
      </w:r>
      <w:r w:rsidR="009D5E5F">
        <w:rPr>
          <w:rFonts w:eastAsia="EC Square Sans Pro" w:cs="EC Square Sans Pro"/>
          <w:highlight w:val="green"/>
        </w:rPr>
        <w:fldChar w:fldCharType="end"/>
      </w:r>
      <w:r w:rsidR="49CAC39A" w:rsidRPr="6F5F1520">
        <w:rPr>
          <w:rFonts w:eastAsia="EC Square Sans Pro" w:cs="EC Square Sans Pro"/>
        </w:rPr>
        <w:t xml:space="preserve">; </w:t>
      </w:r>
      <w:r w:rsidR="009D5E5F">
        <w:rPr>
          <w:rFonts w:eastAsia="EC Square Sans Pro" w:cs="EC Square Sans Pro"/>
          <w:highlight w:val="green"/>
        </w:rPr>
        <w:fldChar w:fldCharType="begin"/>
      </w:r>
      <w:r w:rsidR="009D5E5F">
        <w:rPr>
          <w:rFonts w:eastAsia="EC Square Sans Pro" w:cs="EC Square Sans Pro"/>
          <w:highlight w:val="green"/>
        </w:rPr>
        <w:instrText xml:space="preserve"> ADDIN ZOTERO_ITEM CSL_CITATION {"citationID":"eh6DFLAu","properties":{"formattedCitation":"[33]","plainCitation":"[33]","noteIndex":0},"citationItems":[{"id":1299,"uris":["http://zotero.org/groups/5272309/items/5DZC3KF9"],"itemData":{"id":1299,"type":"article-journal","abstract":"Corruption is a worldwide phenomenon, particularly in many developing countries, which contain a large proportion of global biodiversity. Most alarming, from a biodiversity-conservation perspective, is the frequent corruption of government officials who manage valuable natural resources, such as timber, oil and precious minerals. A recent study by Joyotee Smith and colleagues describes rampant corruption in the timber industry of Indonesia, and shifts in the prevalence of different types of corruption as the country has become destabilized politically. By placing corruption into a conceptual framework, Smith et al. provide important insights into how developing nations and their natural resources can be besieged by corruption.","container-title":"Trends in Ecology &amp; Evolution","DOI":"10.1016/j.tree.2004.06.001","ISSN":"0169-5347","issue":"8","journalAbbreviation":"Trends Ecol Evol","language":"eng","note":"PMID: 16701292","page":"399-401","source":"PubMed","title":"The perils of payoff: corruption as a threat to global biodiversity","title-short":"The perils of payoff","volume":"19","author":[{"family":"Laurance","given":"William F."}],"issued":{"date-parts":[["2004",8]]}}}],"schema":"https://github.com/citation-style-language/schema/raw/master/csl-citation.json"} </w:instrText>
      </w:r>
      <w:r w:rsidR="009D5E5F">
        <w:rPr>
          <w:rFonts w:eastAsia="EC Square Sans Pro" w:cs="EC Square Sans Pro"/>
          <w:highlight w:val="green"/>
        </w:rPr>
        <w:fldChar w:fldCharType="separate"/>
      </w:r>
      <w:r w:rsidR="009D5E5F" w:rsidRPr="009D5E5F">
        <w:rPr>
          <w:rFonts w:eastAsia="EC Square Sans Pro"/>
          <w:highlight w:val="green"/>
        </w:rPr>
        <w:t>[33]</w:t>
      </w:r>
      <w:r w:rsidR="009D5E5F">
        <w:rPr>
          <w:rFonts w:eastAsia="EC Square Sans Pro" w:cs="EC Square Sans Pro"/>
          <w:highlight w:val="green"/>
        </w:rPr>
        <w:fldChar w:fldCharType="end"/>
      </w:r>
      <w:r w:rsidR="49CAC39A" w:rsidRPr="003C5C80">
        <w:rPr>
          <w:rFonts w:eastAsia="EC Square Sans Pro" w:cs="EC Square Sans Pro"/>
          <w:highlight w:val="green"/>
        </w:rPr>
        <w:t xml:space="preserve">; </w:t>
      </w:r>
      <w:r w:rsidR="009D5E5F">
        <w:rPr>
          <w:rFonts w:eastAsia="EC Square Sans Pro" w:cs="EC Square Sans Pro"/>
          <w:highlight w:val="green"/>
        </w:rPr>
        <w:fldChar w:fldCharType="begin"/>
      </w:r>
      <w:r w:rsidR="009D5E5F">
        <w:rPr>
          <w:rFonts w:eastAsia="EC Square Sans Pro" w:cs="EC Square Sans Pro"/>
          <w:highlight w:val="green"/>
        </w:rPr>
        <w:instrText xml:space="preserve"> ADDIN ZOTERO_ITEM CSL_CITATION {"citationID":"MvzxOXxo","properties":{"formattedCitation":"[31]","plainCitation":"[31]","noteIndex":0},"citationItems":[{"id":1303,"uris":["http://zotero.org/groups/5272309/items/C5KZNDJD"],"itemData":{"id":1303,"type":"article-journal","abstract":"Most of the world's biodiversity occurs within developing countries that require donor support to build their conservation capacity. Unfortunately, some of these countries experience high levels of political corruption, which may limit the success of conservation projects by reducing effective funding levels and distorting priorities. We investigated whether changes in three well surveyed and widespread components of biodiversity were associated with national governance scores and other socio-economic measures. Here we show that governance scores were correlated with changes in total forest cover, but not with changes in natural forest cover. We found strong associations between governance scores and changes in the numbers of African elephants and black rhinoceroses, and these socio-economic factors explained observed patterns better than any others. Finally, we show that countries rich in species and identified as containing priority areas for conservation have lower governance scores than other nations. These results stress the need for conservationists to develop and implement policies that reduce the effects of political corruption and, in this regard, we question the universal applicability of an influential approach to conservation that seeks to ban international trade in endangered species.","container-title":"Nature","DOI":"10.1038/nature02025","ISSN":"1476-4687","issue":"6962","journalAbbreviation":"Nature","language":"eng","note":"PMID: 14603318","page":"67-70","source":"PubMed","title":"Governance and the loss of biodiversity","volume":"426","author":[{"family":"Smith","given":"R. J."},{"family":"Muir","given":"R. D. J."},{"family":"Walpole","given":"M. J."},{"family":"Balmford","given":"A."},{"family":"Leader-Williams","given":"N."}],"issued":{"date-parts":[["2003",11,6]]}}}],"schema":"https://github.com/citation-style-language/schema/raw/master/csl-citation.json"} </w:instrText>
      </w:r>
      <w:r w:rsidR="009D5E5F">
        <w:rPr>
          <w:rFonts w:eastAsia="EC Square Sans Pro" w:cs="EC Square Sans Pro"/>
          <w:highlight w:val="green"/>
        </w:rPr>
        <w:fldChar w:fldCharType="separate"/>
      </w:r>
      <w:r w:rsidR="009D5E5F" w:rsidRPr="009D5E5F">
        <w:rPr>
          <w:rFonts w:eastAsia="EC Square Sans Pro"/>
          <w:highlight w:val="green"/>
        </w:rPr>
        <w:t>[31]</w:t>
      </w:r>
      <w:r w:rsidR="009D5E5F">
        <w:rPr>
          <w:rFonts w:eastAsia="EC Square Sans Pro" w:cs="EC Square Sans Pro"/>
          <w:highlight w:val="green"/>
        </w:rPr>
        <w:fldChar w:fldCharType="end"/>
      </w:r>
      <w:r w:rsidR="49CAC39A" w:rsidRPr="6F5F1520">
        <w:rPr>
          <w:rFonts w:eastAsia="EC Square Sans Pro" w:cs="EC Square Sans Pro"/>
        </w:rPr>
        <w:t>)</w:t>
      </w:r>
      <w:r w:rsidRPr="6F5F1520">
        <w:rPr>
          <w:rFonts w:eastAsia="EC Square Sans Pro" w:cs="EC Square Sans Pro"/>
        </w:rPr>
        <w:t xml:space="preserve">. </w:t>
      </w:r>
      <w:r w:rsidRPr="6F5F1520">
        <w:rPr>
          <w:rFonts w:eastAsia="EC Square Sans Pro" w:cs="EC Square Sans Pro"/>
          <w:b/>
          <w:bCs/>
        </w:rPr>
        <w:t>Box 1</w:t>
      </w:r>
      <w:r w:rsidRPr="6F5F1520">
        <w:rPr>
          <w:rFonts w:eastAsia="EC Square Sans Pro" w:cs="EC Square Sans Pro"/>
        </w:rPr>
        <w:t xml:space="preserve"> </w:t>
      </w:r>
      <w:r w:rsidR="00E478EC" w:rsidRPr="6F5F1520">
        <w:rPr>
          <w:rFonts w:eastAsia="EC Square Sans Pro" w:cs="EC Square Sans Pro"/>
        </w:rPr>
        <w:t xml:space="preserve">in particular </w:t>
      </w:r>
      <w:r w:rsidRPr="6F5F1520">
        <w:rPr>
          <w:rFonts w:eastAsia="EC Square Sans Pro" w:cs="EC Square Sans Pro"/>
        </w:rPr>
        <w:t xml:space="preserve">illustrates the impact of the extractive industry in Africa, and how this can be monitored, using satellite images. </w:t>
      </w:r>
    </w:p>
    <w:p w14:paraId="468304B6" w14:textId="05BAEA3D" w:rsidR="4ACD56CD" w:rsidRDefault="689BD600" w:rsidP="15EA60C0">
      <w:pPr>
        <w:spacing w:line="257" w:lineRule="auto"/>
      </w:pPr>
      <w:r w:rsidRPr="14A0A786">
        <w:rPr>
          <w:rFonts w:eastAsia="EC Square Sans Pro" w:cs="EC Square Sans Pro"/>
        </w:rPr>
        <w:t>Minimizing the</w:t>
      </w:r>
      <w:r w:rsidR="74F6F4FC" w:rsidRPr="14A0A786">
        <w:rPr>
          <w:rFonts w:eastAsia="EC Square Sans Pro" w:cs="EC Square Sans Pro"/>
        </w:rPr>
        <w:t xml:space="preserve"> environment</w:t>
      </w:r>
      <w:r w:rsidR="29AA6676" w:rsidRPr="14A0A786">
        <w:rPr>
          <w:rFonts w:eastAsia="EC Square Sans Pro" w:cs="EC Square Sans Pro"/>
        </w:rPr>
        <w:t>al impacts</w:t>
      </w:r>
      <w:r w:rsidR="74F6F4FC" w:rsidRPr="14A0A786">
        <w:rPr>
          <w:rFonts w:eastAsia="EC Square Sans Pro" w:cs="EC Square Sans Pro"/>
        </w:rPr>
        <w:t xml:space="preserve"> by improving circularity and sustainability of critical raw materials supply is a key objective of the EU </w:t>
      </w:r>
      <w:r w:rsidR="74F6F4FC" w:rsidRPr="14A0A786">
        <w:rPr>
          <w:rFonts w:eastAsia="EC Square Sans Pro" w:cs="EC Square Sans Pro"/>
          <w:b/>
          <w:bCs/>
        </w:rPr>
        <w:t>Critical Raw Materials Act</w:t>
      </w:r>
      <w:r w:rsidR="74F6F4FC" w:rsidRPr="14A0A786">
        <w:rPr>
          <w:rFonts w:eastAsia="EC Square Sans Pro" w:cs="EC Square Sans Pro"/>
        </w:rPr>
        <w:t xml:space="preserve"> </w:t>
      </w:r>
      <w:r w:rsidR="009D5E5F">
        <w:rPr>
          <w:rFonts w:eastAsia="EC Square Sans Pro" w:cs="EC Square Sans Pro"/>
          <w:highlight w:val="green"/>
        </w:rPr>
        <w:fldChar w:fldCharType="begin"/>
      </w:r>
      <w:r w:rsidR="009D5E5F">
        <w:rPr>
          <w:rFonts w:eastAsia="EC Square Sans Pro" w:cs="EC Square Sans Pro"/>
          <w:highlight w:val="green"/>
        </w:rPr>
        <w:instrText xml:space="preserve"> ADDIN ZOTERO_ITEM CSL_CITATION {"citationID":"fMGRc4go","properties":{"formattedCitation":"[17]","plainCitation":"[17]","noteIndex":0},"citationItems":[{"id":1321,"uris":["http://zotero.org/groups/5272309/items/KHFMNX8E"],"itemData":{"id":1321,"type":"bill","language":"en","note":"Doc ID: 32024R1252\nDoc Sector: 3\nDoc Title: Regulation (EU) 2024/1252 of the European Parliament and of the Council of 11 April 2024 establishing a framework for ensuring a secure and sustainable supply of critical raw materials and amending Regulations (EU) No 168/2013, (EU) 2018/858, (EU) 2018/1724 and (EU) 2019/1020 (Text with EEA relevance)\nDoc Type: R\nUsr_lan: en","title":"Regulation (EU) 2024/1252 of the European Parliament and of the Council of 11 April 2024 establishing a framework for ensuring a secure and sustainable supply of critical raw materials and amending Regulations (EU) No 168/2013, (EU) 2018/858, (EU) 2018/1724 and (EU) 2019/1020 (Text with EEA relevance)","URL":"https://eur-lex.europa.eu/eli/reg/2024/1252/oj/eng","author":[{"literal":"EUROPEAN COMMISSION"}],"accessed":{"date-parts":[["2025",3,4]]},"issued":{"date-parts":[["2024"]]}}}],"schema":"https://github.com/citation-style-language/schema/raw/master/csl-citation.json"} </w:instrText>
      </w:r>
      <w:r w:rsidR="009D5E5F">
        <w:rPr>
          <w:rFonts w:eastAsia="EC Square Sans Pro" w:cs="EC Square Sans Pro"/>
          <w:highlight w:val="green"/>
        </w:rPr>
        <w:fldChar w:fldCharType="separate"/>
      </w:r>
      <w:r w:rsidR="009D5E5F" w:rsidRPr="009D5E5F">
        <w:rPr>
          <w:rFonts w:eastAsia="EC Square Sans Pro"/>
          <w:highlight w:val="green"/>
        </w:rPr>
        <w:t>[17]</w:t>
      </w:r>
      <w:r w:rsidR="009D5E5F">
        <w:rPr>
          <w:rFonts w:eastAsia="EC Square Sans Pro" w:cs="EC Square Sans Pro"/>
          <w:highlight w:val="green"/>
        </w:rPr>
        <w:fldChar w:fldCharType="end"/>
      </w:r>
      <w:r w:rsidR="4D3F4DA2" w:rsidRPr="14A0A786">
        <w:rPr>
          <w:rFonts w:eastAsia="EC Square Sans Pro" w:cs="EC Square Sans Pro"/>
        </w:rPr>
        <w:t>)</w:t>
      </w:r>
      <w:r w:rsidR="74F6F4FC" w:rsidRPr="14A0A786">
        <w:rPr>
          <w:rFonts w:eastAsia="EC Square Sans Pro" w:cs="EC Square Sans Pro"/>
        </w:rPr>
        <w:t xml:space="preserve">: improved security and affordability of critical raw material supplies must go hand in hand with increased efforts to mitigate any adverse impacts, both within the EU and in third countries with respect to labour rights, human rights and environmental protection. Efforts to </w:t>
      </w:r>
      <w:r w:rsidR="74F6F4FC" w:rsidRPr="14A0A786">
        <w:rPr>
          <w:rFonts w:eastAsia="EC Square Sans Pro" w:cs="EC Square Sans Pro"/>
        </w:rPr>
        <w:lastRenderedPageBreak/>
        <w:t>improve sustainable development of critical raw materials value chains will also help promoting economic development in third countries.</w:t>
      </w:r>
      <w:r w:rsidR="00E478EC">
        <w:rPr>
          <w:rFonts w:eastAsia="EC Square Sans Pro" w:cs="EC Square Sans Pro"/>
        </w:rPr>
        <w:t xml:space="preserve"> </w:t>
      </w:r>
      <w:r w:rsidR="74F6F4FC" w:rsidRPr="14A0A786">
        <w:rPr>
          <w:rFonts w:eastAsia="EC Square Sans Pro" w:cs="EC Square Sans Pro"/>
        </w:rPr>
        <w:t xml:space="preserve">Indeed, the CRM Act builds on decades of policy developments including in relation to sustainability. These developments include guidelines for sustainable mining, product environmental footprint information on metals/minerals, recycling in relation to different products such as batteries, as well as legislation targeting due diligence. </w:t>
      </w:r>
    </w:p>
    <w:p w14:paraId="3722702B" w14:textId="7A06B470" w:rsidR="78A5EE5D" w:rsidRDefault="78A5EE5D" w:rsidP="78A5EE5D">
      <w:pPr>
        <w:spacing w:before="0" w:after="0"/>
      </w:pPr>
    </w:p>
    <w:p w14:paraId="18D99E71" w14:textId="0C086E3A" w:rsidR="06DF780A" w:rsidRPr="008D6E5C" w:rsidRDefault="74F6F4FC" w:rsidP="15EA60C0">
      <w:pPr>
        <w:shd w:val="clear" w:color="auto" w:fill="E7E6E6" w:themeFill="background2"/>
        <w:spacing w:line="257" w:lineRule="auto"/>
        <w:rPr>
          <w:rFonts w:eastAsia="Calibri"/>
          <w:i/>
          <w:iCs/>
          <w:color w:val="808080" w:themeColor="background1" w:themeShade="80"/>
        </w:rPr>
      </w:pPr>
      <w:r w:rsidRPr="008D6E5C">
        <w:rPr>
          <w:rFonts w:eastAsia="EC Square Sans Pro" w:cs="EC Square Sans Pro"/>
          <w:b/>
          <w:bCs/>
        </w:rPr>
        <w:t>B</w:t>
      </w:r>
      <w:r w:rsidR="7724FACD" w:rsidRPr="008D6E5C">
        <w:rPr>
          <w:rFonts w:eastAsia="EC Square Sans Pro" w:cs="EC Square Sans Pro"/>
          <w:b/>
          <w:bCs/>
        </w:rPr>
        <w:t xml:space="preserve">OX: </w:t>
      </w:r>
      <w:r w:rsidR="17F1D26F" w:rsidRPr="008D6E5C">
        <w:rPr>
          <w:rFonts w:eastAsiaTheme="minorEastAsia" w:cstheme="minorBidi"/>
          <w:b/>
          <w:bCs/>
        </w:rPr>
        <w:t xml:space="preserve">Protected areas in Africa: pressures from </w:t>
      </w:r>
      <w:commentRangeStart w:id="126"/>
      <w:r w:rsidR="17F1D26F" w:rsidRPr="008D6E5C">
        <w:rPr>
          <w:rFonts w:eastAsiaTheme="minorEastAsia" w:cstheme="minorBidi"/>
          <w:b/>
          <w:bCs/>
        </w:rPr>
        <w:t>mining</w:t>
      </w:r>
      <w:commentRangeEnd w:id="126"/>
      <w:r w:rsidR="4EC2C19E" w:rsidRPr="008D6E5C">
        <w:rPr>
          <w:rStyle w:val="CommentReference"/>
          <w:sz w:val="20"/>
          <w:szCs w:val="20"/>
        </w:rPr>
        <w:commentReference w:id="126"/>
      </w:r>
      <w:r w:rsidR="24554BB2" w:rsidRPr="008D6E5C">
        <w:rPr>
          <w:rFonts w:eastAsiaTheme="minorEastAsia" w:cstheme="minorBidi"/>
          <w:b/>
          <w:bCs/>
        </w:rPr>
        <w:t xml:space="preserve"> </w:t>
      </w:r>
    </w:p>
    <w:p w14:paraId="6DAD53B2" w14:textId="56A0BF54" w:rsidR="06DF780A" w:rsidRPr="00A7525A" w:rsidRDefault="17F1D26F" w:rsidP="15EA60C0">
      <w:pPr>
        <w:shd w:val="clear" w:color="auto" w:fill="E7E6E6" w:themeFill="background2"/>
        <w:spacing w:line="257" w:lineRule="auto"/>
        <w:rPr>
          <w:rFonts w:eastAsia="Calibri"/>
          <w:i/>
          <w:iCs/>
          <w:color w:val="808080" w:themeColor="background1" w:themeShade="80"/>
        </w:rPr>
      </w:pPr>
      <w:r w:rsidRPr="14A0A786">
        <w:rPr>
          <w:rFonts w:eastAsia="Calibri"/>
          <w:i/>
          <w:iCs/>
          <w:color w:val="808080" w:themeColor="background1" w:themeShade="80"/>
        </w:rPr>
        <w:t>Mining plays a crucial role in the economies of many African countries, with six out of the top ten nations on the International Council on Mining &amp; Metals’ Mining Contribution Index being African. However, the environmental impact of mining is significant at all stages. The discovery of new mineral deposits often leads to increased human settlement and habitat fragmentation. The development of roads facilitates poaching and the spread of invasive species, while excavation and construction during mining operations can destroy habitats and introduce pollutants. Even after mines are decommissioned, they can leave lasting damage, such as unrehabilitated excavation pits and acid mine drainage.</w:t>
      </w:r>
    </w:p>
    <w:p w14:paraId="08821151" w14:textId="1952159A" w:rsidR="06DF780A" w:rsidRPr="00A7525A" w:rsidRDefault="3B9EF2F4" w:rsidP="14A0A786">
      <w:pPr>
        <w:shd w:val="clear" w:color="auto" w:fill="E7E6E6" w:themeFill="background2"/>
        <w:spacing w:line="257" w:lineRule="auto"/>
        <w:rPr>
          <w:ins w:id="127" w:author="MANCINI Lucia (JRC-ISPRA-EXT)" w:date="2024-11-18T09:50:00Z"/>
          <w:rFonts w:eastAsia="Calibri"/>
          <w:i/>
          <w:iCs/>
          <w:color w:val="808080" w:themeColor="background1" w:themeShade="80"/>
        </w:rPr>
      </w:pPr>
      <w:r w:rsidRPr="14A0A786">
        <w:rPr>
          <w:rFonts w:eastAsia="Calibri"/>
          <w:i/>
          <w:iCs/>
          <w:color w:val="808080" w:themeColor="background1" w:themeShade="80"/>
        </w:rPr>
        <w:t xml:space="preserve">The global shift away from fossil fuels is driving up demand for raw materials needed in renewable energy technologies. This has led to mining encroaching on protected areas, key biodiversity zones, and wilderness areas. Many species, including 136 mammals (a third of which are threatened with extinction), have substantial portions of their habitat near mining sites. </w:t>
      </w:r>
    </w:p>
    <w:p w14:paraId="252D7B30" w14:textId="07C77823" w:rsidR="0B2FF393" w:rsidRDefault="0B2FF393" w:rsidP="20BB0A5F">
      <w:pPr>
        <w:shd w:val="clear" w:color="auto" w:fill="E7E6E6" w:themeFill="background2"/>
        <w:spacing w:line="257" w:lineRule="auto"/>
        <w:rPr>
          <w:rFonts w:eastAsia="Calibri"/>
          <w:i/>
          <w:iCs/>
          <w:color w:val="808080" w:themeColor="background1" w:themeShade="80"/>
        </w:rPr>
      </w:pPr>
      <w:r w:rsidRPr="1A677C9A">
        <w:rPr>
          <w:rFonts w:eastAsia="Calibri"/>
          <w:i/>
          <w:iCs/>
          <w:color w:val="808080" w:themeColor="background1" w:themeShade="80"/>
        </w:rPr>
        <w:t xml:space="preserve">According to the World Resources Institute, </w:t>
      </w:r>
      <w:r w:rsidR="1CE83BD1" w:rsidRPr="1A677C9A">
        <w:rPr>
          <w:rFonts w:eastAsia="Calibri"/>
          <w:i/>
          <w:iCs/>
          <w:color w:val="808080" w:themeColor="background1" w:themeShade="80"/>
        </w:rPr>
        <w:t>the mining-related loss of tropical primary rainforest</w:t>
      </w:r>
      <w:r w:rsidR="38581B69" w:rsidRPr="1A677C9A">
        <w:rPr>
          <w:rFonts w:eastAsia="Calibri"/>
          <w:i/>
          <w:iCs/>
          <w:color w:val="808080" w:themeColor="background1" w:themeShade="80"/>
        </w:rPr>
        <w:t xml:space="preserve"> from 2001 to 2020 impacted 450,000 hectares worldwide, 150,000 hectares were in protected areas, and 260,000 hectares were in Indigenous Peoples’ and local community lands.</w:t>
      </w:r>
      <w:r w:rsidR="0895242C" w:rsidRPr="1A677C9A">
        <w:rPr>
          <w:rFonts w:eastAsia="Calibri"/>
          <w:i/>
          <w:iCs/>
          <w:color w:val="808080" w:themeColor="background1" w:themeShade="80"/>
        </w:rPr>
        <w:t xml:space="preserve"> The loss of tropical rainforest is especially concerning because these are some of the most carbon-rich and biodiverse areas of the world. They also help regulate local and regional climate effects like rainfall and temperatures</w:t>
      </w:r>
      <w:r w:rsidRPr="1A677C9A">
        <w:rPr>
          <w:rStyle w:val="FootnoteReference"/>
          <w:rFonts w:eastAsia="Calibri"/>
          <w:i/>
          <w:iCs/>
          <w:color w:val="808080" w:themeColor="background1" w:themeShade="80"/>
        </w:rPr>
        <w:footnoteReference w:id="13"/>
      </w:r>
      <w:r w:rsidR="0895242C" w:rsidRPr="1A677C9A">
        <w:rPr>
          <w:rFonts w:eastAsia="Calibri"/>
          <w:i/>
          <w:iCs/>
          <w:color w:val="808080" w:themeColor="background1" w:themeShade="80"/>
        </w:rPr>
        <w:t>.</w:t>
      </w:r>
    </w:p>
    <w:p w14:paraId="544E5C90" w14:textId="57C4C15C" w:rsidR="06DF780A" w:rsidRPr="00A7525A" w:rsidRDefault="17F1D26F" w:rsidP="15EA60C0">
      <w:pPr>
        <w:shd w:val="clear" w:color="auto" w:fill="E7E6E6" w:themeFill="background2"/>
        <w:spacing w:line="257" w:lineRule="auto"/>
        <w:rPr>
          <w:rFonts w:eastAsia="Calibri"/>
          <w:i/>
          <w:iCs/>
          <w:color w:val="808080" w:themeColor="background1" w:themeShade="80"/>
        </w:rPr>
      </w:pPr>
      <w:r w:rsidRPr="14A0A786">
        <w:rPr>
          <w:rFonts w:eastAsia="Calibri"/>
          <w:i/>
          <w:iCs/>
          <w:color w:val="808080" w:themeColor="background1" w:themeShade="80"/>
        </w:rPr>
        <w:t>African countries, rich in critical minerals, are deeply affected by this trend. For instance, the Democratic Republic of the Congo supplies 60% of the world’s cobalt, essential for batteries, with demand expected to increase significantly by mid-century. South Africa produces over 70% of the world’s platinum group metals, crucial for fuel cells and digital technologies, with future demand for these metals projected to rise dramatically.</w:t>
      </w:r>
    </w:p>
    <w:p w14:paraId="550E94EF" w14:textId="6DCB13CA" w:rsidR="06DF780A" w:rsidRPr="00A7525A" w:rsidRDefault="7E6AC8A4" w:rsidP="14A0A786">
      <w:pPr>
        <w:shd w:val="clear" w:color="auto" w:fill="E7E6E6" w:themeFill="background2"/>
        <w:spacing w:line="257" w:lineRule="auto"/>
        <w:rPr>
          <w:rFonts w:eastAsia="Calibri"/>
          <w:i/>
          <w:iCs/>
          <w:color w:val="808080" w:themeColor="background1" w:themeShade="80"/>
        </w:rPr>
      </w:pPr>
      <w:r w:rsidRPr="14A0A786">
        <w:rPr>
          <w:rFonts w:eastAsia="Calibri"/>
          <w:i/>
          <w:iCs/>
          <w:color w:val="808080" w:themeColor="background1" w:themeShade="80"/>
        </w:rPr>
        <w:t xml:space="preserve">Mapping the exact locations of African mines is challenging. Official data on mining concessions do not always reflect active sites and often exclude illegal mining. Satellite data tend to underestimate small-scale and underground mining activities. The United States Geological Survey’s database indicates that 211 out of 2408 mineral facilities in Africa are located within protected areas. A significant number of facilities are situated very close to protected regions, posing a risk to biodiversity. </w:t>
      </w:r>
    </w:p>
    <w:p w14:paraId="7BF10EDC" w14:textId="791F946A" w:rsidR="06DF780A" w:rsidRPr="00A7525A" w:rsidRDefault="17F1D26F" w:rsidP="14A0A786">
      <w:pPr>
        <w:shd w:val="clear" w:color="auto" w:fill="E7E6E6" w:themeFill="background2"/>
        <w:spacing w:line="257" w:lineRule="auto"/>
        <w:rPr>
          <w:rFonts w:eastAsia="Calibri"/>
          <w:i/>
          <w:iCs/>
          <w:color w:val="808080" w:themeColor="background1" w:themeShade="80"/>
        </w:rPr>
      </w:pPr>
      <w:r w:rsidRPr="14A0A786">
        <w:rPr>
          <w:rFonts w:eastAsia="Calibri"/>
          <w:i/>
          <w:iCs/>
          <w:color w:val="808080" w:themeColor="background1" w:themeShade="80"/>
        </w:rPr>
        <w:t>Given the growing global demand for these raw materials, mining in Africa is unlikely to diminish. Therefore, it is imperative to mitigate its environmental impact through integrated spatial planning, enhanced environmental impact assessments, and other measures to protect the continent's biodiversity while supporting its economic engine.</w:t>
      </w:r>
    </w:p>
    <w:p w14:paraId="058F3446" w14:textId="63BE4656" w:rsidR="06DF780A" w:rsidRPr="00A7525A" w:rsidRDefault="4B8CE536" w:rsidP="15EA60C0">
      <w:pPr>
        <w:shd w:val="clear" w:color="auto" w:fill="E7E6E6" w:themeFill="background2"/>
        <w:spacing w:line="257" w:lineRule="auto"/>
        <w:rPr>
          <w:rFonts w:eastAsia="Calibri"/>
          <w:i/>
          <w:iCs/>
          <w:color w:val="808080" w:themeColor="background1" w:themeShade="80"/>
        </w:rPr>
      </w:pPr>
      <w:r w:rsidRPr="15EA60C0">
        <w:rPr>
          <w:rFonts w:eastAsia="Calibri"/>
          <w:i/>
          <w:iCs/>
          <w:color w:val="808080" w:themeColor="background1" w:themeShade="80"/>
        </w:rPr>
        <w:t xml:space="preserve">Source: </w:t>
      </w:r>
      <w:r w:rsidR="2D6B58B9" w:rsidRPr="15EA60C0">
        <w:rPr>
          <w:rFonts w:eastAsia="Calibri"/>
          <w:i/>
          <w:iCs/>
          <w:color w:val="808080" w:themeColor="background1" w:themeShade="80"/>
        </w:rPr>
        <w:t>The Atlas of African protected areas (JRC, forthcoming</w:t>
      </w:r>
      <w:r w:rsidR="6D6723DA" w:rsidRPr="20BB0A5F">
        <w:rPr>
          <w:rFonts w:eastAsia="Calibri"/>
          <w:i/>
          <w:iCs/>
          <w:color w:val="808080" w:themeColor="background1" w:themeShade="80"/>
        </w:rPr>
        <w:t xml:space="preserve"> JRC137018.</w:t>
      </w:r>
      <w:r w:rsidR="2D6B58B9" w:rsidRPr="20BB0A5F">
        <w:rPr>
          <w:rFonts w:eastAsia="Calibri"/>
          <w:i/>
          <w:iCs/>
          <w:color w:val="808080" w:themeColor="background1" w:themeShade="80"/>
        </w:rPr>
        <w:t>)</w:t>
      </w:r>
      <w:r w:rsidR="2D6B58B9" w:rsidRPr="15EA60C0">
        <w:rPr>
          <w:rFonts w:eastAsia="Calibri"/>
          <w:i/>
          <w:iCs/>
          <w:color w:val="808080" w:themeColor="background1" w:themeShade="80"/>
        </w:rPr>
        <w:t xml:space="preserve"> </w:t>
      </w:r>
    </w:p>
    <w:p w14:paraId="4299E595" w14:textId="178BD893" w:rsidR="06DF780A" w:rsidRPr="00A7525A" w:rsidRDefault="13961035" w:rsidP="15EA60C0">
      <w:pPr>
        <w:shd w:val="clear" w:color="auto" w:fill="E7E6E6" w:themeFill="background2"/>
        <w:spacing w:line="257" w:lineRule="auto"/>
      </w:pPr>
      <w:r w:rsidRPr="15EA60C0">
        <w:rPr>
          <w:rFonts w:eastAsia="Calibri"/>
          <w:i/>
          <w:iCs/>
          <w:color w:val="808080" w:themeColor="background1" w:themeShade="80"/>
        </w:rPr>
        <w:lastRenderedPageBreak/>
        <w:t xml:space="preserve"> </w:t>
      </w:r>
      <w:r w:rsidR="2BC2259A">
        <w:rPr>
          <w:noProof/>
        </w:rPr>
        <w:drawing>
          <wp:inline distT="0" distB="0" distL="0" distR="0" wp14:anchorId="67118164" wp14:editId="4328FE58">
            <wp:extent cx="4383404" cy="3938357"/>
            <wp:effectExtent l="0" t="0" r="0" b="0"/>
            <wp:docPr id="2143735957" name="Picture 214373595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383404" cy="3938357"/>
                    </a:xfrm>
                    <a:prstGeom prst="rect">
                      <a:avLst/>
                    </a:prstGeom>
                  </pic:spPr>
                </pic:pic>
              </a:graphicData>
            </a:graphic>
          </wp:inline>
        </w:drawing>
      </w:r>
    </w:p>
    <w:p w14:paraId="72ABEDBB" w14:textId="1258700B" w:rsidR="38BA0A95" w:rsidRPr="00667E87" w:rsidRDefault="38BA0A95">
      <w:pPr>
        <w:rPr>
          <w:lang w:val="fr-FR"/>
        </w:rPr>
      </w:pPr>
    </w:p>
    <w:p w14:paraId="5EB7B4D3" w14:textId="3AD48E50" w:rsidR="00AC7F7A" w:rsidRPr="008B4078" w:rsidRDefault="413CD741" w:rsidP="00C61CFA">
      <w:pPr>
        <w:pStyle w:val="JRCLevel-3title"/>
      </w:pPr>
      <w:bookmarkStart w:id="128" w:name="_Toc182346113"/>
      <w:bookmarkStart w:id="129" w:name="_Toc191999855"/>
      <w:bookmarkStart w:id="130" w:name="_Toc161311989"/>
      <w:r>
        <w:t xml:space="preserve">Land </w:t>
      </w:r>
      <w:commentRangeStart w:id="131"/>
      <w:r>
        <w:t>use</w:t>
      </w:r>
      <w:bookmarkEnd w:id="128"/>
      <w:bookmarkEnd w:id="129"/>
      <w:commentRangeEnd w:id="131"/>
      <w:r>
        <w:rPr>
          <w:rStyle w:val="CommentReference"/>
        </w:rPr>
        <w:commentReference w:id="131"/>
      </w:r>
      <w:r>
        <w:t xml:space="preserve"> </w:t>
      </w:r>
      <w:bookmarkEnd w:id="130"/>
    </w:p>
    <w:p w14:paraId="3031D957" w14:textId="70F79BA9" w:rsidR="00C1287C" w:rsidRPr="007D4601" w:rsidRDefault="05E3D1AF" w:rsidP="33C842ED">
      <w:pPr>
        <w:pStyle w:val="JRCText"/>
      </w:pPr>
      <w:bookmarkStart w:id="133" w:name="_Toc160095570"/>
      <w:bookmarkStart w:id="134" w:name="_Toc161311990"/>
      <w:r>
        <w:t xml:space="preserve">According to the integrated assessment results presented in 3.1, the impact on land use is expected to raise by 5% in the current trajectory as analysed in JRC forthcoming, mainly due to the expansion of solar energy in the energy mix. </w:t>
      </w:r>
      <w:r w:rsidR="007D4601">
        <w:t>The shift towards a sustainable and healthy diet, as well as reduction in energy consumption in housing through the renovation wave are found to be key potential measures for the reduction of these impacts.</w:t>
      </w:r>
    </w:p>
    <w:p w14:paraId="35112B0A" w14:textId="10602BD2" w:rsidR="00C1287C" w:rsidRDefault="58AC8C06" w:rsidP="00C1287C">
      <w:pPr>
        <w:pStyle w:val="JRCText"/>
      </w:pPr>
      <w:r>
        <w:t xml:space="preserve">Land management offers significant potential for </w:t>
      </w:r>
      <w:r w:rsidRPr="33C842ED">
        <w:rPr>
          <w:b/>
          <w:bCs/>
        </w:rPr>
        <w:t>advancing EU climate and biodiversity objectives</w:t>
      </w:r>
      <w:r>
        <w:t xml:space="preserve">. However, achieving these goals requires assessing trade-offs in land use to avoid unintended negative impacts. </w:t>
      </w:r>
    </w:p>
    <w:p w14:paraId="14F7F75E" w14:textId="77777777" w:rsidR="00C1287C" w:rsidRDefault="00C1287C" w:rsidP="00C1287C">
      <w:pPr>
        <w:pStyle w:val="JRCText"/>
      </w:pPr>
      <w:r w:rsidRPr="00C1287C">
        <w:rPr>
          <w:b/>
        </w:rPr>
        <w:t>Land performs many vital functions</w:t>
      </w:r>
      <w:r w:rsidRPr="3E7CD412">
        <w:t xml:space="preserve">, supporting biodiversity and ecosystem services, including food production, pollutant filtration, natural hazard protection, and carbon sequestration. Changes to land use can thus have diverse impacts. </w:t>
      </w:r>
    </w:p>
    <w:p w14:paraId="215C9367" w14:textId="3F18CA2E" w:rsidR="0026561D" w:rsidRDefault="67231EBC" w:rsidP="00C1287C">
      <w:pPr>
        <w:pStyle w:val="JRCText"/>
      </w:pPr>
      <w:r w:rsidRPr="3E7CD412">
        <w:t xml:space="preserve">EU land use is shaped by </w:t>
      </w:r>
      <w:r w:rsidRPr="00C1287C">
        <w:rPr>
          <w:b/>
        </w:rPr>
        <w:t>several anthropogenic drivers</w:t>
      </w:r>
      <w:r w:rsidRPr="3E7CD412">
        <w:t>: food and fibre production, biomass for bioenergy, carbon storage, expanding housing needs, and infrastructure development for mobility. Additionally, land use is influenced by indirect factors, including water needs, fertilizers, and pesticide use for biomass production, each carrying substantial environmental consequences.</w:t>
      </w:r>
    </w:p>
    <w:p w14:paraId="49AFBA96" w14:textId="433A7361" w:rsidR="0026561D" w:rsidRDefault="67231EBC" w:rsidP="00C1287C">
      <w:pPr>
        <w:pStyle w:val="JRCText"/>
      </w:pPr>
      <w:r w:rsidRPr="3E7CD412">
        <w:t>"</w:t>
      </w:r>
      <w:r w:rsidRPr="00C1287C">
        <w:rPr>
          <w:b/>
        </w:rPr>
        <w:t>Marginal lands</w:t>
      </w:r>
      <w:r w:rsidRPr="3E7CD412">
        <w:t>," often defined as underutilized or low-yield areas, represent a contentious solution for increased biomass production due to their multiple existing ecological benefits. Marginal lands have been defined in various ways (</w:t>
      </w:r>
      <w:r w:rsidRPr="002C2777">
        <w:rPr>
          <w:highlight w:val="magenta"/>
        </w:rPr>
        <w:t>Shortall, 2013</w:t>
      </w:r>
      <w:r w:rsidRPr="3E7CD412">
        <w:t xml:space="preserve">), which allows stakeholders to approach these areas as potential solutions for </w:t>
      </w:r>
      <w:r w:rsidRPr="00C1287C">
        <w:rPr>
          <w:b/>
        </w:rPr>
        <w:t>different purposes</w:t>
      </w:r>
      <w:r w:rsidRPr="3E7CD412">
        <w:t xml:space="preserve"> (). Primarily, they are considered for industrial biomass production using low-input systems (e.g., </w:t>
      </w:r>
      <w:r w:rsidRPr="002C2777">
        <w:rPr>
          <w:highlight w:val="magenta"/>
        </w:rPr>
        <w:t>Scordia et al., 2022</w:t>
      </w:r>
      <w:r w:rsidRPr="3E7CD412">
        <w:t xml:space="preserve">) that also improve soil carbon sequestration (e.g., </w:t>
      </w:r>
      <w:r w:rsidRPr="002C2777">
        <w:rPr>
          <w:highlight w:val="magenta"/>
        </w:rPr>
        <w:t>Xu et al., 2022</w:t>
      </w:r>
      <w:r w:rsidRPr="3E7CD412">
        <w:t xml:space="preserve">), reclaim saline soils (e.g., </w:t>
      </w:r>
      <w:r w:rsidRPr="002C2777">
        <w:rPr>
          <w:highlight w:val="magenta"/>
        </w:rPr>
        <w:t>Sánchez et al., 2017</w:t>
      </w:r>
      <w:r w:rsidRPr="3E7CD412">
        <w:t>), or remediate soils contaminated with heavy metals (e.g., Barbosa et al., 2015). Additionally, marginal lands are seen as a potential carbon mitigation strategy, functioning as carbon sinks irrespective of biomass output (</w:t>
      </w:r>
      <w:hyperlink r:id="rId30" w:history="1">
        <w:r w:rsidRPr="3E7CD412">
          <w:rPr>
            <w:rStyle w:val="Hyperlink"/>
            <w:rFonts w:eastAsia="EC Square Sans Pro" w:cs="EC Square Sans Pro"/>
          </w:rPr>
          <w:t>https://marginallands.eu/</w:t>
        </w:r>
      </w:hyperlink>
      <w:r w:rsidRPr="3E7CD412">
        <w:t>).</w:t>
      </w:r>
    </w:p>
    <w:p w14:paraId="44B60EAB" w14:textId="063AB29C" w:rsidR="0026561D" w:rsidRDefault="67231EBC" w:rsidP="00C1287C">
      <w:pPr>
        <w:pStyle w:val="JRCText"/>
      </w:pPr>
      <w:r w:rsidRPr="3E7CD412">
        <w:lastRenderedPageBreak/>
        <w:t xml:space="preserve">Marginal lands are in part the result of land abandonment, i.e. land no longer in production, usually for economic reasons (Muscat et al. 2022). It is estimated that about 11% of the agricultural land in the EU (≈ 20.86 Mha) are under high potential risk of abandonment between 2015 and 2030 (Perpiña Castillo et al. (2018). </w:t>
      </w:r>
    </w:p>
    <w:p w14:paraId="0C688CD0" w14:textId="39B97E5B" w:rsidR="0026561D" w:rsidRDefault="67231EBC" w:rsidP="00C1287C">
      <w:pPr>
        <w:pStyle w:val="JRCText"/>
      </w:pPr>
      <w:r w:rsidRPr="3E7CD412">
        <w:t>The main features and functions of marginal areas are summarised in box 1.</w:t>
      </w:r>
    </w:p>
    <w:p w14:paraId="1C31435A" w14:textId="57EEF0B1" w:rsidR="00C1287C" w:rsidRDefault="00C1287C" w:rsidP="00C1287C">
      <w:pPr>
        <w:pStyle w:val="JRCText"/>
      </w:pPr>
      <w:r w:rsidRPr="00C1287C">
        <w:rPr>
          <w:b/>
        </w:rPr>
        <w:t>Box 1.</w:t>
      </w:r>
      <w:r>
        <w:t xml:space="preserve"> </w:t>
      </w:r>
      <w:r w:rsidRPr="00C1287C">
        <w:t>Key facts and figures on</w:t>
      </w:r>
      <w:r w:rsidR="00085A28">
        <w:t xml:space="preserve"> EU</w:t>
      </w:r>
      <w:r w:rsidRPr="00C1287C">
        <w:t xml:space="preserve"> marginal lands</w:t>
      </w:r>
      <w:r w:rsidR="00085A28">
        <w:t xml:space="preserve"> </w:t>
      </w:r>
    </w:p>
    <w:p w14:paraId="3F3F4F71" w14:textId="141BD827" w:rsidR="0026561D" w:rsidRDefault="58AC8C06" w:rsidP="007D4601">
      <w:pPr>
        <w:pStyle w:val="JRCText"/>
        <w:numPr>
          <w:ilvl w:val="0"/>
          <w:numId w:val="5"/>
        </w:numPr>
        <w:pBdr>
          <w:top w:val="single" w:sz="4" w:space="1" w:color="auto"/>
          <w:left w:val="single" w:sz="4" w:space="4" w:color="auto"/>
          <w:bottom w:val="single" w:sz="4" w:space="1" w:color="auto"/>
          <w:right w:val="single" w:sz="4" w:space="4" w:color="auto"/>
        </w:pBdr>
      </w:pPr>
      <w:r>
        <w:t>Total area: 606,747 km2 (60.7 Mha)</w:t>
      </w:r>
    </w:p>
    <w:p w14:paraId="24CD1CFB" w14:textId="5440F0E6" w:rsidR="0026561D" w:rsidRDefault="58AC8C06" w:rsidP="007D4601">
      <w:pPr>
        <w:pStyle w:val="JRCText"/>
        <w:numPr>
          <w:ilvl w:val="0"/>
          <w:numId w:val="5"/>
        </w:numPr>
        <w:pBdr>
          <w:top w:val="single" w:sz="4" w:space="1" w:color="auto"/>
          <w:left w:val="single" w:sz="4" w:space="4" w:color="auto"/>
          <w:bottom w:val="single" w:sz="4" w:space="1" w:color="auto"/>
          <w:right w:val="single" w:sz="4" w:space="4" w:color="auto"/>
        </w:pBdr>
      </w:pPr>
      <w:r>
        <w:t xml:space="preserve">The total carbon sequestration: 27,567,758 tC, which is 11% of the total in EU-27 </w:t>
      </w:r>
    </w:p>
    <w:p w14:paraId="777DA854" w14:textId="4DD2ABBE" w:rsidR="0026561D" w:rsidRDefault="58AC8C06" w:rsidP="007D4601">
      <w:pPr>
        <w:pStyle w:val="JRCText"/>
        <w:numPr>
          <w:ilvl w:val="0"/>
          <w:numId w:val="5"/>
        </w:numPr>
        <w:pBdr>
          <w:top w:val="single" w:sz="4" w:space="1" w:color="auto"/>
          <w:left w:val="single" w:sz="4" w:space="4" w:color="auto"/>
          <w:bottom w:val="single" w:sz="4" w:space="1" w:color="auto"/>
          <w:right w:val="single" w:sz="4" w:space="4" w:color="auto"/>
        </w:pBdr>
      </w:pPr>
      <w:r>
        <w:t xml:space="preserve">Marginal lands purify a total of 2,283,632 tonnes of water, which is 12% of the total in the EU-27 </w:t>
      </w:r>
    </w:p>
    <w:p w14:paraId="3258099B" w14:textId="51CABBEF" w:rsidR="0026561D" w:rsidRDefault="58AC8C06" w:rsidP="007D4601">
      <w:pPr>
        <w:pStyle w:val="JRCText"/>
        <w:numPr>
          <w:ilvl w:val="0"/>
          <w:numId w:val="5"/>
        </w:numPr>
        <w:pBdr>
          <w:top w:val="single" w:sz="4" w:space="1" w:color="auto"/>
          <w:left w:val="single" w:sz="4" w:space="4" w:color="auto"/>
          <w:bottom w:val="single" w:sz="4" w:space="1" w:color="auto"/>
          <w:right w:val="single" w:sz="4" w:space="4" w:color="auto"/>
        </w:pBdr>
      </w:pPr>
      <w:r>
        <w:t xml:space="preserve">The total soil retention in marginal land amounts to 1,253,944,192 tonnes, which is about 14% of the total soil retention services in the EU-27 </w:t>
      </w:r>
    </w:p>
    <w:p w14:paraId="0DE5604E" w14:textId="68CB7C68" w:rsidR="0026561D" w:rsidRDefault="58AC8C06" w:rsidP="007D4601">
      <w:pPr>
        <w:pStyle w:val="JRCText"/>
        <w:numPr>
          <w:ilvl w:val="0"/>
          <w:numId w:val="5"/>
        </w:numPr>
        <w:pBdr>
          <w:top w:val="single" w:sz="4" w:space="1" w:color="auto"/>
          <w:left w:val="single" w:sz="4" w:space="4" w:color="auto"/>
          <w:bottom w:val="single" w:sz="4" w:space="1" w:color="auto"/>
          <w:right w:val="single" w:sz="4" w:space="4" w:color="auto"/>
        </w:pBdr>
      </w:pPr>
      <w:r>
        <w:t xml:space="preserve">The pollination potential includes roughly 61,250 km2 of the total 606,747 km2 marginal lands. </w:t>
      </w:r>
    </w:p>
    <w:p w14:paraId="4825ACD6" w14:textId="23D5E458" w:rsidR="0026561D" w:rsidRDefault="58AC8C06" w:rsidP="007D4601">
      <w:pPr>
        <w:pStyle w:val="JRCText"/>
        <w:numPr>
          <w:ilvl w:val="0"/>
          <w:numId w:val="5"/>
        </w:numPr>
        <w:pBdr>
          <w:top w:val="single" w:sz="4" w:space="1" w:color="auto"/>
          <w:left w:val="single" w:sz="4" w:space="4" w:color="auto"/>
          <w:bottom w:val="single" w:sz="4" w:space="1" w:color="auto"/>
          <w:right w:val="single" w:sz="4" w:space="4" w:color="auto"/>
        </w:pBdr>
      </w:pPr>
      <w:r>
        <w:t xml:space="preserve">Marginal lands contribute to control flooding events, they offer opportunities for daily outdoor recreation activities and are suitable to support pollinator insects. </w:t>
      </w:r>
    </w:p>
    <w:p w14:paraId="173EBCF8" w14:textId="41970C1F" w:rsidR="0026561D" w:rsidRDefault="67231EBC" w:rsidP="00085A28">
      <w:pPr>
        <w:pStyle w:val="JRCText"/>
      </w:pPr>
      <w:r w:rsidRPr="3E7CD412">
        <w:t xml:space="preserve"> </w:t>
      </w:r>
    </w:p>
    <w:p w14:paraId="67CF56E5" w14:textId="58B640EB" w:rsidR="0026561D" w:rsidRDefault="67231EBC" w:rsidP="00085A28">
      <w:pPr>
        <w:pStyle w:val="JRCText"/>
      </w:pPr>
      <w:r w:rsidRPr="3E7CD412">
        <w:t xml:space="preserve">While marginal lands could potentially </w:t>
      </w:r>
      <w:r w:rsidRPr="00085A28">
        <w:rPr>
          <w:b/>
        </w:rPr>
        <w:t>provide local biomass</w:t>
      </w:r>
      <w:r w:rsidRPr="3E7CD412">
        <w:t xml:space="preserve">, with minimal competition against food production, altering their use may </w:t>
      </w:r>
      <w:r w:rsidRPr="00085A28">
        <w:rPr>
          <w:b/>
        </w:rPr>
        <w:t>reduce the ecosystem services</w:t>
      </w:r>
      <w:r w:rsidRPr="3E7CD412">
        <w:t xml:space="preserve"> highlighted in the box. For instance, converting marginal lands to biomass plantations may boost carbon sequestration in the short term but could introduce emissions from land preparation and harvesting activities, impacting soil biodiversity and local ecosystem services. Moreover, the use of marginal lands overlaps with high-nature-value and forest areas, adding to the complexity of land use decisions.</w:t>
      </w:r>
    </w:p>
    <w:p w14:paraId="724EE480" w14:textId="11783130" w:rsidR="0026561D" w:rsidRDefault="67231EBC" w:rsidP="00085A28">
      <w:pPr>
        <w:pStyle w:val="JRCText"/>
      </w:pPr>
      <w:r w:rsidRPr="3E7CD412">
        <w:t xml:space="preserve">In conclusion, land use change usually entails trade-offs between different benefits. Alterations to land should consider the pressures that will be put on the land systems (which include the environmental, social and economic dependencies on land), as well as the trade-offs in ecosystem services. It is important therefore, to study land use, land cover and land systems change from a holistic perspective to assess the full, and long-term, environmental implications of land use policies. </w:t>
      </w:r>
    </w:p>
    <w:p w14:paraId="09B74FBB" w14:textId="5ACFF319" w:rsidR="0026561D" w:rsidRDefault="67231EBC" w:rsidP="00085A28">
      <w:pPr>
        <w:pStyle w:val="JRCText"/>
      </w:pPr>
      <w:r w:rsidRPr="00085A28">
        <w:rPr>
          <w:b/>
        </w:rPr>
        <w:t>Land use policies should prioritize a holistic, long-term perspective that balances the environmental, social, and economic pressures on land systems.</w:t>
      </w:r>
      <w:r w:rsidRPr="3E7CD412">
        <w:t xml:space="preserve"> Ecosystem services—ranging from biomass and pollutant filtration to habitat maintenance—should guide land management, recognizing the multifunctionality of all land types. Marginal lands, in particular, require careful consideration to ensure they are not prematurely earmarked for production without assessing the full ecosystem service trade-offs they provide.</w:t>
      </w:r>
    </w:p>
    <w:p w14:paraId="76ADFBF1" w14:textId="1628A737" w:rsidR="00CC25A1" w:rsidRDefault="00CC25A1" w:rsidP="00085A28">
      <w:pPr>
        <w:pStyle w:val="JRCText"/>
      </w:pPr>
    </w:p>
    <w:p w14:paraId="0004FA17" w14:textId="404A4CD7" w:rsidR="00CC25A1" w:rsidRDefault="00CC25A1" w:rsidP="00CC25A1">
      <w:pPr>
        <w:pStyle w:val="JRCLevel-3title"/>
      </w:pPr>
      <w:bookmarkStart w:id="135" w:name="_Toc161311987"/>
      <w:bookmarkStart w:id="136" w:name="_Toc182346111"/>
      <w:bookmarkStart w:id="137" w:name="_Toc191999856"/>
      <w:r>
        <w:t xml:space="preserve">Circular </w:t>
      </w:r>
      <w:r w:rsidRPr="6F5F1520">
        <w:rPr>
          <w:color w:val="6CA644"/>
        </w:rPr>
        <w:t>economy</w:t>
      </w:r>
      <w:r>
        <w:t xml:space="preserve"> and climate </w:t>
      </w:r>
      <w:commentRangeStart w:id="138"/>
      <w:r>
        <w:t>mitigation</w:t>
      </w:r>
      <w:bookmarkEnd w:id="135"/>
      <w:bookmarkEnd w:id="136"/>
      <w:commentRangeEnd w:id="138"/>
      <w:r>
        <w:rPr>
          <w:rStyle w:val="CommentReference"/>
        </w:rPr>
        <w:commentReference w:id="138"/>
      </w:r>
      <w:bookmarkEnd w:id="137"/>
      <w:r>
        <w:t xml:space="preserve">  </w:t>
      </w:r>
    </w:p>
    <w:bookmarkEnd w:id="133"/>
    <w:bookmarkEnd w:id="134"/>
    <w:p w14:paraId="3140DEBE" w14:textId="165034F5" w:rsidR="00CC25A1" w:rsidRDefault="13CE39AA" w:rsidP="6F5F1520">
      <w:pPr>
        <w:spacing w:before="0" w:after="160" w:line="276" w:lineRule="auto"/>
        <w:rPr>
          <w:rFonts w:eastAsia="EC Square Sans Pro" w:cs="EC Square Sans Pro"/>
          <w:sz w:val="22"/>
          <w:szCs w:val="22"/>
        </w:rPr>
      </w:pPr>
      <w:r w:rsidRPr="6F5F1520">
        <w:rPr>
          <w:rFonts w:eastAsia="EC Square Sans Pro" w:cs="EC Square Sans Pro"/>
          <w:sz w:val="22"/>
          <w:szCs w:val="22"/>
        </w:rPr>
        <w:t>The Circular Economy (CE) contributes to climate change mitigation by redirecting the flows of the materials in the economy. In particular, it enhances the recirculation of material, enabling a cyclical flow of materials within a production and consumption systems. Drawing from scientific literature, the three main families of strategies enhancing material loops are:</w:t>
      </w:r>
    </w:p>
    <w:p w14:paraId="2CCBD874" w14:textId="104E2DFD" w:rsidR="00CC25A1" w:rsidRDefault="13CE39AA" w:rsidP="6F5F1520">
      <w:pPr>
        <w:spacing w:before="0" w:after="160" w:line="276" w:lineRule="auto"/>
        <w:rPr>
          <w:rFonts w:eastAsia="EC Square Sans Pro" w:cs="EC Square Sans Pro"/>
          <w:sz w:val="22"/>
          <w:szCs w:val="22"/>
        </w:rPr>
      </w:pPr>
      <w:r w:rsidRPr="6F5F1520">
        <w:rPr>
          <w:rFonts w:eastAsia="EC Square Sans Pro" w:cs="EC Square Sans Pro"/>
          <w:sz w:val="22"/>
          <w:szCs w:val="22"/>
        </w:rPr>
        <w:t>i) reduction</w:t>
      </w:r>
      <w:r w:rsidR="00C07059">
        <w:rPr>
          <w:rFonts w:eastAsia="EC Square Sans Pro" w:cs="EC Square Sans Pro"/>
          <w:sz w:val="22"/>
          <w:szCs w:val="22"/>
        </w:rPr>
        <w:t xml:space="preserve"> (</w:t>
      </w:r>
      <w:r w:rsidRPr="6F5F1520">
        <w:rPr>
          <w:rFonts w:eastAsia="EC Square Sans Pro" w:cs="EC Square Sans Pro"/>
          <w:sz w:val="22"/>
          <w:szCs w:val="22"/>
        </w:rPr>
        <w:t xml:space="preserve">narrowing the material loops by reducing demand, e.g. by demand reduction at production or consumption level); </w:t>
      </w:r>
    </w:p>
    <w:p w14:paraId="3B0052E5" w14:textId="4D6D8041" w:rsidR="00CC25A1" w:rsidRDefault="13CE39AA" w:rsidP="6F5F1520">
      <w:pPr>
        <w:spacing w:before="0" w:after="160" w:line="276" w:lineRule="auto"/>
        <w:rPr>
          <w:rFonts w:eastAsia="EC Square Sans Pro" w:cs="EC Square Sans Pro"/>
          <w:sz w:val="22"/>
          <w:szCs w:val="22"/>
        </w:rPr>
      </w:pPr>
      <w:r w:rsidRPr="6F5F1520">
        <w:rPr>
          <w:rFonts w:eastAsia="EC Square Sans Pro" w:cs="EC Square Sans Pro"/>
          <w:sz w:val="22"/>
          <w:szCs w:val="22"/>
        </w:rPr>
        <w:t xml:space="preserve">ii)  reuse (slowing material loops, by e.g. reuse or repair) and </w:t>
      </w:r>
    </w:p>
    <w:p w14:paraId="15E509BD" w14:textId="2984137B" w:rsidR="00CC25A1" w:rsidRDefault="13CE39AA" w:rsidP="6F5F1520">
      <w:pPr>
        <w:spacing w:before="0" w:after="160" w:line="276" w:lineRule="auto"/>
        <w:rPr>
          <w:rFonts w:eastAsia="EC Square Sans Pro" w:cs="EC Square Sans Pro"/>
          <w:sz w:val="22"/>
          <w:szCs w:val="22"/>
        </w:rPr>
      </w:pPr>
      <w:r w:rsidRPr="6F5F1520">
        <w:rPr>
          <w:rFonts w:eastAsia="EC Square Sans Pro" w:cs="EC Square Sans Pro"/>
          <w:sz w:val="22"/>
          <w:szCs w:val="22"/>
        </w:rPr>
        <w:t xml:space="preserve">iii) recovery (closing material loops, e.g. by recycling or other forms of recovery). </w:t>
      </w:r>
    </w:p>
    <w:p w14:paraId="229BCE19" w14:textId="776B1F14" w:rsidR="00CC25A1" w:rsidRDefault="13CE39AA" w:rsidP="6F5F1520">
      <w:pPr>
        <w:spacing w:before="0" w:after="160" w:line="276" w:lineRule="auto"/>
        <w:rPr>
          <w:rFonts w:eastAsia="EC Square Sans Pro" w:cs="EC Square Sans Pro"/>
          <w:sz w:val="22"/>
          <w:szCs w:val="22"/>
        </w:rPr>
      </w:pPr>
      <w:r w:rsidRPr="6F5F1520">
        <w:rPr>
          <w:rFonts w:eastAsia="EC Square Sans Pro" w:cs="EC Square Sans Pro"/>
          <w:sz w:val="22"/>
          <w:szCs w:val="22"/>
        </w:rPr>
        <w:lastRenderedPageBreak/>
        <w:t>While reduction and reuse strategies (in all their possible forms), ultimately incur</w:t>
      </w:r>
      <w:r w:rsidR="009823FD">
        <w:rPr>
          <w:rFonts w:eastAsia="EC Square Sans Pro" w:cs="EC Square Sans Pro"/>
          <w:sz w:val="22"/>
          <w:szCs w:val="22"/>
        </w:rPr>
        <w:t xml:space="preserve"> in</w:t>
      </w:r>
      <w:r w:rsidRPr="6F5F1520">
        <w:rPr>
          <w:rFonts w:eastAsia="EC Square Sans Pro" w:cs="EC Square Sans Pro"/>
          <w:sz w:val="22"/>
          <w:szCs w:val="22"/>
        </w:rPr>
        <w:t xml:space="preserve"> a reduction of the overall material demand (primary and secondary), recovery strategies decrease primary material demand only under the assumption that a well-functioning</w:t>
      </w:r>
      <w:r w:rsidR="009823FD">
        <w:rPr>
          <w:rFonts w:eastAsia="EC Square Sans Pro" w:cs="EC Square Sans Pro"/>
          <w:sz w:val="22"/>
          <w:szCs w:val="22"/>
        </w:rPr>
        <w:t xml:space="preserve"> market</w:t>
      </w:r>
      <w:r w:rsidRPr="6F5F1520">
        <w:rPr>
          <w:rFonts w:eastAsia="EC Square Sans Pro" w:cs="EC Square Sans Pro"/>
          <w:sz w:val="22"/>
          <w:szCs w:val="22"/>
        </w:rPr>
        <w:t xml:space="preserve"> for secondary raw materials exists (i.e., secondary materials are absorbed by the market to displace primary materials). </w:t>
      </w:r>
    </w:p>
    <w:p w14:paraId="2F21A75A" w14:textId="172B80E9" w:rsidR="00CC25A1" w:rsidRDefault="13CE39AA" w:rsidP="6F5F1520">
      <w:pPr>
        <w:spacing w:before="0" w:after="160" w:line="276" w:lineRule="auto"/>
      </w:pPr>
      <w:r w:rsidRPr="6F5F1520">
        <w:rPr>
          <w:rFonts w:eastAsia="EC Square Sans Pro" w:cs="EC Square Sans Pro"/>
          <w:sz w:val="22"/>
          <w:szCs w:val="22"/>
        </w:rPr>
        <w:t>The 2040 EU Climate Target</w:t>
      </w:r>
      <w:r w:rsidR="009823FD">
        <w:rPr>
          <w:rFonts w:eastAsia="EC Square Sans Pro" w:cs="EC Square Sans Pro"/>
          <w:sz w:val="22"/>
          <w:szCs w:val="22"/>
        </w:rPr>
        <w:t xml:space="preserve"> Impact Assessment</w:t>
      </w:r>
      <w:r w:rsidRPr="6F5F1520">
        <w:rPr>
          <w:rFonts w:eastAsia="EC Square Sans Pro" w:cs="EC Square Sans Pro"/>
          <w:sz w:val="22"/>
          <w:szCs w:val="22"/>
        </w:rPr>
        <w:t xml:space="preserve"> showed that </w:t>
      </w:r>
      <w:r w:rsidRPr="6F5F1520">
        <w:rPr>
          <w:rFonts w:eastAsia="EC Square Sans Pro" w:cs="EC Square Sans Pro"/>
          <w:sz w:val="22"/>
          <w:szCs w:val="22"/>
          <w:lang w:val="en-US"/>
        </w:rPr>
        <w:t>around 25% of EU GHG emission reductions by 2050 relative to 1990 levels can be achieved through a more efficient use of resources in production,</w:t>
      </w:r>
      <w:r w:rsidR="009823FD">
        <w:rPr>
          <w:rFonts w:eastAsia="EC Square Sans Pro" w:cs="EC Square Sans Pro"/>
          <w:sz w:val="22"/>
          <w:szCs w:val="22"/>
          <w:lang w:val="en-US"/>
        </w:rPr>
        <w:t xml:space="preserve"> such as</w:t>
      </w:r>
      <w:r w:rsidRPr="6F5F1520">
        <w:rPr>
          <w:rFonts w:eastAsia="EC Square Sans Pro" w:cs="EC Square Sans Pro"/>
          <w:sz w:val="22"/>
          <w:szCs w:val="22"/>
          <w:lang w:val="en-US"/>
        </w:rPr>
        <w:t xml:space="preserve"> reducing demand for primary production by </w:t>
      </w:r>
      <w:r w:rsidRPr="6F5F1520">
        <w:rPr>
          <w:rFonts w:eastAsia="EC Square Sans Pro" w:cs="EC Square Sans Pro"/>
          <w:sz w:val="22"/>
          <w:szCs w:val="22"/>
        </w:rPr>
        <w:t>extending</w:t>
      </w:r>
      <w:r w:rsidRPr="6F5F1520">
        <w:rPr>
          <w:rFonts w:eastAsia="EC Square Sans Pro" w:cs="EC Square Sans Pro"/>
          <w:sz w:val="22"/>
          <w:szCs w:val="22"/>
          <w:lang w:val="en-US"/>
        </w:rPr>
        <w:t xml:space="preserve"> the lifetime of products, encouraging their sharing, reuse and recycling, and substituting primary raw materials with secondary raw materials</w:t>
      </w:r>
      <w:r w:rsidR="009823FD">
        <w:rPr>
          <w:rStyle w:val="FootnoteReference"/>
          <w:rFonts w:eastAsia="EC Square Sans Pro" w:cs="EC Square Sans Pro"/>
          <w:sz w:val="22"/>
          <w:szCs w:val="22"/>
        </w:rPr>
        <w:footnoteReference w:id="14"/>
      </w:r>
      <w:r w:rsidRPr="6F5F1520">
        <w:rPr>
          <w:rFonts w:eastAsia="EC Square Sans Pro" w:cs="EC Square Sans Pro"/>
          <w:sz w:val="22"/>
          <w:szCs w:val="22"/>
          <w:lang w:val="en-US"/>
        </w:rPr>
        <w:t>. In addition,</w:t>
      </w:r>
      <w:r w:rsidRPr="6F5F1520">
        <w:rPr>
          <w:rFonts w:eastAsia="EC Square Sans Pro" w:cs="EC Square Sans Pro"/>
          <w:sz w:val="22"/>
          <w:szCs w:val="22"/>
        </w:rPr>
        <w:t xml:space="preserve"> by successfully applying EU waste legislation</w:t>
      </w:r>
      <w:r w:rsidR="009823FD">
        <w:rPr>
          <w:rStyle w:val="FootnoteReference"/>
          <w:rFonts w:eastAsia="EC Square Sans Pro" w:cs="EC Square Sans Pro"/>
          <w:sz w:val="22"/>
          <w:szCs w:val="22"/>
        </w:rPr>
        <w:footnoteReference w:id="15"/>
      </w:r>
      <w:r w:rsidRPr="6F5F1520">
        <w:rPr>
          <w:rFonts w:eastAsia="EC Square Sans Pro" w:cs="EC Square Sans Pro"/>
          <w:sz w:val="22"/>
          <w:szCs w:val="22"/>
        </w:rPr>
        <w:t xml:space="preserve"> across the EU27+UK, the cumulative reduction in GHG emissions could be up to 139 Mt CO</w:t>
      </w:r>
      <w:r w:rsidRPr="6F5F1520">
        <w:rPr>
          <w:rFonts w:eastAsia="EC Square Sans Pro" w:cs="EC Square Sans Pro"/>
          <w:sz w:val="22"/>
          <w:szCs w:val="22"/>
          <w:vertAlign w:val="subscript"/>
        </w:rPr>
        <w:t>2</w:t>
      </w:r>
      <w:r w:rsidRPr="6F5F1520">
        <w:rPr>
          <w:rFonts w:eastAsia="EC Square Sans Pro" w:cs="EC Square Sans Pro"/>
          <w:sz w:val="22"/>
          <w:szCs w:val="22"/>
        </w:rPr>
        <w:t xml:space="preserve">-eq. per year from 2035 onwards </w:t>
      </w:r>
      <w:r w:rsidRPr="009E188C">
        <w:rPr>
          <w:rFonts w:eastAsia="EC Square Sans Pro" w:cs="EC Square Sans Pro"/>
          <w:sz w:val="22"/>
          <w:szCs w:val="22"/>
          <w:highlight w:val="green"/>
        </w:rPr>
        <w:t>(</w:t>
      </w:r>
      <w:r w:rsidR="002C2777">
        <w:rPr>
          <w:rFonts w:eastAsia="EC Square Sans Pro" w:cs="EC Square Sans Pro"/>
          <w:sz w:val="22"/>
          <w:szCs w:val="22"/>
          <w:highlight w:val="green"/>
        </w:rPr>
        <w:fldChar w:fldCharType="begin"/>
      </w:r>
      <w:r w:rsidR="002C2777">
        <w:rPr>
          <w:rFonts w:eastAsia="EC Square Sans Pro" w:cs="EC Square Sans Pro"/>
          <w:sz w:val="22"/>
          <w:szCs w:val="22"/>
          <w:highlight w:val="green"/>
        </w:rPr>
        <w:instrText xml:space="preserve"> ADDIN ZOTERO_ITEM CSL_CITATION {"citationID":"i4uFSDHi","properties":{"formattedCitation":"[34]","plainCitation":"[34]","noteIndex":0},"citationItems":[{"id":1311,"uris":["http://zotero.org/groups/5272309/items/82NVHPRW"],"itemData":{"id":1311,"type":"report","abstract":"This study, building on the previous study (2008), sheds light on the waste management industry’s treatment volumes and associated CO2 emissions of selected waste streams. The study examines the greenhouse gas emissions and avoided emissions of waste treatment in the EU, for 10 selected waste streams in the EU27+UK, based on available statistical data. Waste […]","language":"en-GB","title":"CO2 reduction potential in European waste management","URL":"https://cedelft.eu/publications/co2-reduction-potential-in-european-waste-management/","author":[{"literal":"CE Delft"},{"literal":"Prognos"}],"accessed":{"date-parts":[["2025",3,4]]},"issued":{"date-parts":[["2022"]]}}}],"schema":"https://github.com/citation-style-language/schema/raw/master/csl-citation.json"} </w:instrText>
      </w:r>
      <w:r w:rsidR="002C2777">
        <w:rPr>
          <w:rFonts w:eastAsia="EC Square Sans Pro" w:cs="EC Square Sans Pro"/>
          <w:sz w:val="22"/>
          <w:szCs w:val="22"/>
          <w:highlight w:val="green"/>
        </w:rPr>
        <w:fldChar w:fldCharType="separate"/>
      </w:r>
      <w:r w:rsidR="002C2777" w:rsidRPr="002C2777">
        <w:rPr>
          <w:rFonts w:eastAsia="EC Square Sans Pro"/>
          <w:sz w:val="22"/>
          <w:highlight w:val="green"/>
        </w:rPr>
        <w:t>[34]</w:t>
      </w:r>
      <w:r w:rsidR="002C2777">
        <w:rPr>
          <w:rFonts w:eastAsia="EC Square Sans Pro" w:cs="EC Square Sans Pro"/>
          <w:sz w:val="22"/>
          <w:szCs w:val="22"/>
          <w:highlight w:val="green"/>
        </w:rPr>
        <w:fldChar w:fldCharType="end"/>
      </w:r>
      <w:r w:rsidRPr="6F5F1520">
        <w:rPr>
          <w:rFonts w:eastAsia="EC Square Sans Pro" w:cs="EC Square Sans Pro"/>
          <w:sz w:val="22"/>
          <w:szCs w:val="22"/>
        </w:rPr>
        <w:t>), i.e. 3.2% additional reduction relative to 1990 level. These could increase up to 171 Mt CO</w:t>
      </w:r>
      <w:r w:rsidRPr="6F5F1520">
        <w:rPr>
          <w:rFonts w:eastAsia="EC Square Sans Pro" w:cs="EC Square Sans Pro"/>
          <w:sz w:val="22"/>
          <w:szCs w:val="22"/>
          <w:vertAlign w:val="subscript"/>
        </w:rPr>
        <w:t>2</w:t>
      </w:r>
      <w:r w:rsidRPr="6F5F1520">
        <w:rPr>
          <w:rFonts w:eastAsia="EC Square Sans Pro" w:cs="EC Square Sans Pro"/>
          <w:sz w:val="22"/>
          <w:szCs w:val="22"/>
        </w:rPr>
        <w:t>-eq. per year, ca. 4% relative to 1990 levels, if even more ambitious waste legislation is enforced in the future (</w:t>
      </w:r>
      <w:r w:rsidR="002C2777">
        <w:rPr>
          <w:rFonts w:eastAsia="EC Square Sans Pro" w:cs="EC Square Sans Pro"/>
          <w:sz w:val="22"/>
          <w:szCs w:val="22"/>
          <w:highlight w:val="green"/>
        </w:rPr>
        <w:fldChar w:fldCharType="begin"/>
      </w:r>
      <w:r w:rsidR="002C2777">
        <w:rPr>
          <w:rFonts w:eastAsia="EC Square Sans Pro" w:cs="EC Square Sans Pro"/>
          <w:sz w:val="22"/>
          <w:szCs w:val="22"/>
          <w:highlight w:val="green"/>
        </w:rPr>
        <w:instrText xml:space="preserve"> ADDIN ZOTERO_ITEM CSL_CITATION {"citationID":"ndrxNI8e","properties":{"formattedCitation":"[34]","plainCitation":"[34]","noteIndex":0},"citationItems":[{"id":1311,"uris":["http://zotero.org/groups/5272309/items/82NVHPRW"],"itemData":{"id":1311,"type":"report","abstract":"This study, building on the previous study (2008), sheds light on the waste management industry’s treatment volumes and associated CO2 emissions of selected waste streams. The study examines the greenhouse gas emissions and avoided emissions of waste treatment in the EU, for 10 selected waste streams in the EU27+UK, based on available statistical data. Waste […]","language":"en-GB","title":"CO2 reduction potential in European waste management","URL":"https://cedelft.eu/publications/co2-reduction-potential-in-european-waste-management/","author":[{"literal":"CE Delft"},{"literal":"Prognos"}],"accessed":{"date-parts":[["2025",3,4]]},"issued":{"date-parts":[["2022"]]}}}],"schema":"https://github.com/citation-style-language/schema/raw/master/csl-citation.json"} </w:instrText>
      </w:r>
      <w:r w:rsidR="002C2777">
        <w:rPr>
          <w:rFonts w:eastAsia="EC Square Sans Pro" w:cs="EC Square Sans Pro"/>
          <w:sz w:val="22"/>
          <w:szCs w:val="22"/>
          <w:highlight w:val="green"/>
        </w:rPr>
        <w:fldChar w:fldCharType="separate"/>
      </w:r>
      <w:r w:rsidR="002C2777" w:rsidRPr="002C2777">
        <w:rPr>
          <w:rFonts w:eastAsia="EC Square Sans Pro"/>
          <w:sz w:val="22"/>
          <w:highlight w:val="green"/>
        </w:rPr>
        <w:t>[34]</w:t>
      </w:r>
      <w:r w:rsidR="002C2777">
        <w:rPr>
          <w:rFonts w:eastAsia="EC Square Sans Pro" w:cs="EC Square Sans Pro"/>
          <w:sz w:val="22"/>
          <w:szCs w:val="22"/>
          <w:highlight w:val="green"/>
        </w:rPr>
        <w:fldChar w:fldCharType="end"/>
      </w:r>
      <w:r w:rsidRPr="6F5F1520">
        <w:rPr>
          <w:rFonts w:eastAsia="EC Square Sans Pro" w:cs="EC Square Sans Pro"/>
          <w:sz w:val="22"/>
          <w:szCs w:val="22"/>
        </w:rPr>
        <w:t>).</w:t>
      </w:r>
    </w:p>
    <w:p w14:paraId="085C8EFB" w14:textId="08DE1BD8" w:rsidR="00CC25A1" w:rsidRDefault="13CE39AA" w:rsidP="6F5F1520">
      <w:pPr>
        <w:spacing w:before="0" w:after="160" w:line="276" w:lineRule="auto"/>
      </w:pPr>
      <w:r w:rsidRPr="6F5F1520">
        <w:rPr>
          <w:rFonts w:eastAsia="EC Square Sans Pro" w:cs="EC Square Sans Pro"/>
          <w:sz w:val="22"/>
          <w:szCs w:val="22"/>
          <w:lang w:val="en-US"/>
        </w:rPr>
        <w:t>More ambitious measures could further increase the potential of the CE to cut global emissions by 39%</w:t>
      </w:r>
      <w:r w:rsidR="009823FD">
        <w:rPr>
          <w:rStyle w:val="FootnoteReference"/>
          <w:rFonts w:eastAsia="EC Square Sans Pro" w:cs="EC Square Sans Pro"/>
          <w:sz w:val="22"/>
          <w:szCs w:val="22"/>
        </w:rPr>
        <w:footnoteReference w:id="16"/>
      </w:r>
      <w:r w:rsidRPr="6F5F1520">
        <w:rPr>
          <w:rFonts w:eastAsia="EC Square Sans Pro" w:cs="EC Square Sans Pro"/>
          <w:sz w:val="22"/>
          <w:szCs w:val="22"/>
          <w:lang w:val="en-US"/>
        </w:rPr>
        <w:t xml:space="preserve"> and in the EU by up to 50%</w:t>
      </w:r>
      <w:r w:rsidR="000E15F1">
        <w:rPr>
          <w:rFonts w:eastAsia="EC Square Sans Pro" w:cs="EC Square Sans Pro"/>
          <w:sz w:val="22"/>
          <w:szCs w:val="22"/>
          <w:vertAlign w:val="superscript"/>
          <w:lang w:val="en-US"/>
        </w:rPr>
        <w:t>15,</w:t>
      </w:r>
      <w:r w:rsidR="009823FD">
        <w:rPr>
          <w:rStyle w:val="FootnoteReference"/>
          <w:rFonts w:eastAsia="EC Square Sans Pro" w:cs="EC Square Sans Pro"/>
          <w:sz w:val="22"/>
          <w:szCs w:val="22"/>
        </w:rPr>
        <w:footnoteReference w:id="17"/>
      </w:r>
      <w:r w:rsidRPr="6F5F1520">
        <w:rPr>
          <w:rFonts w:eastAsia="EC Square Sans Pro" w:cs="EC Square Sans Pro"/>
          <w:sz w:val="22"/>
          <w:szCs w:val="22"/>
          <w:lang w:val="en-US"/>
        </w:rPr>
        <w:t xml:space="preserve">. </w:t>
      </w:r>
      <w:r w:rsidRPr="6F5F1520">
        <w:rPr>
          <w:rFonts w:eastAsia="EC Square Sans Pro" w:cs="EC Square Sans Pro"/>
          <w:sz w:val="22"/>
          <w:szCs w:val="22"/>
        </w:rPr>
        <w:t>Other studies confirm these estimates or show an even larger potential</w:t>
      </w:r>
      <w:r w:rsidR="000E15F1">
        <w:rPr>
          <w:rStyle w:val="FootnoteReference"/>
          <w:rFonts w:eastAsia="EC Square Sans Pro" w:cs="EC Square Sans Pro"/>
          <w:sz w:val="22"/>
          <w:szCs w:val="22"/>
        </w:rPr>
        <w:footnoteReference w:id="18"/>
      </w:r>
      <w:r w:rsidRPr="6F5F1520">
        <w:rPr>
          <w:rFonts w:eastAsia="EC Square Sans Pro" w:cs="EC Square Sans Pro"/>
          <w:sz w:val="22"/>
          <w:szCs w:val="22"/>
        </w:rPr>
        <w:t>.  For instance, Material Economics (2018) has found that up to 234 Mt CO</w:t>
      </w:r>
      <w:r w:rsidRPr="6F5F1520">
        <w:rPr>
          <w:rFonts w:eastAsia="EC Square Sans Pro" w:cs="EC Square Sans Pro"/>
          <w:sz w:val="22"/>
          <w:szCs w:val="22"/>
          <w:vertAlign w:val="subscript"/>
        </w:rPr>
        <w:t>2</w:t>
      </w:r>
      <w:r w:rsidRPr="6F5F1520">
        <w:rPr>
          <w:rFonts w:eastAsia="EC Square Sans Pro" w:cs="EC Square Sans Pro"/>
          <w:sz w:val="22"/>
          <w:szCs w:val="22"/>
        </w:rPr>
        <w:t xml:space="preserve"> eq. can be saved per year in the EU by 2050</w:t>
      </w:r>
      <w:r w:rsidR="000E15F1">
        <w:rPr>
          <w:rStyle w:val="FootnoteReference"/>
          <w:rFonts w:eastAsia="EC Square Sans Pro" w:cs="EC Square Sans Pro"/>
          <w:sz w:val="22"/>
          <w:szCs w:val="22"/>
        </w:rPr>
        <w:footnoteReference w:id="19"/>
      </w:r>
      <w:r w:rsidRPr="6F5F1520">
        <w:rPr>
          <w:rFonts w:eastAsia="EC Square Sans Pro" w:cs="EC Square Sans Pro"/>
          <w:sz w:val="22"/>
          <w:szCs w:val="22"/>
        </w:rPr>
        <w:t xml:space="preserve">, when combining material recirculation, product material efficiency and circular business models and applying these to steel, plastics, aluminium and cement sectors across two major application segments (i.e., passenger cars and buildings). Demand-side measures could potentially contribute to more than half of emissions savings to net-zero and that, more often than not, the CE measures applied to the chosen sectors are economically attractive. </w:t>
      </w:r>
    </w:p>
    <w:p w14:paraId="313D61AE" w14:textId="1AA21CE8" w:rsidR="00CC25A1" w:rsidRDefault="002C2777" w:rsidP="6F5F1520">
      <w:pPr>
        <w:spacing w:before="0" w:after="160" w:line="276" w:lineRule="auto"/>
        <w:rPr>
          <w:rFonts w:eastAsia="EC Square Sans Pro" w:cs="EC Square Sans Pro"/>
          <w:sz w:val="22"/>
          <w:szCs w:val="22"/>
        </w:rPr>
      </w:pPr>
      <w:r>
        <w:rPr>
          <w:rFonts w:eastAsia="EC Square Sans Pro" w:cs="EC Square Sans Pro"/>
          <w:sz w:val="22"/>
          <w:szCs w:val="22"/>
          <w:highlight w:val="green"/>
        </w:rPr>
        <w:fldChar w:fldCharType="begin"/>
      </w:r>
      <w:r>
        <w:rPr>
          <w:rFonts w:eastAsia="EC Square Sans Pro" w:cs="EC Square Sans Pro"/>
          <w:sz w:val="22"/>
          <w:szCs w:val="22"/>
          <w:highlight w:val="green"/>
        </w:rPr>
        <w:instrText xml:space="preserve"> ADDIN ZOTERO_ITEM CSL_CITATION {"citationID":"sYyZ0nzd","properties":{"formattedCitation":"[35]","plainCitation":"[35]","noteIndex":0},"citationItems":[{"id":1314,"uris":["http://zotero.org/groups/5272309/items/H3XITUJ4"],"itemData":{"id":1314,"type":"report","title":"ReShaping Plastics: Pathways to a Circular, Climate Neutral Plastics System in Europe","URL":"https://www.systemiq.earth/wp-content/uploads/2022/05/ReShapingPlastics-ES-v1.7.pdf","author":[{"literal":"Systemiq"}],"issued":{"date-parts":[["2022"]]}}}],"schema":"https://github.com/citation-style-language/schema/raw/master/csl-citation.json"} </w:instrText>
      </w:r>
      <w:r>
        <w:rPr>
          <w:rFonts w:eastAsia="EC Square Sans Pro" w:cs="EC Square Sans Pro"/>
          <w:sz w:val="22"/>
          <w:szCs w:val="22"/>
          <w:highlight w:val="green"/>
        </w:rPr>
        <w:fldChar w:fldCharType="separate"/>
      </w:r>
      <w:r w:rsidRPr="237C5F01">
        <w:rPr>
          <w:rFonts w:eastAsia="EC Square Sans Pro"/>
          <w:sz w:val="22"/>
          <w:szCs w:val="22"/>
          <w:highlight w:val="green"/>
        </w:rPr>
        <w:t>[35]</w:t>
      </w:r>
      <w:r>
        <w:rPr>
          <w:rFonts w:eastAsia="EC Square Sans Pro" w:cs="EC Square Sans Pro"/>
          <w:sz w:val="22"/>
          <w:szCs w:val="22"/>
          <w:highlight w:val="green"/>
        </w:rPr>
        <w:fldChar w:fldCharType="end"/>
      </w:r>
      <w:r w:rsidR="13CE39AA" w:rsidRPr="6F5F1520">
        <w:rPr>
          <w:rFonts w:eastAsia="EC Square Sans Pro" w:cs="EC Square Sans Pro"/>
          <w:sz w:val="22"/>
          <w:szCs w:val="22"/>
        </w:rPr>
        <w:t xml:space="preserve"> assessed six different scenarios</w:t>
      </w:r>
      <w:r w:rsidR="000E15F1">
        <w:rPr>
          <w:rStyle w:val="FootnoteReference"/>
          <w:rFonts w:eastAsia="EC Square Sans Pro" w:cs="EC Square Sans Pro"/>
          <w:sz w:val="22"/>
          <w:szCs w:val="22"/>
        </w:rPr>
        <w:footnoteReference w:id="20"/>
      </w:r>
      <w:r w:rsidR="13CE39AA" w:rsidRPr="6F5F1520">
        <w:rPr>
          <w:rFonts w:eastAsia="EC Square Sans Pro" w:cs="EC Square Sans Pro"/>
          <w:sz w:val="22"/>
          <w:szCs w:val="22"/>
        </w:rPr>
        <w:t xml:space="preserve"> with different levels of CE actions in the plastics sector – packaging, household goods, automotive and construction - representing ca. 75% of the total EU plastic demand in 2022. The authors estimated that the plastic 'circular scenario' can reduce GHG emissions by 67 Mt CO</w:t>
      </w:r>
      <w:r w:rsidR="13CE39AA" w:rsidRPr="6F5F1520">
        <w:rPr>
          <w:rFonts w:eastAsia="EC Square Sans Pro" w:cs="EC Square Sans Pro"/>
          <w:sz w:val="22"/>
          <w:szCs w:val="22"/>
          <w:vertAlign w:val="subscript"/>
        </w:rPr>
        <w:t>2</w:t>
      </w:r>
      <w:r w:rsidR="13CE39AA" w:rsidRPr="6F5F1520">
        <w:rPr>
          <w:rFonts w:eastAsia="EC Square Sans Pro" w:cs="EC Square Sans Pro"/>
          <w:sz w:val="22"/>
          <w:szCs w:val="22"/>
        </w:rPr>
        <w:t xml:space="preserve">-eq. in 2040. Reductions in the plastic sector GHG emission can reach up to 60% in 2050, relative to 2020. In their study, </w:t>
      </w:r>
      <w:r>
        <w:rPr>
          <w:rFonts w:eastAsia="EC Square Sans Pro" w:cs="EC Square Sans Pro"/>
          <w:sz w:val="22"/>
          <w:szCs w:val="22"/>
          <w:highlight w:val="green"/>
        </w:rPr>
        <w:fldChar w:fldCharType="begin"/>
      </w:r>
      <w:r>
        <w:rPr>
          <w:rFonts w:eastAsia="EC Square Sans Pro" w:cs="EC Square Sans Pro"/>
          <w:sz w:val="22"/>
          <w:szCs w:val="22"/>
          <w:highlight w:val="green"/>
        </w:rPr>
        <w:instrText xml:space="preserve"> ADDIN ZOTERO_ITEM CSL_CITATION {"citationID":"tGnPSnUb","properties":{"formattedCitation":"[36]","plainCitation":"[36]","noteIndex":0},"citationItems":[{"id":1316,"uris":["http://zotero.org/groups/5272309/items/RQJVK2NI"],"itemData":{"id":1316,"type":"report","publisher":"Ranboll, Fraunhofer ISI, Eco Logic","title":"Quantification methodology for, and analysis of, the decarbonisation benefits of sectoral circular economy actions: Final report.","URL":"https://brandcentral.ramboll.com/share/Ntjri6mNKZonSD19BGCH","author":[{"literal":"Le Den, X."},{"literal":"Porteron, S."},{"literal":"Collin, C."},{"literal":"Hvid, L."},{"literal":"Sorensen, H."},{"literal":"Herbst, A."},{"literal":"Rehfeldt, M."},{"literal":"Pfaff, M."},{"literal":"Hirschnitz-Garbers, M."},{"literal":"Velten, E."}],"issued":{"date-parts":[["2020"]]}}}],"schema":"https://github.com/citation-style-language/schema/raw/master/csl-citation.json"} </w:instrText>
      </w:r>
      <w:r>
        <w:rPr>
          <w:rFonts w:eastAsia="EC Square Sans Pro" w:cs="EC Square Sans Pro"/>
          <w:sz w:val="22"/>
          <w:szCs w:val="22"/>
          <w:highlight w:val="green"/>
        </w:rPr>
        <w:fldChar w:fldCharType="separate"/>
      </w:r>
      <w:r w:rsidRPr="237C5F01">
        <w:rPr>
          <w:rFonts w:eastAsia="EC Square Sans Pro"/>
          <w:sz w:val="22"/>
          <w:szCs w:val="22"/>
          <w:highlight w:val="green"/>
        </w:rPr>
        <w:t>[36]</w:t>
      </w:r>
      <w:r>
        <w:rPr>
          <w:rFonts w:eastAsia="EC Square Sans Pro" w:cs="EC Square Sans Pro"/>
          <w:sz w:val="22"/>
          <w:szCs w:val="22"/>
          <w:highlight w:val="green"/>
        </w:rPr>
        <w:fldChar w:fldCharType="end"/>
      </w:r>
      <w:r w:rsidR="13CE39AA" w:rsidRPr="6F5F1520">
        <w:rPr>
          <w:rFonts w:eastAsia="EC Square Sans Pro" w:cs="EC Square Sans Pro"/>
          <w:sz w:val="22"/>
          <w:szCs w:val="22"/>
        </w:rPr>
        <w:t xml:space="preserve">focused on steel and concrete, </w:t>
      </w:r>
      <w:r w:rsidR="13CE39AA" w:rsidRPr="6F5F1520">
        <w:rPr>
          <w:rFonts w:eastAsia="EC Square Sans Pro" w:cs="EC Square Sans Pro"/>
          <w:color w:val="000000" w:themeColor="text1"/>
          <w:sz w:val="22"/>
          <w:szCs w:val="22"/>
        </w:rPr>
        <w:t>concluding that the combined effects of CE actions for steel and concrete can bring an overall reduction potential of 130 Mt CO</w:t>
      </w:r>
      <w:r w:rsidR="13CE39AA" w:rsidRPr="6F5F1520">
        <w:rPr>
          <w:rFonts w:eastAsia="EC Square Sans Pro" w:cs="EC Square Sans Pro"/>
          <w:color w:val="000000" w:themeColor="text1"/>
          <w:sz w:val="22"/>
          <w:szCs w:val="22"/>
          <w:vertAlign w:val="subscript"/>
        </w:rPr>
        <w:t>2</w:t>
      </w:r>
      <w:r w:rsidR="13CE39AA" w:rsidRPr="6F5F1520">
        <w:rPr>
          <w:rFonts w:eastAsia="EC Square Sans Pro" w:cs="EC Square Sans Pro"/>
          <w:color w:val="000000" w:themeColor="text1"/>
          <w:sz w:val="22"/>
          <w:szCs w:val="22"/>
        </w:rPr>
        <w:t xml:space="preserve">-eq., a reduction of 61% relative to 2015. </w:t>
      </w:r>
      <w:r w:rsidR="13CE39AA" w:rsidRPr="6F5F1520">
        <w:rPr>
          <w:rFonts w:eastAsia="EC Square Sans Pro" w:cs="EC Square Sans Pro"/>
          <w:sz w:val="22"/>
          <w:szCs w:val="22"/>
        </w:rPr>
        <w:t xml:space="preserve">Furthermore, </w:t>
      </w:r>
      <w:commentRangeStart w:id="140"/>
      <w:commentRangeStart w:id="141"/>
      <w:r w:rsidR="13CE39AA" w:rsidRPr="002C2777">
        <w:rPr>
          <w:rFonts w:eastAsia="EC Square Sans Pro" w:cs="EC Square Sans Pro"/>
          <w:sz w:val="22"/>
          <w:szCs w:val="22"/>
          <w:highlight w:val="magenta"/>
        </w:rPr>
        <w:t>Zibell et al. (2022)</w:t>
      </w:r>
      <w:r w:rsidR="13CE39AA" w:rsidRPr="6F5F1520">
        <w:rPr>
          <w:rFonts w:eastAsia="EC Square Sans Pro" w:cs="EC Square Sans Pro"/>
          <w:sz w:val="22"/>
          <w:szCs w:val="22"/>
        </w:rPr>
        <w:t xml:space="preserve"> </w:t>
      </w:r>
      <w:commentRangeEnd w:id="140"/>
      <w:r>
        <w:rPr>
          <w:rStyle w:val="CommentReference"/>
        </w:rPr>
        <w:commentReference w:id="140"/>
      </w:r>
      <w:commentRangeEnd w:id="141"/>
      <w:r w:rsidR="004C5283">
        <w:rPr>
          <w:rStyle w:val="CommentReference"/>
          <w:lang w:eastAsia="en-US"/>
        </w:rPr>
        <w:commentReference w:id="141"/>
      </w:r>
      <w:r w:rsidR="13CE39AA" w:rsidRPr="6F5F1520">
        <w:rPr>
          <w:rFonts w:eastAsia="EC Square Sans Pro" w:cs="EC Square Sans Pro"/>
          <w:sz w:val="22"/>
          <w:szCs w:val="22"/>
        </w:rPr>
        <w:t>investigated the impacts of hypothetical CE measures</w:t>
      </w:r>
      <w:r w:rsidR="000E15F1">
        <w:rPr>
          <w:rStyle w:val="FootnoteReference"/>
          <w:rFonts w:eastAsia="EC Square Sans Pro" w:cs="EC Square Sans Pro"/>
          <w:sz w:val="22"/>
          <w:szCs w:val="22"/>
        </w:rPr>
        <w:footnoteReference w:id="21"/>
      </w:r>
      <w:r w:rsidR="13CE39AA" w:rsidRPr="6F5F1520">
        <w:rPr>
          <w:rFonts w:eastAsia="EC Square Sans Pro" w:cs="EC Square Sans Pro"/>
          <w:sz w:val="22"/>
          <w:szCs w:val="22"/>
        </w:rPr>
        <w:t xml:space="preserve"> across nine end-use sectors (textiles, construction, packaging, electronics, automotive, aeronautics, food, furniture and batteries) and five intermediate sectors (cement, steel, </w:t>
      </w:r>
      <w:r w:rsidR="13CE39AA" w:rsidRPr="6F5F1520">
        <w:rPr>
          <w:rFonts w:eastAsia="EC Square Sans Pro" w:cs="EC Square Sans Pro"/>
          <w:sz w:val="22"/>
          <w:szCs w:val="22"/>
        </w:rPr>
        <w:lastRenderedPageBreak/>
        <w:t>aluminium, chemicals and plastic) against a baseline scenario</w:t>
      </w:r>
      <w:r w:rsidR="009B0440">
        <w:rPr>
          <w:rStyle w:val="FootnoteReference"/>
          <w:rFonts w:eastAsia="EC Square Sans Pro" w:cs="EC Square Sans Pro"/>
          <w:sz w:val="22"/>
          <w:szCs w:val="22"/>
        </w:rPr>
        <w:footnoteReference w:id="22"/>
      </w:r>
      <w:r w:rsidR="13CE39AA" w:rsidRPr="6F5F1520">
        <w:rPr>
          <w:rFonts w:eastAsia="EC Square Sans Pro" w:cs="EC Square Sans Pro"/>
          <w:sz w:val="22"/>
          <w:szCs w:val="22"/>
        </w:rPr>
        <w:t>. The study concluded that CE measures can save up to 509 Mt CO</w:t>
      </w:r>
      <w:r w:rsidR="13CE39AA" w:rsidRPr="6F5F1520">
        <w:rPr>
          <w:rFonts w:eastAsia="EC Square Sans Pro" w:cs="EC Square Sans Pro"/>
          <w:sz w:val="22"/>
          <w:szCs w:val="22"/>
          <w:vertAlign w:val="subscript"/>
        </w:rPr>
        <w:t>2</w:t>
      </w:r>
      <w:r w:rsidR="13CE39AA" w:rsidRPr="6F5F1520">
        <w:rPr>
          <w:rFonts w:eastAsia="EC Square Sans Pro" w:cs="EC Square Sans Pro"/>
          <w:sz w:val="22"/>
          <w:szCs w:val="22"/>
        </w:rPr>
        <w:t xml:space="preserve">-eq. per year on average in the period 2020-2050. </w:t>
      </w:r>
    </w:p>
    <w:p w14:paraId="44C15CB2" w14:textId="2F87C20C" w:rsidR="00CC25A1" w:rsidRDefault="13CE39AA" w:rsidP="6F5F1520">
      <w:pPr>
        <w:spacing w:before="0" w:after="160" w:line="276" w:lineRule="auto"/>
        <w:rPr>
          <w:rFonts w:eastAsia="EC Square Sans Pro" w:cs="EC Square Sans Pro"/>
          <w:sz w:val="22"/>
          <w:szCs w:val="22"/>
        </w:rPr>
      </w:pPr>
      <w:r w:rsidRPr="6F5F1520">
        <w:rPr>
          <w:rFonts w:eastAsia="EC Square Sans Pro" w:cs="EC Square Sans Pro"/>
          <w:sz w:val="22"/>
          <w:szCs w:val="22"/>
        </w:rPr>
        <w:t>Therefore, implemented CE policies are anticipated to incur significant climate change reductions in the future, relative to a no-action scenario, however margins for improvement remain. It can be argued that the first strategy, material reduction at production level, may potentially be tackled in the context of energy efficiency and decarbonisation policies and company-driven process optimisation (at private sector level). However, behaviour-oriented demand reductions (by consumers) along with reuse and recovery strategies require appropriate interventions of the legislator</w:t>
      </w:r>
      <w:r w:rsidR="009B0440">
        <w:rPr>
          <w:rFonts w:eastAsia="EC Square Sans Pro" w:cs="EC Square Sans Pro"/>
          <w:sz w:val="22"/>
          <w:szCs w:val="22"/>
        </w:rPr>
        <w:t>, since</w:t>
      </w:r>
      <w:r w:rsidRPr="6F5F1520">
        <w:rPr>
          <w:rFonts w:eastAsia="EC Square Sans Pro" w:cs="EC Square Sans Pro"/>
          <w:sz w:val="22"/>
          <w:szCs w:val="22"/>
        </w:rPr>
        <w:t xml:space="preserve"> benefits incurred at environmental (or societal) level most often do not correspond to economic benefits for</w:t>
      </w:r>
      <w:r w:rsidR="74A92212" w:rsidRPr="6F5F1520">
        <w:rPr>
          <w:rFonts w:eastAsia="EC Square Sans Pro" w:cs="EC Square Sans Pro"/>
          <w:sz w:val="22"/>
          <w:szCs w:val="22"/>
        </w:rPr>
        <w:t xml:space="preserve"> </w:t>
      </w:r>
      <w:r w:rsidRPr="6F5F1520">
        <w:rPr>
          <w:rFonts w:eastAsia="EC Square Sans Pro" w:cs="EC Square Sans Pro"/>
          <w:sz w:val="22"/>
          <w:szCs w:val="22"/>
        </w:rPr>
        <w:t>the different actors involved in products (thus material) supply chain. Several examples could be made here, a prominent one being the externalised costs of waste management incurred by society, as exemplified by UNEP</w:t>
      </w:r>
      <w:r w:rsidR="000E15F1">
        <w:rPr>
          <w:rStyle w:val="FootnoteReference"/>
          <w:rFonts w:eastAsia="EC Square Sans Pro" w:cs="EC Square Sans Pro"/>
          <w:sz w:val="22"/>
          <w:szCs w:val="22"/>
        </w:rPr>
        <w:footnoteReference w:id="23"/>
      </w:r>
      <w:r w:rsidRPr="6F5F1520">
        <w:rPr>
          <w:rFonts w:eastAsia="EC Square Sans Pro" w:cs="EC Square Sans Pro"/>
          <w:sz w:val="22"/>
          <w:szCs w:val="22"/>
        </w:rPr>
        <w:t xml:space="preserve">. Correcting for these external costs or market failures requires measures that span across the entire material life cycles, from the design phase to use and end-of-life. </w:t>
      </w:r>
    </w:p>
    <w:p w14:paraId="1240CD8A" w14:textId="5E7C4B16" w:rsidR="00CC25A1" w:rsidRDefault="00B11C27" w:rsidP="6F5F1520">
      <w:pPr>
        <w:spacing w:after="160" w:line="276" w:lineRule="auto"/>
        <w:rPr>
          <w:rFonts w:eastAsia="EC Square Sans Pro" w:cs="EC Square Sans Pro"/>
          <w:i/>
          <w:iCs/>
          <w:color w:val="538135" w:themeColor="accent6" w:themeShade="BF"/>
          <w:sz w:val="22"/>
          <w:szCs w:val="22"/>
        </w:rPr>
      </w:pPr>
      <w:r>
        <w:rPr>
          <w:rFonts w:eastAsia="EC Square Sans Pro" w:cs="EC Square Sans Pro"/>
          <w:i/>
          <w:iCs/>
          <w:color w:val="538135" w:themeColor="accent6" w:themeShade="BF"/>
          <w:sz w:val="22"/>
          <w:szCs w:val="22"/>
        </w:rPr>
        <w:t>Pre</w:t>
      </w:r>
      <w:r w:rsidR="00E14E5D">
        <w:rPr>
          <w:rFonts w:eastAsia="EC Square Sans Pro" w:cs="EC Square Sans Pro"/>
          <w:i/>
          <w:iCs/>
          <w:color w:val="538135" w:themeColor="accent6" w:themeShade="BF"/>
          <w:sz w:val="22"/>
          <w:szCs w:val="22"/>
        </w:rPr>
        <w:t>liminary</w:t>
      </w:r>
      <w:r w:rsidR="009B0440">
        <w:rPr>
          <w:rFonts w:eastAsia="EC Square Sans Pro" w:cs="EC Square Sans Pro"/>
          <w:i/>
          <w:iCs/>
          <w:color w:val="538135" w:themeColor="accent6" w:themeShade="BF"/>
          <w:sz w:val="22"/>
          <w:szCs w:val="22"/>
        </w:rPr>
        <w:t xml:space="preserve"> evidence shows significant</w:t>
      </w:r>
      <w:r w:rsidR="00CF4D2B">
        <w:rPr>
          <w:rFonts w:eastAsia="EC Square Sans Pro" w:cs="EC Square Sans Pro"/>
          <w:i/>
          <w:iCs/>
          <w:color w:val="538135" w:themeColor="accent6" w:themeShade="BF"/>
          <w:sz w:val="22"/>
          <w:szCs w:val="22"/>
        </w:rPr>
        <w:t xml:space="preserve"> additional</w:t>
      </w:r>
      <w:r w:rsidR="009B0440">
        <w:rPr>
          <w:rFonts w:eastAsia="EC Square Sans Pro" w:cs="EC Square Sans Pro"/>
          <w:i/>
          <w:iCs/>
          <w:color w:val="538135" w:themeColor="accent6" w:themeShade="BF"/>
          <w:sz w:val="22"/>
          <w:szCs w:val="22"/>
        </w:rPr>
        <w:t xml:space="preserve"> potential</w:t>
      </w:r>
      <w:r w:rsidR="00CF4D2B">
        <w:rPr>
          <w:rFonts w:eastAsia="EC Square Sans Pro" w:cs="EC Square Sans Pro"/>
          <w:i/>
          <w:iCs/>
          <w:color w:val="538135" w:themeColor="accent6" w:themeShade="BF"/>
          <w:sz w:val="22"/>
          <w:szCs w:val="22"/>
        </w:rPr>
        <w:t xml:space="preserve"> of CE levers</w:t>
      </w:r>
      <w:r w:rsidR="009B0440">
        <w:rPr>
          <w:rFonts w:eastAsia="EC Square Sans Pro" w:cs="EC Square Sans Pro"/>
          <w:i/>
          <w:iCs/>
          <w:color w:val="538135" w:themeColor="accent6" w:themeShade="BF"/>
          <w:sz w:val="22"/>
          <w:szCs w:val="22"/>
        </w:rPr>
        <w:t xml:space="preserve"> to mitigate GHG emissions in steel, aluminium, plastic and cement sectors</w:t>
      </w:r>
    </w:p>
    <w:p w14:paraId="77E446BA" w14:textId="5A1F045A" w:rsidR="00CC25A1" w:rsidRDefault="13CE39AA" w:rsidP="6F5F1520">
      <w:pPr>
        <w:spacing w:after="160" w:line="276" w:lineRule="auto"/>
        <w:rPr>
          <w:rFonts w:eastAsia="EC Square Sans Pro" w:cs="EC Square Sans Pro"/>
          <w:sz w:val="22"/>
          <w:szCs w:val="22"/>
        </w:rPr>
      </w:pPr>
      <w:r w:rsidRPr="6F5F1520">
        <w:rPr>
          <w:rFonts w:eastAsia="EC Square Sans Pro" w:cs="EC Square Sans Pro"/>
          <w:sz w:val="22"/>
          <w:szCs w:val="22"/>
        </w:rPr>
        <w:t xml:space="preserve">The on-going JRC RecalibrateCE project aims to assess the impact of CE levers on the environment (pollution, resource use) beyond climate change, economy (e.g., investment and other costs, economic output, industrial competitiveness), and employment across four carbon intensive material sectors - steel, aluminium, plastic, and cement/concrete. </w:t>
      </w:r>
    </w:p>
    <w:p w14:paraId="3FF72E1F" w14:textId="6ED234A6" w:rsidR="00CC25A1" w:rsidRDefault="13CE39AA" w:rsidP="6F5F1520">
      <w:pPr>
        <w:spacing w:after="160" w:line="276" w:lineRule="auto"/>
      </w:pPr>
      <w:r w:rsidRPr="6F5F1520">
        <w:rPr>
          <w:rFonts w:eastAsia="EC Square Sans Pro" w:cs="EC Square Sans Pro"/>
          <w:sz w:val="22"/>
          <w:szCs w:val="22"/>
        </w:rPr>
        <w:t xml:space="preserve">Preliminary results show that the </w:t>
      </w:r>
      <w:r w:rsidRPr="6F5F1520">
        <w:rPr>
          <w:rFonts w:eastAsia="EC Square Sans Pro" w:cs="EC Square Sans Pro"/>
          <w:i/>
          <w:iCs/>
          <w:sz w:val="22"/>
          <w:szCs w:val="22"/>
        </w:rPr>
        <w:t>additional</w:t>
      </w:r>
      <w:r w:rsidR="009B0440">
        <w:rPr>
          <w:rStyle w:val="FootnoteReference"/>
          <w:rFonts w:eastAsia="EC Square Sans Pro" w:cs="EC Square Sans Pro"/>
          <w:i/>
          <w:iCs/>
          <w:sz w:val="22"/>
          <w:szCs w:val="22"/>
        </w:rPr>
        <w:footnoteReference w:id="24"/>
      </w:r>
      <w:r w:rsidRPr="6F5F1520">
        <w:rPr>
          <w:rFonts w:eastAsia="EC Square Sans Pro" w:cs="EC Square Sans Pro"/>
          <w:sz w:val="22"/>
          <w:szCs w:val="22"/>
        </w:rPr>
        <w:t xml:space="preserve"> potential of the CE to mitigate GHG emission is significant. For example, enhancing scrap quality recovery, via improved collecting and sorting (to avoid export of low-quality scrap) can abate up additional 31 Mt CO</w:t>
      </w:r>
      <w:r w:rsidRPr="6F5F1520">
        <w:rPr>
          <w:rFonts w:eastAsia="EC Square Sans Pro" w:cs="EC Square Sans Pro"/>
          <w:sz w:val="22"/>
          <w:szCs w:val="22"/>
          <w:vertAlign w:val="subscript"/>
        </w:rPr>
        <w:t xml:space="preserve">2 </w:t>
      </w:r>
      <w:r w:rsidRPr="6F5F1520">
        <w:rPr>
          <w:rFonts w:eastAsia="EC Square Sans Pro" w:cs="EC Square Sans Pro"/>
          <w:sz w:val="22"/>
          <w:szCs w:val="22"/>
        </w:rPr>
        <w:t>–eq. per year relative to not-taking-action. Implementing more ambitious CE levers (</w:t>
      </w:r>
      <w:r w:rsidR="004A7F1B">
        <w:rPr>
          <w:rFonts w:eastAsia="EC Square Sans Pro" w:cs="EC Square Sans Pro"/>
          <w:sz w:val="22"/>
          <w:szCs w:val="22"/>
        </w:rPr>
        <w:t>a combination of</w:t>
      </w:r>
      <w:r w:rsidR="004A7F1B" w:rsidRPr="6F5F1520">
        <w:rPr>
          <w:rFonts w:eastAsia="EC Square Sans Pro" w:cs="EC Square Sans Pro"/>
          <w:sz w:val="22"/>
          <w:szCs w:val="22"/>
        </w:rPr>
        <w:t xml:space="preserve"> </w:t>
      </w:r>
      <w:r w:rsidRPr="6F5F1520">
        <w:rPr>
          <w:rFonts w:eastAsia="EC Square Sans Pro" w:cs="EC Square Sans Pro"/>
          <w:sz w:val="22"/>
          <w:szCs w:val="22"/>
        </w:rPr>
        <w:t>reduction, reuse, and recovery) can abate GHG emissions by up to 104 Mt CO</w:t>
      </w:r>
      <w:r w:rsidRPr="6F5F1520">
        <w:rPr>
          <w:rFonts w:eastAsia="EC Square Sans Pro" w:cs="EC Square Sans Pro"/>
          <w:sz w:val="22"/>
          <w:szCs w:val="22"/>
          <w:vertAlign w:val="subscript"/>
        </w:rPr>
        <w:t>2</w:t>
      </w:r>
      <w:r w:rsidRPr="6F5F1520">
        <w:rPr>
          <w:rFonts w:eastAsia="EC Square Sans Pro" w:cs="EC Square Sans Pro"/>
          <w:sz w:val="22"/>
          <w:szCs w:val="22"/>
        </w:rPr>
        <w:t xml:space="preserve">-eq. per </w:t>
      </w:r>
      <w:r w:rsidR="004A7F1B">
        <w:rPr>
          <w:rFonts w:eastAsia="EC Square Sans Pro" w:cs="EC Square Sans Pro"/>
          <w:sz w:val="22"/>
          <w:szCs w:val="22"/>
        </w:rPr>
        <w:t>year</w:t>
      </w:r>
      <w:r w:rsidRPr="6F5F1520">
        <w:rPr>
          <w:rFonts w:eastAsia="EC Square Sans Pro" w:cs="EC Square Sans Pro"/>
          <w:sz w:val="22"/>
          <w:szCs w:val="22"/>
        </w:rPr>
        <w:t xml:space="preserve">, </w:t>
      </w:r>
      <w:r w:rsidR="004A7F1B">
        <w:rPr>
          <w:rFonts w:eastAsia="EC Square Sans Pro" w:cs="EC Square Sans Pro"/>
          <w:sz w:val="22"/>
          <w:szCs w:val="22"/>
        </w:rPr>
        <w:t xml:space="preserve">corresponding to an additional ca. 40% decrease of GHG emissions by 2050 relative to the GHG abatement that would be achieved purely from decarbonisation efforts. In the cement and concrete sector, </w:t>
      </w:r>
      <w:r w:rsidRPr="6F5F1520">
        <w:rPr>
          <w:rFonts w:eastAsia="EC Square Sans Pro" w:cs="EC Square Sans Pro"/>
          <w:sz w:val="22"/>
          <w:szCs w:val="22"/>
        </w:rPr>
        <w:t>reducing the use of clinker as well as the overuse of cement and concrete offer the highest reduction potential. About 27 Mt CO</w:t>
      </w:r>
      <w:r w:rsidRPr="6F5F1520">
        <w:rPr>
          <w:rFonts w:eastAsia="EC Square Sans Pro" w:cs="EC Square Sans Pro"/>
          <w:sz w:val="22"/>
          <w:szCs w:val="22"/>
          <w:vertAlign w:val="subscript"/>
        </w:rPr>
        <w:t>2</w:t>
      </w:r>
      <w:r w:rsidRPr="6F5F1520">
        <w:rPr>
          <w:rFonts w:eastAsia="EC Square Sans Pro" w:cs="EC Square Sans Pro"/>
          <w:sz w:val="22"/>
          <w:szCs w:val="22"/>
        </w:rPr>
        <w:t>-eq. per year can be avoided when implementing CE reduction strategies, whereas the total savings of implementing reuse and recovery strategies account for 37 Mt CO</w:t>
      </w:r>
      <w:r w:rsidRPr="6F5F1520">
        <w:rPr>
          <w:rFonts w:eastAsia="EC Square Sans Pro" w:cs="EC Square Sans Pro"/>
          <w:sz w:val="22"/>
          <w:szCs w:val="22"/>
          <w:vertAlign w:val="subscript"/>
        </w:rPr>
        <w:t>2</w:t>
      </w:r>
      <w:r w:rsidRPr="6F5F1520">
        <w:rPr>
          <w:rFonts w:eastAsia="EC Square Sans Pro" w:cs="EC Square Sans Pro"/>
          <w:sz w:val="22"/>
          <w:szCs w:val="22"/>
        </w:rPr>
        <w:t xml:space="preserve">-eq. per year. </w:t>
      </w:r>
      <w:r w:rsidR="004A7F1B">
        <w:rPr>
          <w:rFonts w:eastAsia="EC Square Sans Pro" w:cs="EC Square Sans Pro"/>
          <w:sz w:val="22"/>
          <w:szCs w:val="22"/>
        </w:rPr>
        <w:t xml:space="preserve">The combination of all CE strategies corresponds to an additional 37% decrease of GHG emissions by 2050, on top of the reduction stemming purely from decarbonisation efforts. </w:t>
      </w:r>
      <w:r w:rsidRPr="6F5F1520">
        <w:rPr>
          <w:rFonts w:eastAsia="EC Square Sans Pro" w:cs="EC Square Sans Pro"/>
          <w:sz w:val="22"/>
          <w:szCs w:val="22"/>
        </w:rPr>
        <w:t>In the aluminium sector, levers focused on recovery show the greatest reduction potential. Indeed, applying this bundle of levers would result in additional abatements up to 19Mt CO</w:t>
      </w:r>
      <w:r w:rsidRPr="6F5F1520">
        <w:rPr>
          <w:rFonts w:eastAsia="EC Square Sans Pro" w:cs="EC Square Sans Pro"/>
          <w:sz w:val="22"/>
          <w:szCs w:val="22"/>
          <w:vertAlign w:val="subscript"/>
        </w:rPr>
        <w:t>2</w:t>
      </w:r>
      <w:r w:rsidRPr="6F5F1520">
        <w:rPr>
          <w:rFonts w:eastAsia="EC Square Sans Pro" w:cs="EC Square Sans Pro"/>
          <w:sz w:val="22"/>
          <w:szCs w:val="22"/>
        </w:rPr>
        <w:t>-eq. per year relative to business-as-usual</w:t>
      </w:r>
      <w:r w:rsidR="005D0444">
        <w:rPr>
          <w:rStyle w:val="FootnoteReference"/>
          <w:rFonts w:eastAsia="EC Square Sans Pro" w:cs="EC Square Sans Pro"/>
          <w:sz w:val="22"/>
          <w:szCs w:val="22"/>
        </w:rPr>
        <w:footnoteReference w:id="25"/>
      </w:r>
      <w:r w:rsidRPr="6F5F1520">
        <w:rPr>
          <w:rFonts w:eastAsia="EC Square Sans Pro" w:cs="EC Square Sans Pro"/>
          <w:sz w:val="22"/>
          <w:szCs w:val="22"/>
        </w:rPr>
        <w:t xml:space="preserve">. An additional abatement can be achieved when simultaneously implementing levers on reduce, reuse, and recovery </w:t>
      </w:r>
      <w:r w:rsidRPr="6F5F1520">
        <w:rPr>
          <w:rFonts w:eastAsia="EC Square Sans Pro" w:cs="EC Square Sans Pro"/>
          <w:sz w:val="22"/>
          <w:szCs w:val="22"/>
        </w:rPr>
        <w:lastRenderedPageBreak/>
        <w:t>(about 20 Mt CO</w:t>
      </w:r>
      <w:r w:rsidRPr="6F5F1520">
        <w:rPr>
          <w:rFonts w:eastAsia="EC Square Sans Pro" w:cs="EC Square Sans Pro"/>
          <w:sz w:val="22"/>
          <w:szCs w:val="22"/>
          <w:vertAlign w:val="subscript"/>
        </w:rPr>
        <w:t>2</w:t>
      </w:r>
      <w:r w:rsidRPr="6F5F1520">
        <w:rPr>
          <w:rFonts w:eastAsia="EC Square Sans Pro" w:cs="EC Square Sans Pro"/>
          <w:sz w:val="22"/>
          <w:szCs w:val="22"/>
        </w:rPr>
        <w:t xml:space="preserve">-eq per year), which corresponds to </w:t>
      </w:r>
      <w:r w:rsidR="004A7F1B">
        <w:rPr>
          <w:rFonts w:eastAsia="EC Square Sans Pro" w:cs="EC Square Sans Pro"/>
          <w:sz w:val="22"/>
          <w:szCs w:val="22"/>
        </w:rPr>
        <w:t xml:space="preserve">an additional 25% decrease of </w:t>
      </w:r>
      <w:r w:rsidRPr="6F5F1520">
        <w:rPr>
          <w:rFonts w:eastAsia="EC Square Sans Pro" w:cs="EC Square Sans Pro"/>
          <w:sz w:val="22"/>
          <w:szCs w:val="22"/>
        </w:rPr>
        <w:t xml:space="preserve"> the GHG emissions</w:t>
      </w:r>
      <w:r w:rsidR="004A7F1B">
        <w:rPr>
          <w:rFonts w:eastAsia="EC Square Sans Pro" w:cs="EC Square Sans Pro"/>
          <w:sz w:val="22"/>
          <w:szCs w:val="22"/>
        </w:rPr>
        <w:t xml:space="preserve"> by 2050, on top of the reduction related to decarbonisation only</w:t>
      </w:r>
      <w:r w:rsidRPr="6F5F1520">
        <w:rPr>
          <w:rFonts w:eastAsia="EC Square Sans Pro" w:cs="EC Square Sans Pro"/>
          <w:sz w:val="22"/>
          <w:szCs w:val="22"/>
        </w:rPr>
        <w:t>.</w:t>
      </w:r>
    </w:p>
    <w:p w14:paraId="7ACC5ED4" w14:textId="648B13D2" w:rsidR="00CC25A1" w:rsidRDefault="13CE39AA" w:rsidP="6F5F1520">
      <w:pPr>
        <w:spacing w:after="160" w:line="276" w:lineRule="auto"/>
        <w:rPr>
          <w:rFonts w:eastAsia="EC Square Sans Pro" w:cs="EC Square Sans Pro"/>
          <w:sz w:val="22"/>
          <w:szCs w:val="22"/>
        </w:rPr>
      </w:pPr>
      <w:r w:rsidRPr="6F5F1520">
        <w:rPr>
          <w:rFonts w:eastAsia="EC Square Sans Pro" w:cs="EC Square Sans Pro"/>
          <w:sz w:val="22"/>
          <w:szCs w:val="22"/>
        </w:rPr>
        <w:t>By reducing the final demand of plastic packaging and extending the life of plastic products and component (e.g. in construction and vehicles), there is potential reduction of 35 Mt and 25 Mt CO</w:t>
      </w:r>
      <w:r w:rsidRPr="6F5F1520">
        <w:rPr>
          <w:rFonts w:eastAsia="EC Square Sans Pro" w:cs="EC Square Sans Pro"/>
          <w:sz w:val="22"/>
          <w:szCs w:val="22"/>
          <w:vertAlign w:val="subscript"/>
        </w:rPr>
        <w:t>2</w:t>
      </w:r>
      <w:r w:rsidRPr="6F5F1520">
        <w:rPr>
          <w:rFonts w:eastAsia="EC Square Sans Pro" w:cs="EC Square Sans Pro"/>
          <w:sz w:val="22"/>
          <w:szCs w:val="22"/>
        </w:rPr>
        <w:t>-eq. per year respectively. At the end of life of plastics, by increasing recycling capacities and yields for chemical and mechanical recycling, GHG emission reductions of 23-30 Mt CO</w:t>
      </w:r>
      <w:r w:rsidRPr="6F5F1520">
        <w:rPr>
          <w:rFonts w:eastAsia="EC Square Sans Pro" w:cs="EC Square Sans Pro"/>
          <w:sz w:val="22"/>
          <w:szCs w:val="22"/>
          <w:vertAlign w:val="subscript"/>
        </w:rPr>
        <w:t>2</w:t>
      </w:r>
      <w:r w:rsidRPr="6F5F1520">
        <w:rPr>
          <w:rFonts w:eastAsia="EC Square Sans Pro" w:cs="EC Square Sans Pro"/>
          <w:sz w:val="22"/>
          <w:szCs w:val="22"/>
        </w:rPr>
        <w:t xml:space="preserve">-eq. per year can be obtained. Finally, by applying a combination of ambitious measures of plastic demand reduction, reuse and recycling, would result to </w:t>
      </w:r>
      <w:r w:rsidR="004A7F1B">
        <w:rPr>
          <w:rFonts w:eastAsia="EC Square Sans Pro" w:cs="EC Square Sans Pro"/>
          <w:sz w:val="22"/>
          <w:szCs w:val="22"/>
        </w:rPr>
        <w:t>51</w:t>
      </w:r>
      <w:r w:rsidRPr="6F5F1520">
        <w:rPr>
          <w:rFonts w:eastAsia="EC Square Sans Pro" w:cs="EC Square Sans Pro"/>
          <w:sz w:val="22"/>
          <w:szCs w:val="22"/>
        </w:rPr>
        <w:t>%  decrease of GHG emissions</w:t>
      </w:r>
      <w:r w:rsidR="004A7F1B">
        <w:rPr>
          <w:rFonts w:eastAsia="EC Square Sans Pro" w:cs="EC Square Sans Pro"/>
          <w:sz w:val="22"/>
          <w:szCs w:val="22"/>
        </w:rPr>
        <w:t xml:space="preserve"> by 2050, on top of the reduction achieved by the anticipated energy decarbonisation efforts.</w:t>
      </w:r>
    </w:p>
    <w:p w14:paraId="08D6EED6" w14:textId="0C8910E4" w:rsidR="00CC25A1" w:rsidRDefault="00CC25A1" w:rsidP="6F5F1520">
      <w:pPr>
        <w:spacing w:before="0" w:after="0"/>
      </w:pPr>
    </w:p>
    <w:p w14:paraId="38C948E3" w14:textId="64CDDF33" w:rsidR="00CC25A1" w:rsidRDefault="00CC25A1" w:rsidP="6F5F1520">
      <w:pPr>
        <w:spacing w:before="0" w:after="0"/>
      </w:pPr>
    </w:p>
    <w:p w14:paraId="047C8EBD" w14:textId="77777777" w:rsidR="008D6E5C" w:rsidDel="005F5A32" w:rsidRDefault="008D6E5C">
      <w:pPr>
        <w:spacing w:before="0" w:after="160"/>
        <w:jc w:val="left"/>
        <w:rPr>
          <w:del w:id="143" w:author="Microsoft Office User" w:date="2025-03-10T12:10:00Z"/>
          <w:rFonts w:eastAsia="EC Square Sans Pro" w:cs="EC Square Sans Pro"/>
          <w:i/>
          <w:iCs/>
          <w:color w:val="808080" w:themeColor="background1" w:themeShade="80"/>
          <w:sz w:val="18"/>
          <w:szCs w:val="18"/>
        </w:rPr>
      </w:pPr>
      <w:del w:id="144" w:author="Microsoft Office User" w:date="2025-03-10T12:10:00Z">
        <w:r w:rsidDel="005F5A32">
          <w:rPr>
            <w:rFonts w:eastAsia="EC Square Sans Pro" w:cs="EC Square Sans Pro"/>
            <w:i/>
            <w:iCs/>
            <w:color w:val="808080" w:themeColor="background1" w:themeShade="80"/>
            <w:sz w:val="18"/>
            <w:szCs w:val="18"/>
          </w:rPr>
          <w:br w:type="page"/>
        </w:r>
      </w:del>
    </w:p>
    <w:p w14:paraId="767C8D3A" w14:textId="665CF1BB" w:rsidR="00EA6958" w:rsidDel="005F5A32" w:rsidRDefault="00EA6958" w:rsidP="005F5A32">
      <w:pPr>
        <w:pStyle w:val="JRCLevel-3title"/>
        <w:numPr>
          <w:ilvl w:val="0"/>
          <w:numId w:val="0"/>
        </w:numPr>
        <w:rPr>
          <w:del w:id="145" w:author="Microsoft Office User" w:date="2025-03-10T12:10:00Z"/>
          <w:rFonts w:eastAsia="EC Square Sans Pro" w:cs="EC Square Sans Pro"/>
        </w:rPr>
        <w:pPrChange w:id="146" w:author="Microsoft Office User" w:date="2025-03-10T12:10:00Z">
          <w:pPr>
            <w:pStyle w:val="JRCLevel-3title"/>
          </w:pPr>
        </w:pPrChange>
      </w:pPr>
      <w:bookmarkStart w:id="147" w:name="_Toc191999857"/>
      <w:del w:id="148" w:author="Microsoft Office User" w:date="2025-03-10T12:10:00Z">
        <w:r w:rsidRPr="005F5A32" w:rsidDel="005F5A32">
          <w:rPr>
            <w:rFonts w:eastAsia="EC Square Sans Pro" w:cs="EC Square Sans Pro"/>
          </w:rPr>
          <w:delText>R</w:delText>
        </w:r>
        <w:r w:rsidRPr="00E02BCD" w:rsidDel="005F5A32">
          <w:rPr>
            <w:rFonts w:eastAsia="EC Square Sans Pro" w:cs="EC Square Sans Pro"/>
          </w:rPr>
          <w:delText>eferences</w:delText>
        </w:r>
      </w:del>
    </w:p>
    <w:p w14:paraId="15268410" w14:textId="466B100A" w:rsidR="00B15600" w:rsidRPr="00B15600" w:rsidDel="005F5A32" w:rsidRDefault="00EA6958" w:rsidP="005F5A32">
      <w:pPr>
        <w:pStyle w:val="JRCLevel-3title"/>
        <w:numPr>
          <w:ilvl w:val="0"/>
          <w:numId w:val="0"/>
        </w:numPr>
        <w:rPr>
          <w:del w:id="149" w:author="Microsoft Office User" w:date="2025-03-10T12:10:00Z"/>
        </w:rPr>
        <w:pPrChange w:id="150" w:author="Microsoft Office User" w:date="2025-03-10T12:10:00Z">
          <w:pPr>
            <w:pStyle w:val="Bibliography"/>
          </w:pPr>
        </w:pPrChange>
      </w:pPr>
      <w:del w:id="151" w:author="Microsoft Office User" w:date="2025-03-10T12:10:00Z">
        <w:r w:rsidDel="005F5A32">
          <w:rPr>
            <w:lang w:eastAsia="en-GB"/>
          </w:rPr>
          <w:fldChar w:fldCharType="begin"/>
        </w:r>
        <w:r w:rsidDel="005F5A32">
          <w:delInstrText xml:space="preserve"> ADDIN ZOTERO_BIBL {"uncited":[],"omitted":[],"custom":[]} CSL_BIBLIOGRAPHY </w:delInstrText>
        </w:r>
        <w:r w:rsidDel="005F5A32">
          <w:rPr>
            <w:lang w:eastAsia="en-GB"/>
          </w:rPr>
          <w:fldChar w:fldCharType="separate"/>
        </w:r>
        <w:r w:rsidR="00B15600" w:rsidRPr="00B15600" w:rsidDel="005F5A32">
          <w:delText>[1]</w:delText>
        </w:r>
        <w:r w:rsidR="00B15600" w:rsidRPr="00B15600" w:rsidDel="005F5A32">
          <w:tab/>
          <w:delText xml:space="preserve">E. Sanyé-Mengual and S. Sala, ‘Life Cycle Assessment support to environmental ambitions of EU policies and the Sustainable Development Goals’, </w:delText>
        </w:r>
        <w:r w:rsidR="00B15600" w:rsidRPr="005F5A32" w:rsidDel="005F5A32">
          <w:rPr>
            <w:i/>
            <w:iCs/>
            <w:rPrChange w:id="152" w:author="Microsoft Office User" w:date="2025-03-10T12:10:00Z">
              <w:rPr>
                <w:i/>
                <w:iCs/>
              </w:rPr>
            </w:rPrChange>
          </w:rPr>
          <w:delText>Integr Environ Assess Manag</w:delText>
        </w:r>
        <w:r w:rsidR="00B15600" w:rsidRPr="00B15600" w:rsidDel="005F5A32">
          <w:delText>, vol. 18, no. 5, pp. 1221–1232, Sep. 2022, doi: 10.1002/ieam.4586.</w:delText>
        </w:r>
      </w:del>
    </w:p>
    <w:p w14:paraId="01A51BD4" w14:textId="573C83AD" w:rsidR="00B15600" w:rsidRPr="00B15600" w:rsidDel="005F5A32" w:rsidRDefault="00B15600" w:rsidP="005F5A32">
      <w:pPr>
        <w:pStyle w:val="JRCLevel-3title"/>
        <w:numPr>
          <w:ilvl w:val="0"/>
          <w:numId w:val="0"/>
        </w:numPr>
        <w:rPr>
          <w:del w:id="153" w:author="Microsoft Office User" w:date="2025-03-10T12:10:00Z"/>
        </w:rPr>
        <w:pPrChange w:id="154" w:author="Microsoft Office User" w:date="2025-03-10T12:10:00Z">
          <w:pPr>
            <w:pStyle w:val="Bibliography"/>
          </w:pPr>
        </w:pPrChange>
      </w:pPr>
      <w:del w:id="155" w:author="Microsoft Office User" w:date="2025-03-10T12:10:00Z">
        <w:r w:rsidRPr="00B15600" w:rsidDel="005F5A32">
          <w:delText>[2]</w:delText>
        </w:r>
        <w:r w:rsidRPr="00B15600" w:rsidDel="005F5A32">
          <w:tab/>
          <w:delText>E. Sanyé-Mengual and S. Sala, ‘Consumption Footprint and Domestic Footprint: Assessing the environmental impacts of EU consumption and production’, Feb. 2023. doi: 10.2760/218540.</w:delText>
        </w:r>
      </w:del>
    </w:p>
    <w:p w14:paraId="36294877" w14:textId="14A2FE16" w:rsidR="00B15600" w:rsidRPr="00B15600" w:rsidDel="005F5A32" w:rsidRDefault="00B15600" w:rsidP="005F5A32">
      <w:pPr>
        <w:pStyle w:val="JRCLevel-3title"/>
        <w:numPr>
          <w:ilvl w:val="0"/>
          <w:numId w:val="0"/>
        </w:numPr>
        <w:rPr>
          <w:del w:id="156" w:author="Microsoft Office User" w:date="2025-03-10T12:10:00Z"/>
        </w:rPr>
        <w:pPrChange w:id="157" w:author="Microsoft Office User" w:date="2025-03-10T12:10:00Z">
          <w:pPr>
            <w:pStyle w:val="Bibliography"/>
          </w:pPr>
        </w:pPrChange>
      </w:pPr>
      <w:del w:id="158" w:author="Microsoft Office User" w:date="2025-03-10T12:10:00Z">
        <w:r w:rsidRPr="00B15600" w:rsidDel="005F5A32">
          <w:delText>[3]</w:delText>
        </w:r>
        <w:r w:rsidRPr="00B15600" w:rsidDel="005F5A32">
          <w:tab/>
          <w:delText xml:space="preserve">R. Pasqualino </w:delText>
        </w:r>
        <w:r w:rsidRPr="00B15600" w:rsidDel="005F5A32">
          <w:rPr>
            <w:i/>
            <w:iCs/>
          </w:rPr>
          <w:delText>et al.</w:delText>
        </w:r>
        <w:r w:rsidRPr="00B15600" w:rsidDel="005F5A32">
          <w:delText>, ‘Consumption Footprint and Domestic Footprint Outlook Report 2025’, JRC Publications Repository. Accessed: Mar. 04, 2025. [Online]. Available: https://publications.jrc.ec.europa.eu/repository/handle/JRC139655</w:delText>
        </w:r>
      </w:del>
    </w:p>
    <w:p w14:paraId="68CDDCC3" w14:textId="367E58C6" w:rsidR="00B15600" w:rsidRPr="00B15600" w:rsidDel="005F5A32" w:rsidRDefault="00B15600" w:rsidP="005F5A32">
      <w:pPr>
        <w:pStyle w:val="JRCLevel-3title"/>
        <w:numPr>
          <w:ilvl w:val="0"/>
          <w:numId w:val="0"/>
        </w:numPr>
        <w:rPr>
          <w:del w:id="159" w:author="Microsoft Office User" w:date="2025-03-10T12:10:00Z"/>
        </w:rPr>
        <w:pPrChange w:id="160" w:author="Microsoft Office User" w:date="2025-03-10T12:10:00Z">
          <w:pPr>
            <w:pStyle w:val="Bibliography"/>
          </w:pPr>
        </w:pPrChange>
      </w:pPr>
      <w:del w:id="161" w:author="Microsoft Office User" w:date="2025-03-10T12:10:00Z">
        <w:r w:rsidRPr="00B15600" w:rsidDel="005F5A32">
          <w:delText>[4]</w:delText>
        </w:r>
        <w:r w:rsidRPr="00B15600" w:rsidDel="005F5A32">
          <w:tab/>
          <w:delText xml:space="preserve">European Commission, </w:delText>
        </w:r>
        <w:r w:rsidRPr="00B15600" w:rsidDel="005F5A32">
          <w:rPr>
            <w:i/>
            <w:iCs/>
          </w:rPr>
          <w:delText>COMMUNICATION FROM THE COMMISSION TO THE EUROPEAN PARLIAMENT, THE COUNCIL, THE EUROPEAN ECONOMIC AND SOCIAL COMMITTEE AND THE COMMITTEE OF THE REGIONS On making sustainable products the norm</w:delText>
        </w:r>
        <w:r w:rsidRPr="00B15600" w:rsidDel="005F5A32">
          <w:delText>. 2022. Accessed: Mar. 26, 2024. [Online]. Available: https://eur-lex.europa.eu/legal-content/EN/TXT/?uri=CELEX%3A52022DC0140</w:delText>
        </w:r>
      </w:del>
    </w:p>
    <w:p w14:paraId="3C9B20D9" w14:textId="6DA1221D" w:rsidR="00B15600" w:rsidRPr="00B15600" w:rsidDel="005F5A32" w:rsidRDefault="00B15600" w:rsidP="005F5A32">
      <w:pPr>
        <w:pStyle w:val="JRCLevel-3title"/>
        <w:numPr>
          <w:ilvl w:val="0"/>
          <w:numId w:val="0"/>
        </w:numPr>
        <w:rPr>
          <w:del w:id="162" w:author="Microsoft Office User" w:date="2025-03-10T12:10:00Z"/>
        </w:rPr>
        <w:pPrChange w:id="163" w:author="Microsoft Office User" w:date="2025-03-10T12:10:00Z">
          <w:pPr>
            <w:pStyle w:val="Bibliography"/>
          </w:pPr>
        </w:pPrChange>
      </w:pPr>
      <w:del w:id="164" w:author="Microsoft Office User" w:date="2025-03-10T12:10:00Z">
        <w:r w:rsidRPr="00B15600" w:rsidDel="005F5A32">
          <w:delText>[5]</w:delText>
        </w:r>
        <w:r w:rsidRPr="00B15600" w:rsidDel="005F5A32">
          <w:tab/>
          <w:delText xml:space="preserve">European Commission, </w:delText>
        </w:r>
        <w:r w:rsidRPr="00B15600" w:rsidDel="005F5A32">
          <w:rPr>
            <w:i/>
            <w:iCs/>
          </w:rPr>
          <w:delText>COMMUNICATION FROM THE COMMISSION TO THE EUROPEAN PARLIAMENT, THE COUNCIL, THE EUROPEAN ECONOMIC AND SOCIAL COMMITTEE AND THE COMMITTEE OF THE REGIONS Pathway to a Healthy Planet for All EU Action Plan: ‘Towards Zero Pollution for Air, Water and Soil’</w:delText>
        </w:r>
        <w:r w:rsidRPr="00B15600" w:rsidDel="005F5A32">
          <w:delText>. 2021. Accessed: Mar. 26, 2024. [Online]. Available: https://eur-lex.europa.eu/legal-content/EN/TXT/?uri=CELEX%3A52021DC0400</w:delText>
        </w:r>
      </w:del>
    </w:p>
    <w:p w14:paraId="2647EFE9" w14:textId="26FC8F34" w:rsidR="00B15600" w:rsidRPr="00B15600" w:rsidDel="005F5A32" w:rsidRDefault="00B15600" w:rsidP="005F5A32">
      <w:pPr>
        <w:pStyle w:val="JRCLevel-3title"/>
        <w:numPr>
          <w:ilvl w:val="0"/>
          <w:numId w:val="0"/>
        </w:numPr>
        <w:rPr>
          <w:del w:id="165" w:author="Microsoft Office User" w:date="2025-03-10T12:10:00Z"/>
        </w:rPr>
        <w:pPrChange w:id="166" w:author="Microsoft Office User" w:date="2025-03-10T12:10:00Z">
          <w:pPr>
            <w:pStyle w:val="Bibliography"/>
          </w:pPr>
        </w:pPrChange>
      </w:pPr>
      <w:del w:id="167" w:author="Microsoft Office User" w:date="2025-03-10T12:10:00Z">
        <w:r w:rsidRPr="00B15600" w:rsidDel="005F5A32">
          <w:delText>[6]</w:delText>
        </w:r>
        <w:r w:rsidRPr="00B15600" w:rsidDel="005F5A32">
          <w:tab/>
          <w:delText>Eurostat, ‘EU SDG Indicator set 2024: result of hte review in preparation of the 2024 edition of the EU SDG monitoring report.’, 2024. Accessed: Apr. 08, 2024. [Online]. Available: https://ec.europa.eu/eurostat/documents/276524/18322024/EU-SDG-indicator-review-report-2024.pdf/5b307664-876a-202c-60b5-aeb5b08424f3?t=1706279846855</w:delText>
        </w:r>
      </w:del>
    </w:p>
    <w:p w14:paraId="30CB97A2" w14:textId="40E90042" w:rsidR="00B15600" w:rsidRPr="00B15600" w:rsidDel="005F5A32" w:rsidRDefault="00B15600" w:rsidP="005F5A32">
      <w:pPr>
        <w:pStyle w:val="JRCLevel-3title"/>
        <w:numPr>
          <w:ilvl w:val="0"/>
          <w:numId w:val="0"/>
        </w:numPr>
        <w:rPr>
          <w:del w:id="168" w:author="Microsoft Office User" w:date="2025-03-10T12:10:00Z"/>
        </w:rPr>
        <w:pPrChange w:id="169" w:author="Microsoft Office User" w:date="2025-03-10T12:10:00Z">
          <w:pPr>
            <w:pStyle w:val="Bibliography"/>
          </w:pPr>
        </w:pPrChange>
      </w:pPr>
      <w:del w:id="170" w:author="Microsoft Office User" w:date="2025-03-10T12:10:00Z">
        <w:r w:rsidRPr="00B15600" w:rsidDel="005F5A32">
          <w:delText>[7]</w:delText>
        </w:r>
        <w:r w:rsidRPr="00B15600" w:rsidDel="005F5A32">
          <w:tab/>
          <w:delText>Eurostat, ‘Circular economy monitoring framework’. Accessed: Apr. 08, 2024. [Online]. Available: https://ec.europa.eu/eurostat/cache/scoreboards/circular-economy/</w:delText>
        </w:r>
      </w:del>
    </w:p>
    <w:p w14:paraId="0D850177" w14:textId="2661721D" w:rsidR="00B15600" w:rsidRPr="00B15600" w:rsidDel="005F5A32" w:rsidRDefault="00B15600" w:rsidP="005F5A32">
      <w:pPr>
        <w:pStyle w:val="JRCLevel-3title"/>
        <w:numPr>
          <w:ilvl w:val="0"/>
          <w:numId w:val="0"/>
        </w:numPr>
        <w:rPr>
          <w:del w:id="171" w:author="Microsoft Office User" w:date="2025-03-10T12:10:00Z"/>
        </w:rPr>
        <w:pPrChange w:id="172" w:author="Microsoft Office User" w:date="2025-03-10T12:10:00Z">
          <w:pPr>
            <w:pStyle w:val="Bibliography"/>
          </w:pPr>
        </w:pPrChange>
      </w:pPr>
      <w:del w:id="173" w:author="Microsoft Office User" w:date="2025-03-10T12:10:00Z">
        <w:r w:rsidRPr="00B15600" w:rsidDel="005F5A32">
          <w:delText>[8]</w:delText>
        </w:r>
        <w:r w:rsidRPr="00B15600" w:rsidDel="005F5A32">
          <w:tab/>
          <w:delText>European Commission, ‘Resilience Dashboards’. Accessed: Apr. 08, 2024. [Online]. Available: https://commission.europa.eu/strategy-and-policy/strategic-planning/strategic-foresight/2020-strategic-foresight-report/resilience-dashboards_en</w:delText>
        </w:r>
      </w:del>
    </w:p>
    <w:p w14:paraId="4295DD04" w14:textId="1B897F2B" w:rsidR="00B15600" w:rsidRPr="00B15600" w:rsidDel="005F5A32" w:rsidRDefault="00B15600" w:rsidP="005F5A32">
      <w:pPr>
        <w:pStyle w:val="JRCLevel-3title"/>
        <w:numPr>
          <w:ilvl w:val="0"/>
          <w:numId w:val="0"/>
        </w:numPr>
        <w:rPr>
          <w:del w:id="174" w:author="Microsoft Office User" w:date="2025-03-10T12:10:00Z"/>
        </w:rPr>
        <w:pPrChange w:id="175" w:author="Microsoft Office User" w:date="2025-03-10T12:10:00Z">
          <w:pPr>
            <w:pStyle w:val="Bibliography"/>
          </w:pPr>
        </w:pPrChange>
      </w:pPr>
      <w:del w:id="176" w:author="Microsoft Office User" w:date="2025-03-10T12:10:00Z">
        <w:r w:rsidRPr="00B15600" w:rsidDel="005F5A32">
          <w:delText>[9]</w:delText>
        </w:r>
        <w:r w:rsidRPr="00B15600" w:rsidDel="005F5A32">
          <w:tab/>
          <w:delText xml:space="preserve">K. Tóth </w:delText>
        </w:r>
        <w:r w:rsidRPr="00B15600" w:rsidDel="005F5A32">
          <w:rPr>
            <w:i/>
            <w:iCs/>
          </w:rPr>
          <w:delText>et al.</w:delText>
        </w:r>
        <w:r w:rsidRPr="00B15600" w:rsidDel="005F5A32">
          <w:delText>, ‘EU food system monitoring framework. From concepts to indicators’, JRC Publications Repository. Accessed: Mar. 04, 2025. [Online]. Available: https://publications.jrc.ec.europa.eu/repository/handle/JRC137971</w:delText>
        </w:r>
      </w:del>
    </w:p>
    <w:p w14:paraId="0A4CB16E" w14:textId="147C3146" w:rsidR="00B15600" w:rsidRPr="00B15600" w:rsidDel="005F5A32" w:rsidRDefault="00B15600" w:rsidP="005F5A32">
      <w:pPr>
        <w:pStyle w:val="JRCLevel-3title"/>
        <w:numPr>
          <w:ilvl w:val="0"/>
          <w:numId w:val="0"/>
        </w:numPr>
        <w:rPr>
          <w:del w:id="177" w:author="Microsoft Office User" w:date="2025-03-10T12:10:00Z"/>
        </w:rPr>
        <w:pPrChange w:id="178" w:author="Microsoft Office User" w:date="2025-03-10T12:10:00Z">
          <w:pPr>
            <w:pStyle w:val="Bibliography"/>
          </w:pPr>
        </w:pPrChange>
      </w:pPr>
      <w:del w:id="179" w:author="Microsoft Office User" w:date="2025-03-10T12:10:00Z">
        <w:r w:rsidRPr="00B15600" w:rsidDel="005F5A32">
          <w:delText>[10]</w:delText>
        </w:r>
        <w:r w:rsidRPr="00B15600" w:rsidDel="005F5A32">
          <w:tab/>
          <w:delText>EUROPEAN COMMISSION Joint Research Centre, ‘Consumption Footprint Platform | EPLCA’. Accessed: Mar. 04, 2025. [Online]. Available: https://eplca.jrc.ec.europa.eu/ConsumptionFootprintPlatform.html</w:delText>
        </w:r>
      </w:del>
    </w:p>
    <w:p w14:paraId="3B3F8DAC" w14:textId="3A934F13" w:rsidR="00B15600" w:rsidRPr="00B15600" w:rsidDel="005F5A32" w:rsidRDefault="00B15600" w:rsidP="005F5A32">
      <w:pPr>
        <w:pStyle w:val="JRCLevel-3title"/>
        <w:numPr>
          <w:ilvl w:val="0"/>
          <w:numId w:val="0"/>
        </w:numPr>
        <w:rPr>
          <w:del w:id="180" w:author="Microsoft Office User" w:date="2025-03-10T12:10:00Z"/>
        </w:rPr>
        <w:pPrChange w:id="181" w:author="Microsoft Office User" w:date="2025-03-10T12:10:00Z">
          <w:pPr>
            <w:pStyle w:val="Bibliography"/>
          </w:pPr>
        </w:pPrChange>
      </w:pPr>
      <w:del w:id="182" w:author="Microsoft Office User" w:date="2025-03-10T12:10:00Z">
        <w:r w:rsidRPr="00B15600" w:rsidDel="005F5A32">
          <w:delText>[11]</w:delText>
        </w:r>
        <w:r w:rsidRPr="00B15600" w:rsidDel="005F5A32">
          <w:tab/>
          <w:delText xml:space="preserve">M. E. Sanye </w:delText>
        </w:r>
        <w:r w:rsidRPr="00B15600" w:rsidDel="005F5A32">
          <w:rPr>
            <w:i/>
            <w:iCs/>
          </w:rPr>
          <w:delText>et al.</w:delText>
        </w:r>
        <w:r w:rsidRPr="00B15600" w:rsidDel="005F5A32">
          <w:delText>, ‘Consumption Footprint and Domestic Footprint Monitoring Report 2024’, JRC Publications Repository. Accessed: Mar. 04, 2025. [Online]. Available: https://publications.jrc.ec.europa.eu/repository/handle/JRC138470</w:delText>
        </w:r>
      </w:del>
    </w:p>
    <w:p w14:paraId="102AC89E" w14:textId="29576971" w:rsidR="00B15600" w:rsidRPr="00B15600" w:rsidDel="005F5A32" w:rsidRDefault="00B15600" w:rsidP="005F5A32">
      <w:pPr>
        <w:pStyle w:val="JRCLevel-3title"/>
        <w:numPr>
          <w:ilvl w:val="0"/>
          <w:numId w:val="0"/>
        </w:numPr>
        <w:rPr>
          <w:del w:id="183" w:author="Microsoft Office User" w:date="2025-03-10T12:10:00Z"/>
        </w:rPr>
        <w:pPrChange w:id="184" w:author="Microsoft Office User" w:date="2025-03-10T12:10:00Z">
          <w:pPr>
            <w:pStyle w:val="Bibliography"/>
          </w:pPr>
        </w:pPrChange>
      </w:pPr>
      <w:del w:id="185" w:author="Microsoft Office User" w:date="2025-03-10T12:10:00Z">
        <w:r w:rsidRPr="00B15600" w:rsidDel="005F5A32">
          <w:delText>[12]</w:delText>
        </w:r>
        <w:r w:rsidRPr="00B15600" w:rsidDel="005F5A32">
          <w:tab/>
          <w:delText>Eurostat, ‘GDP and main components (output, expenditure and income): Chain linked volumes (2010), index 2010=100.Statistics | Eurostat’. Accessed: Mar. 04, 2025. [Online]. Available: https://ec.europa.eu/eurostat/databrowser/view/nama_10_gdp/default/table?lang=en&amp;category=euroind.ei_qna</w:delText>
        </w:r>
      </w:del>
    </w:p>
    <w:p w14:paraId="545F13AA" w14:textId="021FAB0A" w:rsidR="00B15600" w:rsidRPr="00B15600" w:rsidDel="005F5A32" w:rsidRDefault="00B15600" w:rsidP="005F5A32">
      <w:pPr>
        <w:pStyle w:val="JRCLevel-3title"/>
        <w:numPr>
          <w:ilvl w:val="0"/>
          <w:numId w:val="0"/>
        </w:numPr>
        <w:rPr>
          <w:del w:id="186" w:author="Microsoft Office User" w:date="2025-03-10T12:10:00Z"/>
        </w:rPr>
        <w:pPrChange w:id="187" w:author="Microsoft Office User" w:date="2025-03-10T12:10:00Z">
          <w:pPr>
            <w:pStyle w:val="Bibliography"/>
          </w:pPr>
        </w:pPrChange>
      </w:pPr>
      <w:del w:id="188" w:author="Microsoft Office User" w:date="2025-03-10T12:10:00Z">
        <w:r w:rsidRPr="00B15600" w:rsidDel="005F5A32">
          <w:delText>[13]</w:delText>
        </w:r>
        <w:r w:rsidRPr="00B15600" w:rsidDel="005F5A32">
          <w:tab/>
          <w:delText xml:space="preserve">L. Marelli </w:delText>
        </w:r>
        <w:r w:rsidRPr="00B15600" w:rsidDel="005F5A32">
          <w:rPr>
            <w:i/>
            <w:iCs/>
          </w:rPr>
          <w:delText>et al.</w:delText>
        </w:r>
        <w:r w:rsidRPr="00B15600" w:rsidDel="005F5A32">
          <w:delText>, ‘Delivering the EU Green Deal - Progress towards targets’, JRC Publications Repository. Accessed: Feb. 05, 2025. [Online]. Available: https://publications.jrc.ec.europa.eu/repository/handle/JRC140372</w:delText>
        </w:r>
      </w:del>
    </w:p>
    <w:p w14:paraId="5E82386C" w14:textId="671D32EC" w:rsidR="00B15600" w:rsidRPr="00B15600" w:rsidDel="005F5A32" w:rsidRDefault="00B15600" w:rsidP="005F5A32">
      <w:pPr>
        <w:pStyle w:val="JRCLevel-3title"/>
        <w:numPr>
          <w:ilvl w:val="0"/>
          <w:numId w:val="0"/>
        </w:numPr>
        <w:rPr>
          <w:del w:id="189" w:author="Microsoft Office User" w:date="2025-03-10T12:10:00Z"/>
        </w:rPr>
        <w:pPrChange w:id="190" w:author="Microsoft Office User" w:date="2025-03-10T12:10:00Z">
          <w:pPr>
            <w:pStyle w:val="Bibliography"/>
          </w:pPr>
        </w:pPrChange>
      </w:pPr>
      <w:del w:id="191" w:author="Microsoft Office User" w:date="2025-03-10T12:10:00Z">
        <w:r w:rsidRPr="00B15600" w:rsidDel="005F5A32">
          <w:delText>[14]</w:delText>
        </w:r>
        <w:r w:rsidRPr="00B15600" w:rsidDel="005F5A32">
          <w:tab/>
          <w:delText>EUROPEAN COMMISSION, ‘Clean Industrial Deal - European Commission’. Accessed: Mar. 04, 2025. [Online]. Available: https://commission.europa.eu/topics/eu-competitiveness/clean-industrial-deal_en</w:delText>
        </w:r>
      </w:del>
    </w:p>
    <w:p w14:paraId="44BB7501" w14:textId="76BB09A8" w:rsidR="00B15600" w:rsidRPr="00B15600" w:rsidDel="005F5A32" w:rsidRDefault="00B15600" w:rsidP="005F5A32">
      <w:pPr>
        <w:pStyle w:val="JRCLevel-3title"/>
        <w:numPr>
          <w:ilvl w:val="0"/>
          <w:numId w:val="0"/>
        </w:numPr>
        <w:rPr>
          <w:del w:id="192" w:author="Microsoft Office User" w:date="2025-03-10T12:10:00Z"/>
        </w:rPr>
        <w:pPrChange w:id="193" w:author="Microsoft Office User" w:date="2025-03-10T12:10:00Z">
          <w:pPr>
            <w:pStyle w:val="Bibliography"/>
          </w:pPr>
        </w:pPrChange>
      </w:pPr>
      <w:del w:id="194" w:author="Microsoft Office User" w:date="2025-03-10T12:10:00Z">
        <w:r w:rsidRPr="00B15600" w:rsidDel="005F5A32">
          <w:delText>[15]</w:delText>
        </w:r>
        <w:r w:rsidRPr="00B15600" w:rsidDel="005F5A32">
          <w:tab/>
          <w:delText>EUROPEAN COMMISSION, ‘Carbon Border Adjustment Mechanism’. Accessed: Mar. 04, 2025. [Online]. Available: https://taxation-customs.ec.europa.eu/carbon-border-adjustment-mechanism_en</w:delText>
        </w:r>
      </w:del>
    </w:p>
    <w:p w14:paraId="6684852C" w14:textId="73D1B9A1" w:rsidR="00B15600" w:rsidRPr="00B15600" w:rsidDel="005F5A32" w:rsidRDefault="00B15600" w:rsidP="005F5A32">
      <w:pPr>
        <w:pStyle w:val="JRCLevel-3title"/>
        <w:numPr>
          <w:ilvl w:val="0"/>
          <w:numId w:val="0"/>
        </w:numPr>
        <w:rPr>
          <w:del w:id="195" w:author="Microsoft Office User" w:date="2025-03-10T12:10:00Z"/>
        </w:rPr>
        <w:pPrChange w:id="196" w:author="Microsoft Office User" w:date="2025-03-10T12:10:00Z">
          <w:pPr>
            <w:pStyle w:val="Bibliography"/>
          </w:pPr>
        </w:pPrChange>
      </w:pPr>
      <w:del w:id="197" w:author="Microsoft Office User" w:date="2025-03-10T12:10:00Z">
        <w:r w:rsidRPr="00B15600" w:rsidDel="005F5A32">
          <w:delText>[16]</w:delText>
        </w:r>
        <w:r w:rsidRPr="00B15600" w:rsidDel="005F5A32">
          <w:tab/>
          <w:delText xml:space="preserve">EUROPEAN COMMISSION, </w:delText>
        </w:r>
        <w:r w:rsidRPr="00B15600" w:rsidDel="005F5A32">
          <w:rPr>
            <w:i/>
            <w:iCs/>
          </w:rPr>
          <w:delText>COMMUNICATION FROM THE COMMISSION TO THE EUROPEAN PARLIAMENT, THE EUROPEAN COUNCIL, THE COUNCIL, THE EUROPEAN ECONOMIC AND SOCIAL COMMITTEE AND THE COMMITTEE OF THE REGIONS A Competitiveness Compass for the EU</w:delText>
        </w:r>
        <w:r w:rsidRPr="00B15600" w:rsidDel="005F5A32">
          <w:delText>. 2025. Accessed: Mar. 04, 2025. [Online]. Available: https://eur-lex.europa.eu/legal-content/EN/TXT/?uri=CELEX%3A52025DC0030</w:delText>
        </w:r>
      </w:del>
    </w:p>
    <w:p w14:paraId="04F5D2B6" w14:textId="718E8D58" w:rsidR="00B15600" w:rsidRPr="00B15600" w:rsidDel="005F5A32" w:rsidRDefault="00B15600" w:rsidP="005F5A32">
      <w:pPr>
        <w:pStyle w:val="JRCLevel-3title"/>
        <w:numPr>
          <w:ilvl w:val="0"/>
          <w:numId w:val="0"/>
        </w:numPr>
        <w:rPr>
          <w:del w:id="198" w:author="Microsoft Office User" w:date="2025-03-10T12:10:00Z"/>
        </w:rPr>
        <w:pPrChange w:id="199" w:author="Microsoft Office User" w:date="2025-03-10T12:10:00Z">
          <w:pPr>
            <w:pStyle w:val="Bibliography"/>
          </w:pPr>
        </w:pPrChange>
      </w:pPr>
      <w:del w:id="200" w:author="Microsoft Office User" w:date="2025-03-10T12:10:00Z">
        <w:r w:rsidRPr="00B15600" w:rsidDel="005F5A32">
          <w:delText>[17]</w:delText>
        </w:r>
        <w:r w:rsidRPr="00B15600" w:rsidDel="005F5A32">
          <w:tab/>
          <w:delText xml:space="preserve">EUROPEAN COMMISSION, </w:delText>
        </w:r>
        <w:r w:rsidRPr="00B15600" w:rsidDel="005F5A32">
          <w:rPr>
            <w:i/>
            <w:iCs/>
          </w:rPr>
          <w:delText>Regulation (EU) 2024/1252 of the European Parliament and of the Council of 11 April 2024 establishing a framework for ensuring a secure and sustainable supply of critical raw materials and amending Regulations (EU) No 168/2013, (EU) 2018/858, (EU) 2018/1724 and (EU) 2019/1020 (Text with EEA relevance)</w:delText>
        </w:r>
        <w:r w:rsidRPr="00B15600" w:rsidDel="005F5A32">
          <w:delText>. 2024. Accessed: Mar. 04, 2025. [Online]. Available: https://eur-lex.europa.eu/eli/reg/2024/1252/oj/eng</w:delText>
        </w:r>
      </w:del>
    </w:p>
    <w:p w14:paraId="65A14EE8" w14:textId="505B951F" w:rsidR="00B15600" w:rsidRPr="00B15600" w:rsidDel="005F5A32" w:rsidRDefault="00B15600" w:rsidP="005F5A32">
      <w:pPr>
        <w:pStyle w:val="JRCLevel-3title"/>
        <w:numPr>
          <w:ilvl w:val="0"/>
          <w:numId w:val="0"/>
        </w:numPr>
        <w:rPr>
          <w:del w:id="201" w:author="Microsoft Office User" w:date="2025-03-10T12:10:00Z"/>
        </w:rPr>
        <w:pPrChange w:id="202" w:author="Microsoft Office User" w:date="2025-03-10T12:10:00Z">
          <w:pPr>
            <w:pStyle w:val="Bibliography"/>
          </w:pPr>
        </w:pPrChange>
      </w:pPr>
      <w:del w:id="203" w:author="Microsoft Office User" w:date="2025-03-10T12:10:00Z">
        <w:r w:rsidRPr="00B15600" w:rsidDel="005F5A32">
          <w:delText>[18]</w:delText>
        </w:r>
        <w:r w:rsidRPr="00B15600" w:rsidDel="005F5A32">
          <w:tab/>
          <w:delText>EUROPEAN COMMISSION, ‘Regulation (EU) 2024/1781 of the European Parliament and of the Council of 13 June 2024 establishing a framework for the setting of ecodesign requirements for sustainable products, amending Directive (EU) 2020/1828 and Regulation (EU) 2023/1542 and repealing Directive 2009/125/EC (Text with EEA relevance)’. Accessed: Mar. 04, 2025. [Online]. Available: https://eur-lex.europa.eu/eli/reg/2024/1781/oj/eng</w:delText>
        </w:r>
      </w:del>
    </w:p>
    <w:p w14:paraId="785CFC5C" w14:textId="302B4196" w:rsidR="00B15600" w:rsidRPr="00B15600" w:rsidDel="005F5A32" w:rsidRDefault="00B15600" w:rsidP="005F5A32">
      <w:pPr>
        <w:pStyle w:val="JRCLevel-3title"/>
        <w:numPr>
          <w:ilvl w:val="0"/>
          <w:numId w:val="0"/>
        </w:numPr>
        <w:rPr>
          <w:del w:id="204" w:author="Microsoft Office User" w:date="2025-03-10T12:10:00Z"/>
        </w:rPr>
        <w:pPrChange w:id="205" w:author="Microsoft Office User" w:date="2025-03-10T12:10:00Z">
          <w:pPr>
            <w:pStyle w:val="Bibliography"/>
          </w:pPr>
        </w:pPrChange>
      </w:pPr>
      <w:del w:id="206" w:author="Microsoft Office User" w:date="2025-03-10T12:10:00Z">
        <w:r w:rsidRPr="00B15600" w:rsidDel="005F5A32">
          <w:delText>[19]</w:delText>
        </w:r>
        <w:r w:rsidRPr="00B15600" w:rsidDel="005F5A32">
          <w:tab/>
          <w:delText xml:space="preserve">S. Carrara </w:delText>
        </w:r>
        <w:r w:rsidRPr="00B15600" w:rsidDel="005F5A32">
          <w:rPr>
            <w:i/>
            <w:iCs/>
          </w:rPr>
          <w:delText>et al.</w:delText>
        </w:r>
        <w:r w:rsidRPr="00B15600" w:rsidDel="005F5A32">
          <w:delText>, ‘Supply chain analysis and material demand forecast in strategic technologies and sectors in the EU – A foresight study’, JRC Publications Repository. Accessed: Jan. 31, 2025. [Online]. Available: https://publications.jrc.ec.europa.eu/repository/handle/JRC132889</w:delText>
        </w:r>
      </w:del>
    </w:p>
    <w:p w14:paraId="224A4CB6" w14:textId="5975BD86" w:rsidR="00B15600" w:rsidRPr="00B15600" w:rsidDel="005F5A32" w:rsidRDefault="00B15600" w:rsidP="005F5A32">
      <w:pPr>
        <w:pStyle w:val="JRCLevel-3title"/>
        <w:numPr>
          <w:ilvl w:val="0"/>
          <w:numId w:val="0"/>
        </w:numPr>
        <w:rPr>
          <w:del w:id="207" w:author="Microsoft Office User" w:date="2025-03-10T12:10:00Z"/>
        </w:rPr>
        <w:pPrChange w:id="208" w:author="Microsoft Office User" w:date="2025-03-10T12:10:00Z">
          <w:pPr>
            <w:pStyle w:val="Bibliography"/>
          </w:pPr>
        </w:pPrChange>
      </w:pPr>
      <w:del w:id="209" w:author="Microsoft Office User" w:date="2025-03-10T12:10:00Z">
        <w:r w:rsidRPr="00B15600" w:rsidDel="005F5A32">
          <w:delText>[20]</w:delText>
        </w:r>
        <w:r w:rsidRPr="00B15600" w:rsidDel="005F5A32">
          <w:tab/>
          <w:delText xml:space="preserve">E. Berthet </w:delText>
        </w:r>
        <w:r w:rsidRPr="00B15600" w:rsidDel="005F5A32">
          <w:rPr>
            <w:i/>
            <w:iCs/>
          </w:rPr>
          <w:delText>et al.</w:delText>
        </w:r>
        <w:r w:rsidRPr="00B15600" w:rsidDel="005F5A32">
          <w:delText xml:space="preserve">, ‘Assessing the social and environmental impacts of critical mineral supply chains for the energy transition in Europe’, </w:delText>
        </w:r>
        <w:r w:rsidRPr="00B15600" w:rsidDel="005F5A32">
          <w:rPr>
            <w:i/>
            <w:iCs/>
          </w:rPr>
          <w:delText>Global Environmental Change</w:delText>
        </w:r>
        <w:r w:rsidRPr="00B15600" w:rsidDel="005F5A32">
          <w:delText>, vol. 86, p. 102841, May 2024, doi: 10.1016/j.gloenvcha.2024.102841.</w:delText>
        </w:r>
      </w:del>
    </w:p>
    <w:p w14:paraId="176D9C30" w14:textId="383BEC37" w:rsidR="00B15600" w:rsidRPr="00B15600" w:rsidDel="005F5A32" w:rsidRDefault="00B15600" w:rsidP="005F5A32">
      <w:pPr>
        <w:pStyle w:val="JRCLevel-3title"/>
        <w:numPr>
          <w:ilvl w:val="0"/>
          <w:numId w:val="0"/>
        </w:numPr>
        <w:rPr>
          <w:del w:id="210" w:author="Microsoft Office User" w:date="2025-03-10T12:10:00Z"/>
        </w:rPr>
        <w:pPrChange w:id="211" w:author="Microsoft Office User" w:date="2025-03-10T12:10:00Z">
          <w:pPr>
            <w:pStyle w:val="Bibliography"/>
          </w:pPr>
        </w:pPrChange>
      </w:pPr>
      <w:del w:id="212" w:author="Microsoft Office User" w:date="2025-03-10T12:10:00Z">
        <w:r w:rsidRPr="00B15600" w:rsidDel="005F5A32">
          <w:delText>[21]</w:delText>
        </w:r>
        <w:r w:rsidRPr="00B15600" w:rsidDel="005F5A32">
          <w:tab/>
          <w:delText xml:space="preserve">D. Gielen, </w:delText>
        </w:r>
        <w:r w:rsidRPr="00B15600" w:rsidDel="005F5A32">
          <w:rPr>
            <w:i/>
            <w:iCs/>
          </w:rPr>
          <w:delText>Critical materials for the energy transition</w:delText>
        </w:r>
        <w:r w:rsidRPr="00B15600" w:rsidDel="005F5A32">
          <w:delText>. Abu Dhabi: International Renewable Energy Agency, 2021.</w:delText>
        </w:r>
      </w:del>
    </w:p>
    <w:p w14:paraId="630DAE82" w14:textId="795303EF" w:rsidR="00B15600" w:rsidRPr="00B15600" w:rsidDel="005F5A32" w:rsidRDefault="00B15600" w:rsidP="005F5A32">
      <w:pPr>
        <w:pStyle w:val="JRCLevel-3title"/>
        <w:numPr>
          <w:ilvl w:val="0"/>
          <w:numId w:val="0"/>
        </w:numPr>
        <w:rPr>
          <w:del w:id="213" w:author="Microsoft Office User" w:date="2025-03-10T12:10:00Z"/>
        </w:rPr>
        <w:pPrChange w:id="214" w:author="Microsoft Office User" w:date="2025-03-10T12:10:00Z">
          <w:pPr>
            <w:pStyle w:val="Bibliography"/>
          </w:pPr>
        </w:pPrChange>
      </w:pPr>
      <w:del w:id="215" w:author="Microsoft Office User" w:date="2025-03-10T12:10:00Z">
        <w:r w:rsidRPr="00B15600" w:rsidDel="005F5A32">
          <w:delText>[22]</w:delText>
        </w:r>
        <w:r w:rsidRPr="00B15600" w:rsidDel="005F5A32">
          <w:tab/>
          <w:delText>IRENA, ‘Renewable Power Generation Costs in 2023’, IRENA - International Renewable Energy Agency, Sep. 2024. Accessed: Jan. 31, 2025. [Online]. Available: https://www.irena.org/Publications/2024/Sep/Renewable-Power-Generation-Costs-in-2023</w:delText>
        </w:r>
      </w:del>
    </w:p>
    <w:p w14:paraId="1EEC9F99" w14:textId="53F8C4B7" w:rsidR="00B15600" w:rsidRPr="00B15600" w:rsidDel="005F5A32" w:rsidRDefault="00B15600" w:rsidP="005F5A32">
      <w:pPr>
        <w:pStyle w:val="JRCLevel-3title"/>
        <w:numPr>
          <w:ilvl w:val="0"/>
          <w:numId w:val="0"/>
        </w:numPr>
        <w:rPr>
          <w:del w:id="216" w:author="Microsoft Office User" w:date="2025-03-10T12:10:00Z"/>
        </w:rPr>
        <w:pPrChange w:id="217" w:author="Microsoft Office User" w:date="2025-03-10T12:10:00Z">
          <w:pPr>
            <w:pStyle w:val="Bibliography"/>
          </w:pPr>
        </w:pPrChange>
      </w:pPr>
      <w:del w:id="218" w:author="Microsoft Office User" w:date="2025-03-10T12:10:00Z">
        <w:r w:rsidRPr="00B15600" w:rsidDel="005F5A32">
          <w:delText>[23]</w:delText>
        </w:r>
        <w:r w:rsidRPr="00B15600" w:rsidDel="005F5A32">
          <w:tab/>
          <w:delText xml:space="preserve">M. Lorca, M. Olivera Andrade, M. Escosteguy, J. Köppel, M. Scoville-Simonds, and M. Hufty, ‘Mining indigenous territories: Consensus, tensions and ambivalences in the Salar de Atacama’, </w:delText>
        </w:r>
        <w:r w:rsidRPr="00B15600" w:rsidDel="005F5A32">
          <w:rPr>
            <w:i/>
            <w:iCs/>
          </w:rPr>
          <w:delText>The Extractive Industries and Society</w:delText>
        </w:r>
        <w:r w:rsidRPr="00B15600" w:rsidDel="005F5A32">
          <w:delText>, vol. 9, p. 101047, Mar. 2022, doi: 10.1016/j.exis.2022.101047.</w:delText>
        </w:r>
      </w:del>
    </w:p>
    <w:p w14:paraId="76B37969" w14:textId="6E3747A9" w:rsidR="00B15600" w:rsidRPr="00B15600" w:rsidDel="005F5A32" w:rsidRDefault="00B15600" w:rsidP="005F5A32">
      <w:pPr>
        <w:pStyle w:val="JRCLevel-3title"/>
        <w:numPr>
          <w:ilvl w:val="0"/>
          <w:numId w:val="0"/>
        </w:numPr>
        <w:rPr>
          <w:del w:id="219" w:author="Microsoft Office User" w:date="2025-03-10T12:10:00Z"/>
        </w:rPr>
        <w:pPrChange w:id="220" w:author="Microsoft Office User" w:date="2025-03-10T12:10:00Z">
          <w:pPr>
            <w:pStyle w:val="Bibliography"/>
          </w:pPr>
        </w:pPrChange>
      </w:pPr>
      <w:del w:id="221" w:author="Microsoft Office User" w:date="2025-03-10T12:10:00Z">
        <w:r w:rsidRPr="00B15600" w:rsidDel="005F5A32">
          <w:delText>[24]</w:delText>
        </w:r>
        <w:r w:rsidRPr="00B15600" w:rsidDel="005F5A32">
          <w:tab/>
          <w:delText>C. Chaves, E. Pereira, P. Ferreira, and A. Guerner Dias, ‘Concerns about lithium extraction: A review and application for Portugal</w:delText>
        </w:r>
        <w:r w:rsidRPr="00B15600" w:rsidDel="005F5A32">
          <w:rPr>
            <w:rFonts w:ascii="Segoe UI Symbol" w:hAnsi="Segoe UI Symbol" w:cs="Segoe UI Symbol"/>
          </w:rPr>
          <w:delText>✰</w:delText>
        </w:r>
        <w:r w:rsidRPr="00B15600" w:rsidDel="005F5A32">
          <w:delText xml:space="preserve">’, </w:delText>
        </w:r>
        <w:r w:rsidRPr="00B15600" w:rsidDel="005F5A32">
          <w:rPr>
            <w:i/>
            <w:iCs/>
          </w:rPr>
          <w:delText>The Extractive Industries and Society</w:delText>
        </w:r>
        <w:r w:rsidRPr="00B15600" w:rsidDel="005F5A32">
          <w:delText>, vol. 8, no. 3, p. 100928, Sep. 2021, doi: 10.1016/j.exis.2021.100928.</w:delText>
        </w:r>
      </w:del>
    </w:p>
    <w:p w14:paraId="5E45A043" w14:textId="2B6241DE" w:rsidR="00B15600" w:rsidRPr="00B15600" w:rsidDel="005F5A32" w:rsidRDefault="00B15600" w:rsidP="005F5A32">
      <w:pPr>
        <w:pStyle w:val="JRCLevel-3title"/>
        <w:numPr>
          <w:ilvl w:val="0"/>
          <w:numId w:val="0"/>
        </w:numPr>
        <w:rPr>
          <w:del w:id="222" w:author="Microsoft Office User" w:date="2025-03-10T12:10:00Z"/>
        </w:rPr>
        <w:pPrChange w:id="223" w:author="Microsoft Office User" w:date="2025-03-10T12:10:00Z">
          <w:pPr>
            <w:pStyle w:val="Bibliography"/>
          </w:pPr>
        </w:pPrChange>
      </w:pPr>
      <w:del w:id="224" w:author="Microsoft Office User" w:date="2025-03-10T12:10:00Z">
        <w:r w:rsidRPr="00B15600" w:rsidDel="005F5A32">
          <w:delText>[25]</w:delText>
        </w:r>
        <w:r w:rsidRPr="00B15600" w:rsidDel="005F5A32">
          <w:tab/>
          <w:delText xml:space="preserve">A. Dunlap and M. Riquito, ‘Social warfare for lithium extraction? Open-pit lithium mining, counterinsurgency tactics and enforcing green extractivism in northern Portugal’, </w:delText>
        </w:r>
        <w:r w:rsidRPr="00B15600" w:rsidDel="005F5A32">
          <w:rPr>
            <w:i/>
            <w:iCs/>
          </w:rPr>
          <w:delText>Energy Research &amp; Social Science</w:delText>
        </w:r>
        <w:r w:rsidRPr="00B15600" w:rsidDel="005F5A32">
          <w:delText>, vol. 95, p. 102912, Jan. 2023, doi: 10.1016/j.erss.2022.102912.</w:delText>
        </w:r>
      </w:del>
    </w:p>
    <w:p w14:paraId="30221291" w14:textId="0CBA1D25" w:rsidR="00B15600" w:rsidRPr="00B15600" w:rsidDel="005F5A32" w:rsidRDefault="00B15600" w:rsidP="005F5A32">
      <w:pPr>
        <w:pStyle w:val="JRCLevel-3title"/>
        <w:numPr>
          <w:ilvl w:val="0"/>
          <w:numId w:val="0"/>
        </w:numPr>
        <w:rPr>
          <w:del w:id="225" w:author="Microsoft Office User" w:date="2025-03-10T12:10:00Z"/>
        </w:rPr>
        <w:pPrChange w:id="226" w:author="Microsoft Office User" w:date="2025-03-10T12:10:00Z">
          <w:pPr>
            <w:pStyle w:val="Bibliography"/>
          </w:pPr>
        </w:pPrChange>
      </w:pPr>
      <w:del w:id="227" w:author="Microsoft Office User" w:date="2025-03-10T12:10:00Z">
        <w:r w:rsidRPr="00B15600" w:rsidDel="005F5A32">
          <w:delText>[26]</w:delText>
        </w:r>
        <w:r w:rsidRPr="00B15600" w:rsidDel="005F5A32">
          <w:tab/>
          <w:delText xml:space="preserve">L. J. Sonter, M. C. Dade, J. E. M. Watson, and R. K. Valenta, ‘Renewable energy production will exacerbate mining threats to biodiversity’, </w:delText>
        </w:r>
        <w:r w:rsidRPr="00B15600" w:rsidDel="005F5A32">
          <w:rPr>
            <w:i/>
            <w:iCs/>
          </w:rPr>
          <w:delText>Nat Commun</w:delText>
        </w:r>
        <w:r w:rsidRPr="00B15600" w:rsidDel="005F5A32">
          <w:delText>, vol. 11, no. 1, p. 4174, Sep. 2020, doi: 10.1038/s41467-020-17928-5.</w:delText>
        </w:r>
      </w:del>
    </w:p>
    <w:p w14:paraId="262F118E" w14:textId="2124B951" w:rsidR="00B15600" w:rsidRPr="00B15600" w:rsidDel="005F5A32" w:rsidRDefault="00B15600" w:rsidP="005F5A32">
      <w:pPr>
        <w:pStyle w:val="JRCLevel-3title"/>
        <w:numPr>
          <w:ilvl w:val="0"/>
          <w:numId w:val="0"/>
        </w:numPr>
        <w:rPr>
          <w:del w:id="228" w:author="Microsoft Office User" w:date="2025-03-10T12:10:00Z"/>
        </w:rPr>
        <w:pPrChange w:id="229" w:author="Microsoft Office User" w:date="2025-03-10T12:10:00Z">
          <w:pPr>
            <w:pStyle w:val="Bibliography"/>
          </w:pPr>
        </w:pPrChange>
      </w:pPr>
      <w:del w:id="230" w:author="Microsoft Office User" w:date="2025-03-10T12:10:00Z">
        <w:r w:rsidRPr="00B15600" w:rsidDel="005F5A32">
          <w:delText>[27]</w:delText>
        </w:r>
        <w:r w:rsidRPr="00B15600" w:rsidDel="005F5A32">
          <w:tab/>
          <w:delText xml:space="preserve">S. Luckeneder, S. Giljum, A. Schaffartzik, V. Maus, and M. Tost, ‘Surge in global metal mining threatens vulnerable ecosystems’, </w:delText>
        </w:r>
        <w:r w:rsidRPr="00B15600" w:rsidDel="005F5A32">
          <w:rPr>
            <w:i/>
            <w:iCs/>
          </w:rPr>
          <w:delText>Global Environmental Change</w:delText>
        </w:r>
        <w:r w:rsidRPr="00B15600" w:rsidDel="005F5A32">
          <w:delText>, vol. 69, p. 102303, Jul. 2021, doi: 10.1016/j.gloenvcha.2021.102303.</w:delText>
        </w:r>
      </w:del>
    </w:p>
    <w:p w14:paraId="76C135FF" w14:textId="33E9AF22" w:rsidR="00B15600" w:rsidRPr="00B15600" w:rsidDel="005F5A32" w:rsidRDefault="00B15600" w:rsidP="005F5A32">
      <w:pPr>
        <w:pStyle w:val="JRCLevel-3title"/>
        <w:numPr>
          <w:ilvl w:val="0"/>
          <w:numId w:val="0"/>
        </w:numPr>
        <w:rPr>
          <w:del w:id="231" w:author="Microsoft Office User" w:date="2025-03-10T12:10:00Z"/>
        </w:rPr>
        <w:pPrChange w:id="232" w:author="Microsoft Office User" w:date="2025-03-10T12:10:00Z">
          <w:pPr>
            <w:pStyle w:val="Bibliography"/>
          </w:pPr>
        </w:pPrChange>
      </w:pPr>
      <w:del w:id="233" w:author="Microsoft Office User" w:date="2025-03-10T12:10:00Z">
        <w:r w:rsidRPr="00B15600" w:rsidDel="005F5A32">
          <w:delText>[28]</w:delText>
        </w:r>
        <w:r w:rsidRPr="00B15600" w:rsidDel="005F5A32">
          <w:tab/>
          <w:delText xml:space="preserve">G. Bridge, ‘CONTESTED TERRAIN: Mining and the Environment’, </w:delText>
        </w:r>
        <w:r w:rsidRPr="00B15600" w:rsidDel="005F5A32">
          <w:rPr>
            <w:i/>
            <w:iCs/>
          </w:rPr>
          <w:delText>Annual Review of Environment and Resources</w:delText>
        </w:r>
        <w:r w:rsidRPr="00B15600" w:rsidDel="005F5A32">
          <w:delText>, vol. 29, no. Volume 29, 2004, pp. 205–259, Nov. 2004, doi: 10.1146/annurev.energy.28.011503.163434.</w:delText>
        </w:r>
      </w:del>
    </w:p>
    <w:p w14:paraId="6D41676D" w14:textId="51BD12BB" w:rsidR="00B15600" w:rsidRPr="00B15600" w:rsidDel="005F5A32" w:rsidRDefault="00B15600" w:rsidP="005F5A32">
      <w:pPr>
        <w:pStyle w:val="JRCLevel-3title"/>
        <w:numPr>
          <w:ilvl w:val="0"/>
          <w:numId w:val="0"/>
        </w:numPr>
        <w:rPr>
          <w:del w:id="234" w:author="Microsoft Office User" w:date="2025-03-10T12:10:00Z"/>
        </w:rPr>
        <w:pPrChange w:id="235" w:author="Microsoft Office User" w:date="2025-03-10T12:10:00Z">
          <w:pPr>
            <w:pStyle w:val="Bibliography"/>
          </w:pPr>
        </w:pPrChange>
      </w:pPr>
      <w:del w:id="236" w:author="Microsoft Office User" w:date="2025-03-10T12:10:00Z">
        <w:r w:rsidRPr="00B15600" w:rsidDel="005F5A32">
          <w:delText>[29]</w:delText>
        </w:r>
        <w:r w:rsidRPr="00B15600" w:rsidDel="005F5A32">
          <w:tab/>
          <w:delText xml:space="preserve">G. P. Asner, W. Llactayo, R. Tupayachi, and E. R. Luna, ‘Elevated rates of gold mining in the Amazon revealed through high-resolution monitoring’, </w:delText>
        </w:r>
        <w:r w:rsidRPr="00B15600" w:rsidDel="005F5A32">
          <w:rPr>
            <w:i/>
            <w:iCs/>
          </w:rPr>
          <w:delText>Proceedings of the National Academy of Sciences</w:delText>
        </w:r>
        <w:r w:rsidRPr="00B15600" w:rsidDel="005F5A32">
          <w:delText>, vol. 110, no. 46, pp. 18454–18459, Nov. 2013, doi: 10.1073/pnas.1318271110.</w:delText>
        </w:r>
      </w:del>
    </w:p>
    <w:p w14:paraId="0129C11B" w14:textId="0BAF150B" w:rsidR="00B15600" w:rsidRPr="00B15600" w:rsidDel="005F5A32" w:rsidRDefault="00B15600" w:rsidP="005F5A32">
      <w:pPr>
        <w:pStyle w:val="JRCLevel-3title"/>
        <w:numPr>
          <w:ilvl w:val="0"/>
          <w:numId w:val="0"/>
        </w:numPr>
        <w:rPr>
          <w:del w:id="237" w:author="Microsoft Office User" w:date="2025-03-10T12:10:00Z"/>
        </w:rPr>
        <w:pPrChange w:id="238" w:author="Microsoft Office User" w:date="2025-03-10T12:10:00Z">
          <w:pPr>
            <w:pStyle w:val="Bibliography"/>
          </w:pPr>
        </w:pPrChange>
      </w:pPr>
      <w:del w:id="239" w:author="Microsoft Office User" w:date="2025-03-10T12:10:00Z">
        <w:r w:rsidRPr="00B15600" w:rsidDel="005F5A32">
          <w:delText>[30]</w:delText>
        </w:r>
        <w:r w:rsidRPr="00B15600" w:rsidDel="005F5A32">
          <w:tab/>
          <w:delText xml:space="preserve">S. H. Ali </w:delText>
        </w:r>
        <w:r w:rsidRPr="00B15600" w:rsidDel="005F5A32">
          <w:rPr>
            <w:i/>
            <w:iCs/>
          </w:rPr>
          <w:delText>et al.</w:delText>
        </w:r>
        <w:r w:rsidRPr="00B15600" w:rsidDel="005F5A32">
          <w:delText xml:space="preserve">, ‘Mineral supply for sustainable development requires resource governance’, </w:delText>
        </w:r>
        <w:r w:rsidRPr="00B15600" w:rsidDel="005F5A32">
          <w:rPr>
            <w:i/>
            <w:iCs/>
          </w:rPr>
          <w:delText>Nature</w:delText>
        </w:r>
        <w:r w:rsidRPr="00B15600" w:rsidDel="005F5A32">
          <w:delText>, vol. 543, no. 7645, pp. 367–372, Mar. 2017, doi: 10.1038/nature21359.</w:delText>
        </w:r>
      </w:del>
    </w:p>
    <w:p w14:paraId="39E1C9B4" w14:textId="1210EFE6" w:rsidR="00B15600" w:rsidRPr="00B15600" w:rsidDel="005F5A32" w:rsidRDefault="00B15600" w:rsidP="005F5A32">
      <w:pPr>
        <w:pStyle w:val="JRCLevel-3title"/>
        <w:numPr>
          <w:ilvl w:val="0"/>
          <w:numId w:val="0"/>
        </w:numPr>
        <w:rPr>
          <w:del w:id="240" w:author="Microsoft Office User" w:date="2025-03-10T12:10:00Z"/>
        </w:rPr>
        <w:pPrChange w:id="241" w:author="Microsoft Office User" w:date="2025-03-10T12:10:00Z">
          <w:pPr>
            <w:pStyle w:val="Bibliography"/>
          </w:pPr>
        </w:pPrChange>
      </w:pPr>
      <w:del w:id="242" w:author="Microsoft Office User" w:date="2025-03-10T12:10:00Z">
        <w:r w:rsidRPr="00B15600" w:rsidDel="005F5A32">
          <w:delText>[31]</w:delText>
        </w:r>
        <w:r w:rsidRPr="00B15600" w:rsidDel="005F5A32">
          <w:tab/>
          <w:delText xml:space="preserve">R. J. Smith, R. D. J. Muir, M. J. Walpole, A. Balmford, and N. Leader-Williams, ‘Governance and the loss of biodiversity’, </w:delText>
        </w:r>
        <w:r w:rsidRPr="00B15600" w:rsidDel="005F5A32">
          <w:rPr>
            <w:i/>
            <w:iCs/>
          </w:rPr>
          <w:delText>Nature</w:delText>
        </w:r>
        <w:r w:rsidRPr="00B15600" w:rsidDel="005F5A32">
          <w:delText>, vol. 426, no. 6962, pp. 67–70, Nov. 2003, doi: 10.1038/nature02025.</w:delText>
        </w:r>
      </w:del>
    </w:p>
    <w:p w14:paraId="2603CE44" w14:textId="58855D34" w:rsidR="00B15600" w:rsidRPr="00B15600" w:rsidDel="005F5A32" w:rsidRDefault="00B15600" w:rsidP="005F5A32">
      <w:pPr>
        <w:pStyle w:val="JRCLevel-3title"/>
        <w:numPr>
          <w:ilvl w:val="0"/>
          <w:numId w:val="0"/>
        </w:numPr>
        <w:rPr>
          <w:del w:id="243" w:author="Microsoft Office User" w:date="2025-03-10T12:10:00Z"/>
        </w:rPr>
        <w:pPrChange w:id="244" w:author="Microsoft Office User" w:date="2025-03-10T12:10:00Z">
          <w:pPr>
            <w:pStyle w:val="Bibliography"/>
          </w:pPr>
        </w:pPrChange>
      </w:pPr>
      <w:del w:id="245" w:author="Microsoft Office User" w:date="2025-03-10T12:10:00Z">
        <w:r w:rsidRPr="00B15600" w:rsidDel="005F5A32">
          <w:delText>[32]</w:delText>
        </w:r>
        <w:r w:rsidRPr="00B15600" w:rsidDel="005F5A32">
          <w:tab/>
          <w:delText xml:space="preserve">V. Butsic, M. Baumann, A. Shortland, S. Walker, and T. Kuemmerle, ‘Conservation and conflict in the Democratic Republic of Congo: The impacts of warfare, mining, and protected areas on deforestation’, </w:delText>
        </w:r>
        <w:r w:rsidRPr="00B15600" w:rsidDel="005F5A32">
          <w:rPr>
            <w:i/>
            <w:iCs/>
          </w:rPr>
          <w:delText>Biological Conservation</w:delText>
        </w:r>
        <w:r w:rsidRPr="00B15600" w:rsidDel="005F5A32">
          <w:delText>, vol. 191, pp. 266–273, Nov. 2015, doi: 10.1016/j.biocon.2015.06.037.</w:delText>
        </w:r>
      </w:del>
    </w:p>
    <w:p w14:paraId="7B0CDDC4" w14:textId="2F3C66E9" w:rsidR="00B15600" w:rsidRPr="00B15600" w:rsidDel="005F5A32" w:rsidRDefault="00B15600" w:rsidP="005F5A32">
      <w:pPr>
        <w:pStyle w:val="JRCLevel-3title"/>
        <w:numPr>
          <w:ilvl w:val="0"/>
          <w:numId w:val="0"/>
        </w:numPr>
        <w:rPr>
          <w:del w:id="246" w:author="Microsoft Office User" w:date="2025-03-10T12:10:00Z"/>
        </w:rPr>
        <w:pPrChange w:id="247" w:author="Microsoft Office User" w:date="2025-03-10T12:10:00Z">
          <w:pPr>
            <w:pStyle w:val="Bibliography"/>
          </w:pPr>
        </w:pPrChange>
      </w:pPr>
      <w:del w:id="248" w:author="Microsoft Office User" w:date="2025-03-10T12:10:00Z">
        <w:r w:rsidRPr="00B15600" w:rsidDel="005F5A32">
          <w:delText>[33]</w:delText>
        </w:r>
        <w:r w:rsidRPr="00B15600" w:rsidDel="005F5A32">
          <w:tab/>
          <w:delText xml:space="preserve">W. F. Laurance, ‘The perils of payoff: corruption as a threat to global biodiversity’, </w:delText>
        </w:r>
        <w:r w:rsidRPr="00B15600" w:rsidDel="005F5A32">
          <w:rPr>
            <w:i/>
            <w:iCs/>
          </w:rPr>
          <w:delText>Trends Ecol Evol</w:delText>
        </w:r>
        <w:r w:rsidRPr="00B15600" w:rsidDel="005F5A32">
          <w:delText>, vol. 19, no. 8, pp. 399–401, Aug. 2004, doi: 10.1016/j.tree.2004.06.001.</w:delText>
        </w:r>
      </w:del>
    </w:p>
    <w:p w14:paraId="37A4AAF4" w14:textId="628897AC" w:rsidR="00B15600" w:rsidRPr="00B15600" w:rsidDel="005F5A32" w:rsidRDefault="00B15600" w:rsidP="005F5A32">
      <w:pPr>
        <w:pStyle w:val="JRCLevel-3title"/>
        <w:numPr>
          <w:ilvl w:val="0"/>
          <w:numId w:val="0"/>
        </w:numPr>
        <w:rPr>
          <w:del w:id="249" w:author="Microsoft Office User" w:date="2025-03-10T12:10:00Z"/>
        </w:rPr>
        <w:pPrChange w:id="250" w:author="Microsoft Office User" w:date="2025-03-10T12:10:00Z">
          <w:pPr>
            <w:pStyle w:val="Bibliography"/>
          </w:pPr>
        </w:pPrChange>
      </w:pPr>
      <w:del w:id="251" w:author="Microsoft Office User" w:date="2025-03-10T12:10:00Z">
        <w:r w:rsidRPr="00B15600" w:rsidDel="005F5A32">
          <w:delText>[34]</w:delText>
        </w:r>
        <w:r w:rsidRPr="00B15600" w:rsidDel="005F5A32">
          <w:tab/>
          <w:delText>CE Delft and Prognos, ‘CO2 reduction potential in European waste management’, 2022. Accessed: Mar. 04, 2025. [Online]. Available: https://cedelft.eu/publications/co2-reduction-potential-in-european-waste-management/</w:delText>
        </w:r>
      </w:del>
    </w:p>
    <w:p w14:paraId="433F2B22" w14:textId="2388D443" w:rsidR="00B15600" w:rsidRPr="00B15600" w:rsidDel="005F5A32" w:rsidRDefault="00B15600" w:rsidP="005F5A32">
      <w:pPr>
        <w:pStyle w:val="JRCLevel-3title"/>
        <w:numPr>
          <w:ilvl w:val="0"/>
          <w:numId w:val="0"/>
        </w:numPr>
        <w:rPr>
          <w:del w:id="252" w:author="Microsoft Office User" w:date="2025-03-10T12:10:00Z"/>
        </w:rPr>
        <w:pPrChange w:id="253" w:author="Microsoft Office User" w:date="2025-03-10T12:10:00Z">
          <w:pPr>
            <w:pStyle w:val="Bibliography"/>
          </w:pPr>
        </w:pPrChange>
      </w:pPr>
      <w:del w:id="254" w:author="Microsoft Office User" w:date="2025-03-10T12:10:00Z">
        <w:r w:rsidRPr="00B15600" w:rsidDel="005F5A32">
          <w:delText>[35]</w:delText>
        </w:r>
        <w:r w:rsidRPr="00B15600" w:rsidDel="005F5A32">
          <w:tab/>
          <w:delText>Systemiq, ‘ReShaping Plastics: Pathways to a Circular, Climate Neutral Plastics System in Europe’, 2022. [Online]. Available: https://www.systemiq.earth/wp-content/uploads/2022/05/ReShapingPlastics-ES-v1.7.pdf</w:delText>
        </w:r>
      </w:del>
    </w:p>
    <w:p w14:paraId="69667EAE" w14:textId="14448E5F" w:rsidR="00B15600" w:rsidRPr="00B15600" w:rsidDel="005F5A32" w:rsidRDefault="00B15600" w:rsidP="005F5A32">
      <w:pPr>
        <w:pStyle w:val="JRCLevel-3title"/>
        <w:numPr>
          <w:ilvl w:val="0"/>
          <w:numId w:val="0"/>
        </w:numPr>
        <w:rPr>
          <w:del w:id="255" w:author="Microsoft Office User" w:date="2025-03-10T12:10:00Z"/>
        </w:rPr>
        <w:pPrChange w:id="256" w:author="Microsoft Office User" w:date="2025-03-10T12:10:00Z">
          <w:pPr>
            <w:pStyle w:val="Bibliography"/>
          </w:pPr>
        </w:pPrChange>
      </w:pPr>
      <w:del w:id="257" w:author="Microsoft Office User" w:date="2025-03-10T12:10:00Z">
        <w:r w:rsidRPr="00B15600" w:rsidDel="005F5A32">
          <w:delText>[36]</w:delText>
        </w:r>
        <w:r w:rsidRPr="00B15600" w:rsidDel="005F5A32">
          <w:tab/>
          <w:delText xml:space="preserve">Le Den, X. </w:delText>
        </w:r>
        <w:r w:rsidRPr="00B15600" w:rsidDel="005F5A32">
          <w:rPr>
            <w:i/>
            <w:iCs/>
          </w:rPr>
          <w:delText>et al.</w:delText>
        </w:r>
        <w:r w:rsidRPr="00B15600" w:rsidDel="005F5A32">
          <w:delText>, ‘Quantification methodology for, and analysis of, the decarbonisation benefits of sectoral circular economy actions: Final report.’, Ranboll, Fraunhofer ISI, Eco Logic, 2020. [Online]. Available: https://brandcentral.ramboll.com/share/Ntjri6mNKZonSD19BGCH</w:delText>
        </w:r>
      </w:del>
    </w:p>
    <w:p w14:paraId="50831597" w14:textId="6DA03B40" w:rsidR="00EA6958" w:rsidRPr="00EA6958" w:rsidDel="005F5A32" w:rsidRDefault="00EA6958" w:rsidP="005F5A32">
      <w:pPr>
        <w:pStyle w:val="JRCLevel-3title"/>
        <w:numPr>
          <w:ilvl w:val="0"/>
          <w:numId w:val="0"/>
        </w:numPr>
        <w:rPr>
          <w:del w:id="258" w:author="Microsoft Office User" w:date="2025-03-10T12:10:00Z"/>
        </w:rPr>
        <w:pPrChange w:id="259" w:author="Microsoft Office User" w:date="2025-03-10T12:10:00Z">
          <w:pPr>
            <w:pStyle w:val="JRCText"/>
          </w:pPr>
        </w:pPrChange>
      </w:pPr>
      <w:del w:id="260" w:author="Microsoft Office User" w:date="2025-03-10T12:10:00Z">
        <w:r w:rsidDel="005F5A32">
          <w:fldChar w:fldCharType="end"/>
        </w:r>
      </w:del>
    </w:p>
    <w:p w14:paraId="1FA6A405" w14:textId="53CF5FA2" w:rsidR="008D6E5C" w:rsidRPr="00067AFD" w:rsidDel="005F5A32" w:rsidRDefault="008D6E5C" w:rsidP="005F5A32">
      <w:pPr>
        <w:pStyle w:val="JRCLevel-3title"/>
        <w:numPr>
          <w:ilvl w:val="0"/>
          <w:numId w:val="0"/>
        </w:numPr>
        <w:rPr>
          <w:del w:id="261" w:author="Microsoft Office User" w:date="2025-03-10T12:10:00Z"/>
          <w:rFonts w:eastAsia="EC Square Sans Pro" w:cs="EC Square Sans Pro"/>
          <w:highlight w:val="magenta"/>
        </w:rPr>
        <w:pPrChange w:id="262" w:author="Microsoft Office User" w:date="2025-03-10T12:10:00Z">
          <w:pPr>
            <w:pStyle w:val="JRCLevel-3title"/>
          </w:pPr>
        </w:pPrChange>
      </w:pPr>
      <w:del w:id="263" w:author="Microsoft Office User" w:date="2025-03-10T12:10:00Z">
        <w:r w:rsidRPr="00067AFD" w:rsidDel="005F5A32">
          <w:rPr>
            <w:rFonts w:eastAsia="EC Square Sans Pro" w:cs="EC Square Sans Pro"/>
            <w:highlight w:val="magenta"/>
          </w:rPr>
          <w:delText>References</w:delText>
        </w:r>
        <w:bookmarkEnd w:id="147"/>
        <w:r w:rsidR="00EA6958" w:rsidRPr="00067AFD" w:rsidDel="005F5A32">
          <w:rPr>
            <w:rFonts w:eastAsia="EC Square Sans Pro" w:cs="EC Square Sans Pro"/>
            <w:highlight w:val="magenta"/>
          </w:rPr>
          <w:delText xml:space="preserve"> (manual addition - </w:delText>
        </w:r>
        <w:r w:rsidR="00EA6958" w:rsidRPr="00067AFD" w:rsidDel="005F5A32">
          <w:rPr>
            <w:rFonts w:eastAsia="EC Square Sans Pro" w:cs="EC Square Sans Pro"/>
            <w:highlight w:val="magenta"/>
          </w:rPr>
          <w:tab/>
          <w:delText>TO DELETE)</w:delText>
        </w:r>
      </w:del>
    </w:p>
    <w:p w14:paraId="099C4A2A" w14:textId="443E591E" w:rsidR="008D6E5C" w:rsidRPr="008D6E5C" w:rsidDel="005F5A32" w:rsidRDefault="008D6E5C" w:rsidP="005F5A32">
      <w:pPr>
        <w:pStyle w:val="JRCLevel-3title"/>
        <w:numPr>
          <w:ilvl w:val="0"/>
          <w:numId w:val="0"/>
        </w:numPr>
        <w:rPr>
          <w:del w:id="264" w:author="Microsoft Office User" w:date="2025-03-10T12:10:00Z"/>
          <w:color w:val="70AD47" w:themeColor="accent6"/>
        </w:rPr>
        <w:pPrChange w:id="265" w:author="Microsoft Office User" w:date="2025-03-10T12:10:00Z">
          <w:pPr>
            <w:pStyle w:val="JRCText"/>
          </w:pPr>
        </w:pPrChange>
      </w:pPr>
      <w:del w:id="266" w:author="Microsoft Office User" w:date="2025-03-10T12:10:00Z">
        <w:r w:rsidRPr="008D6E5C" w:rsidDel="005F5A32">
          <w:rPr>
            <w:color w:val="70AD47" w:themeColor="accent6"/>
          </w:rPr>
          <w:delText>Section 2.1</w:delText>
        </w:r>
      </w:del>
    </w:p>
    <w:p w14:paraId="56EF0D36" w14:textId="063AA854" w:rsidR="008D6E5C" w:rsidRPr="008D6E5C" w:rsidDel="005F5A32" w:rsidRDefault="008D6E5C" w:rsidP="005F5A32">
      <w:pPr>
        <w:pStyle w:val="JRCLevel-3title"/>
        <w:numPr>
          <w:ilvl w:val="0"/>
          <w:numId w:val="0"/>
        </w:numPr>
        <w:rPr>
          <w:del w:id="267" w:author="Microsoft Office User" w:date="2025-03-10T12:10:00Z"/>
        </w:rPr>
        <w:pPrChange w:id="268" w:author="Microsoft Office User" w:date="2025-03-10T12:10:00Z">
          <w:pPr>
            <w:pStyle w:val="JRCTextnumberedlist1"/>
            <w:keepLines/>
            <w:numPr>
              <w:numId w:val="50"/>
            </w:numPr>
            <w:spacing w:before="80" w:after="80" w:line="250" w:lineRule="atLeast"/>
            <w:ind w:left="284" w:hanging="284"/>
            <w:jc w:val="left"/>
          </w:pPr>
        </w:pPrChange>
      </w:pPr>
      <w:del w:id="269" w:author="Microsoft Office User" w:date="2025-03-10T12:10:00Z">
        <w:r w:rsidRPr="008D6E5C" w:rsidDel="005F5A32">
          <w:delText xml:space="preserve">European Commission - Joint Research Centre (EC-JRC) (2024b). Consumption Footprint Platform. https://eplca.jrc.ec.europa.eu/ConsumptionFootprintPlatform.html  </w:delText>
        </w:r>
      </w:del>
    </w:p>
    <w:p w14:paraId="2BDAAFB4" w14:textId="7C7E61ED" w:rsidR="008D6E5C" w:rsidRPr="008D6E5C" w:rsidDel="005F5A32" w:rsidRDefault="008D6E5C" w:rsidP="005F5A32">
      <w:pPr>
        <w:pStyle w:val="JRCLevel-3title"/>
        <w:numPr>
          <w:ilvl w:val="0"/>
          <w:numId w:val="0"/>
        </w:numPr>
        <w:rPr>
          <w:del w:id="270" w:author="Microsoft Office User" w:date="2025-03-10T12:10:00Z"/>
        </w:rPr>
        <w:pPrChange w:id="271" w:author="Microsoft Office User" w:date="2025-03-10T12:10:00Z">
          <w:pPr>
            <w:pStyle w:val="JRCTextnumberedlist1"/>
            <w:keepLines/>
            <w:numPr>
              <w:numId w:val="50"/>
            </w:numPr>
            <w:spacing w:before="80" w:after="80" w:line="250" w:lineRule="atLeast"/>
            <w:ind w:left="284" w:hanging="284"/>
            <w:jc w:val="left"/>
          </w:pPr>
        </w:pPrChange>
      </w:pPr>
      <w:del w:id="272" w:author="Microsoft Office User" w:date="2025-03-10T12:10:00Z">
        <w:r w:rsidRPr="008D6E5C" w:rsidDel="005F5A32">
          <w:rPr>
            <w:lang w:val="it-IT"/>
          </w:rPr>
          <w:delText xml:space="preserve">Sanyé-Mengual, E., Pasqualino, R., Omodara, L., Frankowska, A., Wierzgala, P., Chiorrini, A., Bennett, M.J., Listorti, G., Sala, S., (forthcoming). </w:delText>
        </w:r>
        <w:r w:rsidRPr="008D6E5C" w:rsidDel="005F5A32">
          <w:delText>Consumption Footprint and Domestic Footprint Monitoring report 2024: update in methodology, data and policy uses. Publications Office of the European Union, Luxembourg, JRC138470.</w:delText>
        </w:r>
      </w:del>
    </w:p>
    <w:p w14:paraId="7F93531F" w14:textId="2EB6E6B3" w:rsidR="008D6E5C" w:rsidRPr="008D6E5C" w:rsidDel="005F5A32" w:rsidRDefault="008D6E5C" w:rsidP="005F5A32">
      <w:pPr>
        <w:pStyle w:val="JRCLevel-3title"/>
        <w:numPr>
          <w:ilvl w:val="0"/>
          <w:numId w:val="0"/>
        </w:numPr>
        <w:rPr>
          <w:del w:id="273" w:author="Microsoft Office User" w:date="2025-03-10T12:10:00Z"/>
        </w:rPr>
        <w:pPrChange w:id="274" w:author="Microsoft Office User" w:date="2025-03-10T12:10:00Z">
          <w:pPr>
            <w:pStyle w:val="JRCTextnumberedlist1"/>
            <w:keepLines/>
            <w:numPr>
              <w:numId w:val="50"/>
            </w:numPr>
            <w:spacing w:before="80" w:after="80" w:line="250" w:lineRule="atLeast"/>
            <w:ind w:left="284" w:hanging="284"/>
            <w:jc w:val="left"/>
          </w:pPr>
        </w:pPrChange>
      </w:pPr>
      <w:del w:id="275" w:author="Microsoft Office User" w:date="2025-03-10T12:10:00Z">
        <w:r w:rsidRPr="008D6E5C" w:rsidDel="005F5A32">
          <w:rPr>
            <w:lang w:val="it-IT"/>
          </w:rPr>
          <w:delText>Sanyé</w:delText>
        </w:r>
        <w:r w:rsidRPr="008D6E5C" w:rsidDel="005F5A32">
          <w:rPr>
            <w:rFonts w:ascii="Cambria Math" w:hAnsi="Cambria Math" w:cs="Cambria Math"/>
            <w:lang w:val="it-IT"/>
          </w:rPr>
          <w:delText>‐</w:delText>
        </w:r>
        <w:r w:rsidRPr="008D6E5C" w:rsidDel="005F5A32">
          <w:rPr>
            <w:lang w:val="it-IT"/>
          </w:rPr>
          <w:delText xml:space="preserve">Mengual, E., Sala, S. (2022). </w:delText>
        </w:r>
        <w:r w:rsidRPr="008D6E5C" w:rsidDel="005F5A32">
          <w:delText>Life Cycle Assessment support to environmental ambitions of EU policies and the Sustainable Development Goals. Integrated Environmental Assessment and Management, 18(5), 1221–1232.</w:delText>
        </w:r>
      </w:del>
    </w:p>
    <w:p w14:paraId="51E8B815" w14:textId="256C906A" w:rsidR="008D6E5C" w:rsidRPr="008D6E5C" w:rsidDel="005F5A32" w:rsidRDefault="008D6E5C" w:rsidP="005F5A32">
      <w:pPr>
        <w:pStyle w:val="JRCLevel-3title"/>
        <w:numPr>
          <w:ilvl w:val="0"/>
          <w:numId w:val="0"/>
        </w:numPr>
        <w:rPr>
          <w:del w:id="276" w:author="Microsoft Office User" w:date="2025-03-10T12:10:00Z"/>
        </w:rPr>
        <w:pPrChange w:id="277" w:author="Microsoft Office User" w:date="2025-03-10T12:10:00Z">
          <w:pPr>
            <w:pStyle w:val="JRCTextnumberedlist1"/>
            <w:keepLines/>
            <w:numPr>
              <w:numId w:val="50"/>
            </w:numPr>
            <w:spacing w:before="80" w:after="80" w:line="250" w:lineRule="atLeast"/>
            <w:ind w:left="284" w:hanging="284"/>
            <w:jc w:val="left"/>
          </w:pPr>
        </w:pPrChange>
      </w:pPr>
      <w:del w:id="278" w:author="Microsoft Office User" w:date="2025-03-10T12:10:00Z">
        <w:r w:rsidRPr="008D6E5C" w:rsidDel="005F5A32">
          <w:delText>Sanyé Mengual, E., Sala, S. (2023) Consumption Footprint and Domestic Footprint: Assessing the environmental impacts of EU consumption and production, EUR 31390 EN, Publications Office of the European Union, Luxembourg, 2023, ISBN 978-92-76-99781- 8, doi:10.2760/3878.</w:delText>
        </w:r>
      </w:del>
    </w:p>
    <w:p w14:paraId="67EAE627" w14:textId="2C03C4FA" w:rsidR="008D6E5C" w:rsidRPr="008D6E5C" w:rsidDel="005F5A32" w:rsidRDefault="008D6E5C" w:rsidP="005F5A32">
      <w:pPr>
        <w:pStyle w:val="JRCLevel-3title"/>
        <w:numPr>
          <w:ilvl w:val="0"/>
          <w:numId w:val="0"/>
        </w:numPr>
        <w:rPr>
          <w:del w:id="279" w:author="Microsoft Office User" w:date="2025-03-10T12:10:00Z"/>
        </w:rPr>
        <w:pPrChange w:id="280" w:author="Microsoft Office User" w:date="2025-03-10T12:10:00Z">
          <w:pPr>
            <w:pStyle w:val="JRCTextnumberedlist1"/>
            <w:keepLines/>
            <w:numPr>
              <w:numId w:val="50"/>
            </w:numPr>
            <w:spacing w:before="80" w:after="80" w:line="250" w:lineRule="atLeast"/>
            <w:ind w:left="284" w:hanging="284"/>
            <w:jc w:val="left"/>
          </w:pPr>
        </w:pPrChange>
      </w:pPr>
      <w:del w:id="281" w:author="Microsoft Office User" w:date="2025-03-10T12:10:00Z">
        <w:r w:rsidRPr="008D6E5C" w:rsidDel="005F5A32">
          <w:delText xml:space="preserve">European Commission (EC) 2022. COMMUNICATION FROM THE COMMISSION TO THE EUROPEAN PARLIAMENT, THE COUNCIL, THE EUROPEAN ECONOMIC AND SOCIAL COMMITTEE AND THE COMMITTEE OF THE REGIONS on the Monitoring Framework for the 8th Environment Action Programme: Measuring Progress towards the Attainment of the Programme’s 2030 and 2050 Priority Objectives. </w:delText>
        </w:r>
        <w:r w:rsidR="0018448E" w:rsidDel="005F5A32">
          <w:fldChar w:fldCharType="begin"/>
        </w:r>
        <w:r w:rsidR="0018448E" w:rsidDel="005F5A32">
          <w:delInstrText xml:space="preserve"> HYPERLINK "https://eur-lex.europa.eu/legal-content/EN/TXT/?uri=COM%3A2022%3A357%3AFIN" </w:delInstrText>
        </w:r>
        <w:r w:rsidR="0018448E" w:rsidDel="005F5A32">
          <w:fldChar w:fldCharType="separate"/>
        </w:r>
        <w:r w:rsidRPr="008D6E5C" w:rsidDel="005F5A32">
          <w:rPr>
            <w:rStyle w:val="Hyperlink"/>
          </w:rPr>
          <w:delText>https://eur-lex.europa.eu/legal-content/EN/TXT/?uri=COM%3A2022%3A357%3AFIN</w:delText>
        </w:r>
        <w:r w:rsidR="0018448E" w:rsidDel="005F5A32">
          <w:rPr>
            <w:rStyle w:val="Hyperlink"/>
          </w:rPr>
          <w:fldChar w:fldCharType="end"/>
        </w:r>
        <w:r w:rsidRPr="008D6E5C" w:rsidDel="005F5A32">
          <w:delText>.</w:delText>
        </w:r>
      </w:del>
    </w:p>
    <w:p w14:paraId="398C4EEB" w14:textId="46720C90" w:rsidR="008D6E5C" w:rsidRPr="008D6E5C" w:rsidDel="005F5A32" w:rsidRDefault="008D6E5C" w:rsidP="005F5A32">
      <w:pPr>
        <w:pStyle w:val="JRCLevel-3title"/>
        <w:numPr>
          <w:ilvl w:val="0"/>
          <w:numId w:val="0"/>
        </w:numPr>
        <w:rPr>
          <w:del w:id="282" w:author="Microsoft Office User" w:date="2025-03-10T12:10:00Z"/>
        </w:rPr>
        <w:pPrChange w:id="283" w:author="Microsoft Office User" w:date="2025-03-10T12:10:00Z">
          <w:pPr>
            <w:pStyle w:val="JRCTextnumberedlist1"/>
            <w:keepLines/>
            <w:numPr>
              <w:numId w:val="50"/>
            </w:numPr>
            <w:spacing w:before="80" w:after="80" w:line="250" w:lineRule="atLeast"/>
            <w:ind w:left="284" w:hanging="284"/>
            <w:jc w:val="left"/>
          </w:pPr>
        </w:pPrChange>
      </w:pPr>
      <w:del w:id="284" w:author="Microsoft Office User" w:date="2025-03-10T12:10:00Z">
        <w:r w:rsidRPr="008D6E5C" w:rsidDel="005F5A32">
          <w:delText xml:space="preserve">European Commission (EC) 2024a. ‘EU SDG Indicator Set 2024: Result of the Review in Preparation of the 2024 Edition of the EU SDG Monitoring Report.’ </w:delText>
        </w:r>
        <w:r w:rsidR="0018448E" w:rsidDel="005F5A32">
          <w:fldChar w:fldCharType="begin"/>
        </w:r>
        <w:r w:rsidR="0018448E" w:rsidDel="005F5A32">
          <w:delInstrText xml:space="preserve"> HYPERLINK "https://ec.europa.eu/eurostat/documents/276524/18322024/EU-SDG-indicator-review-report-2024.pdf/5b307664-876a-202c-60b5-aeb5b08424f3?t=170</w:delInstrText>
        </w:r>
        <w:r w:rsidR="0018448E" w:rsidDel="005F5A32">
          <w:delInstrText xml:space="preserve">6279846855" </w:delInstrText>
        </w:r>
        <w:r w:rsidR="0018448E" w:rsidDel="005F5A32">
          <w:fldChar w:fldCharType="separate"/>
        </w:r>
        <w:r w:rsidRPr="008D6E5C" w:rsidDel="005F5A32">
          <w:rPr>
            <w:rStyle w:val="Hyperlink"/>
          </w:rPr>
          <w:delText>https://ec.europa.eu/eurostat/documents/276524/18322024/EU-SDG-indicator-review-report-2024.pdf/5b307664-876a-202c-60b5-aeb5b08424f3?t=1706279846855</w:delText>
        </w:r>
        <w:r w:rsidR="0018448E" w:rsidDel="005F5A32">
          <w:rPr>
            <w:rStyle w:val="Hyperlink"/>
          </w:rPr>
          <w:fldChar w:fldCharType="end"/>
        </w:r>
        <w:r w:rsidRPr="008D6E5C" w:rsidDel="005F5A32">
          <w:delText>.</w:delText>
        </w:r>
      </w:del>
    </w:p>
    <w:p w14:paraId="56BC64A9" w14:textId="01533561" w:rsidR="008D6E5C" w:rsidRPr="008D6E5C" w:rsidDel="005F5A32" w:rsidRDefault="008D6E5C" w:rsidP="005F5A32">
      <w:pPr>
        <w:pStyle w:val="JRCLevel-3title"/>
        <w:numPr>
          <w:ilvl w:val="0"/>
          <w:numId w:val="0"/>
        </w:numPr>
        <w:rPr>
          <w:del w:id="285" w:author="Microsoft Office User" w:date="2025-03-10T12:10:00Z"/>
          <w:rStyle w:val="Hyperlink"/>
          <w:color w:val="auto"/>
          <w:u w:val="none"/>
        </w:rPr>
        <w:pPrChange w:id="286" w:author="Microsoft Office User" w:date="2025-03-10T12:10:00Z">
          <w:pPr>
            <w:pStyle w:val="JRCTextnumberedlist1"/>
            <w:keepLines/>
            <w:numPr>
              <w:numId w:val="50"/>
            </w:numPr>
            <w:spacing w:before="80" w:after="80" w:line="250" w:lineRule="atLeast"/>
            <w:ind w:left="284" w:hanging="284"/>
            <w:jc w:val="left"/>
          </w:pPr>
        </w:pPrChange>
      </w:pPr>
      <w:del w:id="287" w:author="Microsoft Office User" w:date="2025-03-10T12:10:00Z">
        <w:r w:rsidRPr="008D6E5C" w:rsidDel="005F5A32">
          <w:delText>European Commission (EC) 2024b. ‘Circular Economy Monitoring Framework’. 2024.</w:delText>
        </w:r>
        <w:r w:rsidRPr="008D6E5C" w:rsidDel="005F5A32">
          <w:rPr>
            <w:rStyle w:val="Hyperlink"/>
          </w:rPr>
          <w:delText xml:space="preserve"> </w:delText>
        </w:r>
        <w:r w:rsidR="0018448E" w:rsidDel="005F5A32">
          <w:fldChar w:fldCharType="begin"/>
        </w:r>
        <w:r w:rsidR="0018448E" w:rsidDel="005F5A32">
          <w:delInstrText xml:space="preserve"> HYPERLINK "</w:delInstrText>
        </w:r>
        <w:r w:rsidR="0018448E" w:rsidDel="005F5A32">
          <w:delInstrText xml:space="preserve">https://ec.europa.eu/eurostat/cache/scoreboards/circular-economy/" </w:delInstrText>
        </w:r>
        <w:r w:rsidR="0018448E" w:rsidDel="005F5A32">
          <w:fldChar w:fldCharType="separate"/>
        </w:r>
        <w:r w:rsidRPr="008D6E5C" w:rsidDel="005F5A32">
          <w:rPr>
            <w:rStyle w:val="Hyperlink"/>
          </w:rPr>
          <w:delText>https://ec.europa.eu/eurostat/cache/scoreboards/circular-economy/</w:delText>
        </w:r>
        <w:r w:rsidR="0018448E" w:rsidDel="005F5A32">
          <w:rPr>
            <w:rStyle w:val="Hyperlink"/>
          </w:rPr>
          <w:fldChar w:fldCharType="end"/>
        </w:r>
        <w:r w:rsidRPr="008D6E5C" w:rsidDel="005F5A32">
          <w:rPr>
            <w:rStyle w:val="Hyperlink"/>
          </w:rPr>
          <w:delText>.</w:delText>
        </w:r>
      </w:del>
    </w:p>
    <w:p w14:paraId="146E98B0" w14:textId="452461E2" w:rsidR="008D6E5C" w:rsidRPr="008D6E5C" w:rsidDel="005F5A32" w:rsidRDefault="008D6E5C" w:rsidP="005F5A32">
      <w:pPr>
        <w:pStyle w:val="JRCLevel-3title"/>
        <w:numPr>
          <w:ilvl w:val="0"/>
          <w:numId w:val="0"/>
        </w:numPr>
        <w:rPr>
          <w:del w:id="288" w:author="Microsoft Office User" w:date="2025-03-10T12:10:00Z"/>
        </w:rPr>
        <w:pPrChange w:id="289" w:author="Microsoft Office User" w:date="2025-03-10T12:10:00Z">
          <w:pPr>
            <w:pStyle w:val="JRCTextnumberedlist1"/>
            <w:keepLines/>
            <w:numPr>
              <w:numId w:val="50"/>
            </w:numPr>
            <w:spacing w:before="80" w:after="80" w:line="250" w:lineRule="atLeast"/>
            <w:ind w:left="284" w:hanging="284"/>
            <w:jc w:val="left"/>
          </w:pPr>
        </w:pPrChange>
      </w:pPr>
      <w:del w:id="290" w:author="Microsoft Office User" w:date="2025-03-10T12:10:00Z">
        <w:r w:rsidRPr="008D6E5C" w:rsidDel="005F5A32">
          <w:delText xml:space="preserve">European Commission (EC) 2023. ‘Resilience Dashboards’. 2023. </w:delText>
        </w:r>
        <w:r w:rsidR="0018448E" w:rsidDel="005F5A32">
          <w:fldChar w:fldCharType="begin"/>
        </w:r>
        <w:r w:rsidR="0018448E" w:rsidDel="005F5A32">
          <w:delInstrText xml:space="preserve"> HYPERLINK "https://commission.europa.eu/strategy-and-pol</w:delInstrText>
        </w:r>
        <w:r w:rsidR="0018448E" w:rsidDel="005F5A32">
          <w:delInstrText xml:space="preserve">icy/strategic-planning/strategic-foresight/2020-strategic-foresight-report/resilience-dashboards_en" </w:delInstrText>
        </w:r>
        <w:r w:rsidR="0018448E" w:rsidDel="005F5A32">
          <w:fldChar w:fldCharType="separate"/>
        </w:r>
        <w:r w:rsidRPr="008D6E5C" w:rsidDel="005F5A32">
          <w:rPr>
            <w:rStyle w:val="Hyperlink"/>
          </w:rPr>
          <w:delText>https://commission.europa.eu/strategy-and-policy/strategic-planning/strategic-foresight/2020-strategic-foresight-report/resilience-dashboards_en</w:delText>
        </w:r>
        <w:r w:rsidR="0018448E" w:rsidDel="005F5A32">
          <w:rPr>
            <w:rStyle w:val="Hyperlink"/>
          </w:rPr>
          <w:fldChar w:fldCharType="end"/>
        </w:r>
        <w:r w:rsidRPr="008D6E5C" w:rsidDel="005F5A32">
          <w:delText>.</w:delText>
        </w:r>
      </w:del>
    </w:p>
    <w:p w14:paraId="71E463FD" w14:textId="6E8A7BCC" w:rsidR="008D6E5C" w:rsidRPr="008D6E5C" w:rsidDel="005F5A32" w:rsidRDefault="008D6E5C" w:rsidP="005F5A32">
      <w:pPr>
        <w:pStyle w:val="JRCLevel-3title"/>
        <w:numPr>
          <w:ilvl w:val="0"/>
          <w:numId w:val="0"/>
        </w:numPr>
        <w:rPr>
          <w:del w:id="291" w:author="Microsoft Office User" w:date="2025-03-10T12:10:00Z"/>
        </w:rPr>
        <w:pPrChange w:id="292" w:author="Microsoft Office User" w:date="2025-03-10T12:10:00Z">
          <w:pPr>
            <w:pStyle w:val="JRCTextnumberedlist1"/>
            <w:keepLines/>
            <w:numPr>
              <w:numId w:val="50"/>
            </w:numPr>
            <w:spacing w:before="80" w:after="80" w:line="250" w:lineRule="atLeast"/>
            <w:ind w:left="284" w:hanging="284"/>
            <w:jc w:val="left"/>
          </w:pPr>
        </w:pPrChange>
      </w:pPr>
      <w:del w:id="293" w:author="Microsoft Office User" w:date="2025-03-10T12:10:00Z">
        <w:r w:rsidRPr="008D6E5C" w:rsidDel="005F5A32">
          <w:delText>European Commission, Joint Research Centre (2024a), Tóth, K., Acs, S., Aschberger, K., Barbero Vignola, G., Bopp, S., Caivano, A., Catarino, R., Dominguez Torreiro, M., Druon, J., De Laurentiis, V., Di Marcantonio, F., De Jong, B., Ermolli, M., Guerrero, I., Gurria, P., Leite, J., Liquete, C., Maffettone, R., M`Barek, R., Olvedy, M., Panagos, P., Puerta Pinero, C., Robuchon, M., Sanye Mengual, E., Smallenbroek, O., Tamosiunas, S., Wollgast, J. and Proietti, I., EU food system monitoring framework. From concepts to indicators, Publications Office of the European Union, Luxembourg, 2024, https://data.europa.eu/doi/10.2760/94456, JRC137971.</w:delText>
        </w:r>
      </w:del>
    </w:p>
    <w:p w14:paraId="61DCC8C2" w14:textId="2AA40F1C" w:rsidR="008D6E5C" w:rsidRPr="008D6E5C" w:rsidDel="005F5A32" w:rsidRDefault="008D6E5C" w:rsidP="005F5A32">
      <w:pPr>
        <w:pStyle w:val="JRCLevel-3title"/>
        <w:numPr>
          <w:ilvl w:val="0"/>
          <w:numId w:val="0"/>
        </w:numPr>
        <w:rPr>
          <w:del w:id="294" w:author="Microsoft Office User" w:date="2025-03-10T12:10:00Z"/>
        </w:rPr>
        <w:pPrChange w:id="295" w:author="Microsoft Office User" w:date="2025-03-10T12:10:00Z">
          <w:pPr>
            <w:pStyle w:val="JRCTextnumberedlist1"/>
            <w:keepLines/>
            <w:numPr>
              <w:numId w:val="50"/>
            </w:numPr>
            <w:spacing w:before="80" w:after="80" w:line="250" w:lineRule="atLeast"/>
            <w:ind w:left="284" w:hanging="284"/>
            <w:jc w:val="left"/>
          </w:pPr>
        </w:pPrChange>
      </w:pPr>
      <w:del w:id="296" w:author="Microsoft Office User" w:date="2025-03-10T12:10:00Z">
        <w:r w:rsidRPr="008D6E5C" w:rsidDel="005F5A32">
          <w:delText xml:space="preserve">European Commission (EC) (2021b). Commission Recommendation of 16.12.2021 on the Environmental Footprint methods to measure and communicate the life cycle environmental performance of products and organisations. C(2021) 9332 final. </w:delText>
        </w:r>
      </w:del>
    </w:p>
    <w:p w14:paraId="6E0EB163" w14:textId="4CD2F32F" w:rsidR="008D6E5C" w:rsidRPr="008D6E5C" w:rsidDel="005F5A32" w:rsidRDefault="008D6E5C" w:rsidP="005F5A32">
      <w:pPr>
        <w:pStyle w:val="JRCLevel-3title"/>
        <w:numPr>
          <w:ilvl w:val="0"/>
          <w:numId w:val="0"/>
        </w:numPr>
        <w:rPr>
          <w:del w:id="297" w:author="Microsoft Office User" w:date="2025-03-10T12:10:00Z"/>
          <w:rStyle w:val="Hyperlink"/>
          <w:color w:val="auto"/>
          <w:u w:val="none"/>
        </w:rPr>
        <w:pPrChange w:id="298" w:author="Microsoft Office User" w:date="2025-03-10T12:10:00Z">
          <w:pPr>
            <w:pStyle w:val="JRCTextnumberedlist1"/>
            <w:keepLines/>
            <w:numPr>
              <w:numId w:val="50"/>
            </w:numPr>
            <w:spacing w:before="80" w:after="80" w:line="250" w:lineRule="atLeast"/>
            <w:ind w:left="284" w:hanging="284"/>
            <w:jc w:val="left"/>
          </w:pPr>
        </w:pPrChange>
      </w:pPr>
      <w:del w:id="299" w:author="Microsoft Office User" w:date="2025-03-10T12:10:00Z">
        <w:r w:rsidRPr="008D6E5C" w:rsidDel="005F5A32">
          <w:delText xml:space="preserve">Eurostat (2024). GDP and main components (output, expenditure and income): Chain linked volumes (2010), index 2010=100. Available online at: </w:delText>
        </w:r>
        <w:r w:rsidR="0018448E" w:rsidDel="005F5A32">
          <w:fldChar w:fldCharType="begin"/>
        </w:r>
        <w:r w:rsidR="0018448E" w:rsidDel="005F5A32">
          <w:delInstrText xml:space="preserve"> HYPERLINK</w:delInstrText>
        </w:r>
        <w:r w:rsidR="0018448E" w:rsidDel="005F5A32">
          <w:delInstrText xml:space="preserve"> "https://ec.europa.eu/eurostat/databrowser/view/nama_10_gdp/default/table?lang=en&amp;category=euroind.ei_qna" </w:delInstrText>
        </w:r>
        <w:r w:rsidR="0018448E" w:rsidDel="005F5A32">
          <w:fldChar w:fldCharType="separate"/>
        </w:r>
        <w:r w:rsidRPr="008D6E5C" w:rsidDel="005F5A32">
          <w:rPr>
            <w:rStyle w:val="Hyperlink"/>
          </w:rPr>
          <w:delText>https://ec.europa.eu/eurostat/databrowser/view/nama_10_gdp/default/table?lang=en&amp;category=euroind.ei_qna</w:delText>
        </w:r>
        <w:r w:rsidR="0018448E" w:rsidDel="005F5A32">
          <w:rPr>
            <w:rStyle w:val="Hyperlink"/>
          </w:rPr>
          <w:fldChar w:fldCharType="end"/>
        </w:r>
      </w:del>
    </w:p>
    <w:p w14:paraId="44B806EB" w14:textId="263E0933" w:rsidR="008D6E5C" w:rsidRPr="008D6E5C" w:rsidDel="005F5A32" w:rsidRDefault="008D6E5C" w:rsidP="005F5A32">
      <w:pPr>
        <w:pStyle w:val="JRCLevel-3title"/>
        <w:numPr>
          <w:ilvl w:val="0"/>
          <w:numId w:val="0"/>
        </w:numPr>
        <w:rPr>
          <w:del w:id="300" w:author="Microsoft Office User" w:date="2025-03-10T12:10:00Z"/>
        </w:rPr>
        <w:pPrChange w:id="301" w:author="Microsoft Office User" w:date="2025-03-10T12:10:00Z">
          <w:pPr>
            <w:pStyle w:val="JRCTextnumberedlist1"/>
            <w:keepLines/>
            <w:numPr>
              <w:numId w:val="50"/>
            </w:numPr>
            <w:spacing w:before="80" w:after="80" w:line="250" w:lineRule="atLeast"/>
            <w:ind w:left="284" w:hanging="284"/>
            <w:jc w:val="left"/>
          </w:pPr>
        </w:pPrChange>
      </w:pPr>
      <w:del w:id="302" w:author="Microsoft Office User" w:date="2025-03-10T12:10:00Z">
        <w:r w:rsidRPr="008D6E5C" w:rsidDel="005F5A32">
          <w:delText>European Commission (EC) (2021b). Communication from the Commission to the European Parliament, the Council, the European Economic and Social Committee and the Committee of the Regions - Pathway to a Healthy Planet for All EU Action Plan: Towards Zero Pollution for Air, Water and Soil. COM/2021/400 final.</w:delText>
        </w:r>
      </w:del>
    </w:p>
    <w:p w14:paraId="62EE4B32" w14:textId="5C85BED5" w:rsidR="008D6E5C" w:rsidRPr="008D6E5C" w:rsidDel="005F5A32" w:rsidRDefault="008D6E5C" w:rsidP="005F5A32">
      <w:pPr>
        <w:pStyle w:val="JRCLevel-3title"/>
        <w:numPr>
          <w:ilvl w:val="0"/>
          <w:numId w:val="0"/>
        </w:numPr>
        <w:rPr>
          <w:del w:id="303" w:author="Microsoft Office User" w:date="2025-03-10T12:10:00Z"/>
        </w:rPr>
        <w:pPrChange w:id="304" w:author="Microsoft Office User" w:date="2025-03-10T12:10:00Z">
          <w:pPr>
            <w:pStyle w:val="JRCTextnumberedlist1"/>
            <w:keepLines/>
            <w:numPr>
              <w:numId w:val="50"/>
            </w:numPr>
            <w:spacing w:before="80" w:after="80" w:line="250" w:lineRule="atLeast"/>
            <w:ind w:left="284" w:hanging="284"/>
            <w:jc w:val="left"/>
          </w:pPr>
        </w:pPrChange>
      </w:pPr>
      <w:del w:id="305" w:author="Microsoft Office User" w:date="2025-03-10T12:10:00Z">
        <w:r w:rsidRPr="008D6E5C" w:rsidDel="005F5A32">
          <w:rPr>
            <w:lang w:val="it-IT"/>
          </w:rPr>
          <w:delText xml:space="preserve">Pasqualino, R., Valenzano, A., Chiorrini, A., Wierzgala, P., Frankowska, A., Sanyé-Mengual, E., Bennett, M., Listorti, G., Sala, S., (forthcoming). </w:delText>
        </w:r>
        <w:r w:rsidRPr="008D6E5C" w:rsidDel="005F5A32">
          <w:delText>Consumption Footprint and Domestic Footprint Outlook report 2024: projections up to 2030 in the frame of the Zero Pollution Action Plan. Publications Office of the European Union, Luxembourg, JRC139655.</w:delText>
        </w:r>
      </w:del>
    </w:p>
    <w:p w14:paraId="0A0CC699" w14:textId="11F6CC92" w:rsidR="008D6E5C" w:rsidDel="005F5A32" w:rsidRDefault="008D6E5C" w:rsidP="005F5A32">
      <w:pPr>
        <w:pStyle w:val="JRCLevel-3title"/>
        <w:numPr>
          <w:ilvl w:val="0"/>
          <w:numId w:val="0"/>
        </w:numPr>
        <w:rPr>
          <w:del w:id="306" w:author="Microsoft Office User" w:date="2025-03-10T12:10:00Z"/>
          <w:rFonts w:eastAsia="EC Square Sans Pro" w:cs="EC Square Sans Pro"/>
          <w:i/>
          <w:iCs/>
          <w:color w:val="808080" w:themeColor="background1" w:themeShade="80"/>
          <w:sz w:val="18"/>
          <w:szCs w:val="18"/>
        </w:rPr>
        <w:pPrChange w:id="307" w:author="Microsoft Office User" w:date="2025-03-10T12:10:00Z">
          <w:pPr>
            <w:spacing w:before="0" w:after="160"/>
            <w:jc w:val="left"/>
          </w:pPr>
        </w:pPrChange>
      </w:pPr>
    </w:p>
    <w:p w14:paraId="174F1B2D" w14:textId="59489758" w:rsidR="008D6E5C" w:rsidDel="005F5A32" w:rsidRDefault="008D6E5C" w:rsidP="005F5A32">
      <w:pPr>
        <w:pStyle w:val="JRCLevel-3title"/>
        <w:numPr>
          <w:ilvl w:val="0"/>
          <w:numId w:val="0"/>
        </w:numPr>
        <w:rPr>
          <w:del w:id="308" w:author="Microsoft Office User" w:date="2025-03-10T12:10:00Z"/>
          <w:color w:val="70AD47" w:themeColor="accent6"/>
        </w:rPr>
        <w:pPrChange w:id="309" w:author="Microsoft Office User" w:date="2025-03-10T12:10:00Z">
          <w:pPr>
            <w:pStyle w:val="JRCText"/>
          </w:pPr>
        </w:pPrChange>
      </w:pPr>
      <w:del w:id="310" w:author="Microsoft Office User" w:date="2025-03-10T12:10:00Z">
        <w:r w:rsidRPr="008D6E5C" w:rsidDel="005F5A32">
          <w:rPr>
            <w:color w:val="70AD47" w:themeColor="accent6"/>
          </w:rPr>
          <w:delText>S</w:delText>
        </w:r>
        <w:r w:rsidDel="005F5A32">
          <w:rPr>
            <w:color w:val="70AD47" w:themeColor="accent6"/>
          </w:rPr>
          <w:delText>ection 2.2</w:delText>
        </w:r>
      </w:del>
    </w:p>
    <w:p w14:paraId="2845971A" w14:textId="2B53EC2A" w:rsidR="008D6E5C" w:rsidDel="005F5A32" w:rsidRDefault="008D6E5C" w:rsidP="005F5A32">
      <w:pPr>
        <w:pStyle w:val="JRCLevel-3title"/>
        <w:numPr>
          <w:ilvl w:val="0"/>
          <w:numId w:val="0"/>
        </w:numPr>
        <w:rPr>
          <w:del w:id="311" w:author="Microsoft Office User" w:date="2025-03-10T12:10:00Z"/>
          <w:color w:val="70AD47" w:themeColor="accent6"/>
        </w:rPr>
        <w:pPrChange w:id="312" w:author="Microsoft Office User" w:date="2025-03-10T12:10:00Z">
          <w:pPr>
            <w:pStyle w:val="JRCText"/>
          </w:pPr>
        </w:pPrChange>
      </w:pPr>
      <w:del w:id="313" w:author="Microsoft Office User" w:date="2025-03-10T12:10:00Z">
        <w:r w:rsidDel="005F5A32">
          <w:rPr>
            <w:color w:val="70AD47" w:themeColor="accent6"/>
          </w:rPr>
          <w:delText>Raw materials</w:delText>
        </w:r>
      </w:del>
    </w:p>
    <w:p w14:paraId="6E718C15" w14:textId="7BB21A0A" w:rsidR="008D6E5C" w:rsidDel="005F5A32" w:rsidRDefault="008D6E5C" w:rsidP="005F5A32">
      <w:pPr>
        <w:pStyle w:val="JRCLevel-3title"/>
        <w:numPr>
          <w:ilvl w:val="0"/>
          <w:numId w:val="0"/>
        </w:numPr>
        <w:rPr>
          <w:del w:id="314" w:author="Microsoft Office User" w:date="2025-03-10T12:10:00Z"/>
        </w:rPr>
        <w:pPrChange w:id="315" w:author="Microsoft Office User" w:date="2025-03-10T12:10:00Z">
          <w:pPr>
            <w:ind w:left="480" w:hanging="480"/>
          </w:pPr>
        </w:pPrChange>
      </w:pPr>
      <w:del w:id="316" w:author="Microsoft Office User" w:date="2025-03-10T12:10:00Z">
        <w:r w:rsidRPr="008D6E5C" w:rsidDel="005F5A32">
          <w:rPr>
            <w:rFonts w:eastAsia="EC Square Sans Pro" w:cs="EC Square Sans Pro"/>
          </w:rPr>
          <w:delText xml:space="preserve">Ali, S. H., Giurco, D., Arndt, N., Nickless, E., Brown, G., Demetriades, A., Durrheim, R., Enriquez, M. A., Kinnaird, J., Littleboy, A., Meinert, L. D., Oberhänsli, R., Salem, J., Schodde, R., Schneider, G., Vidal, O., &amp; Yakovleva, N. (2017). </w:delText>
        </w:r>
        <w:r w:rsidRPr="15EA60C0" w:rsidDel="005F5A32">
          <w:rPr>
            <w:rFonts w:eastAsia="EC Square Sans Pro" w:cs="EC Square Sans Pro"/>
          </w:rPr>
          <w:delText xml:space="preserve">Mineral supply for sustainable development requires resource governance. </w:delText>
        </w:r>
        <w:r w:rsidRPr="15EA60C0" w:rsidDel="005F5A32">
          <w:rPr>
            <w:rFonts w:eastAsia="EC Square Sans Pro" w:cs="EC Square Sans Pro"/>
            <w:i/>
            <w:iCs/>
          </w:rPr>
          <w:delText>Nature</w:delText>
        </w:r>
        <w:r w:rsidRPr="15EA60C0" w:rsidDel="005F5A32">
          <w:rPr>
            <w:rFonts w:eastAsia="EC Square Sans Pro" w:cs="EC Square Sans Pro"/>
          </w:rPr>
          <w:delText xml:space="preserve">, </w:delText>
        </w:r>
        <w:r w:rsidRPr="15EA60C0" w:rsidDel="005F5A32">
          <w:rPr>
            <w:rFonts w:eastAsia="EC Square Sans Pro" w:cs="EC Square Sans Pro"/>
            <w:i/>
            <w:iCs/>
          </w:rPr>
          <w:delText>543</w:delText>
        </w:r>
        <w:r w:rsidRPr="15EA60C0" w:rsidDel="005F5A32">
          <w:rPr>
            <w:rFonts w:eastAsia="EC Square Sans Pro" w:cs="EC Square Sans Pro"/>
          </w:rPr>
          <w:delText xml:space="preserve">, 367. </w:delText>
        </w:r>
        <w:r w:rsidR="0018448E" w:rsidDel="005F5A32">
          <w:fldChar w:fldCharType="begin"/>
        </w:r>
        <w:r w:rsidR="0018448E" w:rsidDel="005F5A32">
          <w:delInstrText xml:space="preserve"> HYPE</w:delInstrText>
        </w:r>
        <w:r w:rsidR="0018448E" w:rsidDel="005F5A32">
          <w:delInstrText xml:space="preserve">RLINK "https://doi.org/10.1038/nature21359" \h </w:delInstrText>
        </w:r>
        <w:r w:rsidR="0018448E" w:rsidDel="005F5A32">
          <w:fldChar w:fldCharType="separate"/>
        </w:r>
        <w:r w:rsidRPr="15EA60C0" w:rsidDel="005F5A32">
          <w:rPr>
            <w:rStyle w:val="Hyperlink"/>
            <w:rFonts w:eastAsia="EC Square Sans Pro" w:cs="EC Square Sans Pro"/>
          </w:rPr>
          <w:delText>https://doi.org/10.1038/nature21359</w:delText>
        </w:r>
        <w:r w:rsidR="0018448E" w:rsidDel="005F5A32">
          <w:rPr>
            <w:rStyle w:val="Hyperlink"/>
            <w:rFonts w:eastAsia="EC Square Sans Pro" w:cs="EC Square Sans Pro"/>
          </w:rPr>
          <w:fldChar w:fldCharType="end"/>
        </w:r>
      </w:del>
    </w:p>
    <w:p w14:paraId="1517FDA3" w14:textId="0F579CCB" w:rsidR="008D6E5C" w:rsidDel="005F5A32" w:rsidRDefault="008D6E5C" w:rsidP="005F5A32">
      <w:pPr>
        <w:pStyle w:val="JRCLevel-3title"/>
        <w:numPr>
          <w:ilvl w:val="0"/>
          <w:numId w:val="0"/>
        </w:numPr>
        <w:rPr>
          <w:del w:id="317" w:author="Microsoft Office User" w:date="2025-03-10T12:10:00Z"/>
        </w:rPr>
        <w:pPrChange w:id="318" w:author="Microsoft Office User" w:date="2025-03-10T12:10:00Z">
          <w:pPr>
            <w:ind w:left="480" w:hanging="480"/>
          </w:pPr>
        </w:pPrChange>
      </w:pPr>
      <w:del w:id="319" w:author="Microsoft Office User" w:date="2025-03-10T12:10:00Z">
        <w:r w:rsidRPr="15EA60C0" w:rsidDel="005F5A32">
          <w:rPr>
            <w:rFonts w:eastAsia="EC Square Sans Pro" w:cs="EC Square Sans Pro"/>
          </w:rPr>
          <w:delText xml:space="preserve">Aska, B., Franks, D. M., Stringer, M., &amp; Sonter, L. J. (2024). Biodiversity conservation threatened by global mining wastes. </w:delText>
        </w:r>
        <w:r w:rsidRPr="15EA60C0" w:rsidDel="005F5A32">
          <w:rPr>
            <w:rFonts w:eastAsia="EC Square Sans Pro" w:cs="EC Square Sans Pro"/>
            <w:i/>
            <w:iCs/>
          </w:rPr>
          <w:delText>Nature Sustainability</w:delText>
        </w:r>
        <w:r w:rsidRPr="15EA60C0" w:rsidDel="005F5A32">
          <w:rPr>
            <w:rFonts w:eastAsia="EC Square Sans Pro" w:cs="EC Square Sans Pro"/>
          </w:rPr>
          <w:delText xml:space="preserve">, </w:delText>
        </w:r>
        <w:r w:rsidRPr="15EA60C0" w:rsidDel="005F5A32">
          <w:rPr>
            <w:rFonts w:eastAsia="EC Square Sans Pro" w:cs="EC Square Sans Pro"/>
            <w:i/>
            <w:iCs/>
          </w:rPr>
          <w:delText>7</w:delText>
        </w:r>
        <w:r w:rsidRPr="15EA60C0" w:rsidDel="005F5A32">
          <w:rPr>
            <w:rFonts w:eastAsia="EC Square Sans Pro" w:cs="EC Square Sans Pro"/>
          </w:rPr>
          <w:delText xml:space="preserve">(1), 23–30. </w:delText>
        </w:r>
        <w:r w:rsidR="0018448E" w:rsidDel="005F5A32">
          <w:fldChar w:fldCharType="begin"/>
        </w:r>
        <w:r w:rsidR="0018448E" w:rsidDel="005F5A32">
          <w:delInstrText xml:space="preserve"> HYPERLIN</w:delInstrText>
        </w:r>
        <w:r w:rsidR="0018448E" w:rsidDel="005F5A32">
          <w:delInstrText xml:space="preserve">K "https://doi.org/10.1038/s41893-023-01251-0" \h </w:delInstrText>
        </w:r>
        <w:r w:rsidR="0018448E" w:rsidDel="005F5A32">
          <w:fldChar w:fldCharType="separate"/>
        </w:r>
        <w:r w:rsidRPr="15EA60C0" w:rsidDel="005F5A32">
          <w:rPr>
            <w:rStyle w:val="Hyperlink"/>
            <w:rFonts w:eastAsia="EC Square Sans Pro" w:cs="EC Square Sans Pro"/>
          </w:rPr>
          <w:delText>https://doi.org/10.1038/s41893-023-01251-0</w:delText>
        </w:r>
        <w:r w:rsidR="0018448E" w:rsidDel="005F5A32">
          <w:rPr>
            <w:rStyle w:val="Hyperlink"/>
            <w:rFonts w:eastAsia="EC Square Sans Pro" w:cs="EC Square Sans Pro"/>
          </w:rPr>
          <w:fldChar w:fldCharType="end"/>
        </w:r>
      </w:del>
    </w:p>
    <w:p w14:paraId="546A215E" w14:textId="38D668CC" w:rsidR="008D6E5C" w:rsidDel="005F5A32" w:rsidRDefault="008D6E5C" w:rsidP="005F5A32">
      <w:pPr>
        <w:pStyle w:val="JRCLevel-3title"/>
        <w:numPr>
          <w:ilvl w:val="0"/>
          <w:numId w:val="0"/>
        </w:numPr>
        <w:rPr>
          <w:del w:id="320" w:author="Microsoft Office User" w:date="2025-03-10T12:10:00Z"/>
        </w:rPr>
        <w:pPrChange w:id="321" w:author="Microsoft Office User" w:date="2025-03-10T12:10:00Z">
          <w:pPr>
            <w:ind w:left="480" w:hanging="480"/>
          </w:pPr>
        </w:pPrChange>
      </w:pPr>
      <w:del w:id="322" w:author="Microsoft Office User" w:date="2025-03-10T12:10:00Z">
        <w:r w:rsidRPr="15EA60C0" w:rsidDel="005F5A32">
          <w:rPr>
            <w:rFonts w:eastAsia="EC Square Sans Pro" w:cs="EC Square Sans Pro"/>
          </w:rPr>
          <w:delText xml:space="preserve">Asner, G. P., Llactayo, W., Tupayachi, R., &amp; Luna, E. R. (2013). Elevated rates of gold mining in the Amazon revealed through high-resolution  monitoring. </w:delText>
        </w:r>
        <w:r w:rsidRPr="15EA60C0" w:rsidDel="005F5A32">
          <w:rPr>
            <w:rFonts w:eastAsia="EC Square Sans Pro" w:cs="EC Square Sans Pro"/>
            <w:i/>
            <w:iCs/>
          </w:rPr>
          <w:delText>Proceedings of the National Academy of Sciences of the United States of America</w:delText>
        </w:r>
        <w:r w:rsidRPr="15EA60C0" w:rsidDel="005F5A32">
          <w:rPr>
            <w:rFonts w:eastAsia="EC Square Sans Pro" w:cs="EC Square Sans Pro"/>
          </w:rPr>
          <w:delText xml:space="preserve">, </w:delText>
        </w:r>
        <w:r w:rsidRPr="15EA60C0" w:rsidDel="005F5A32">
          <w:rPr>
            <w:rFonts w:eastAsia="EC Square Sans Pro" w:cs="EC Square Sans Pro"/>
            <w:i/>
            <w:iCs/>
          </w:rPr>
          <w:delText>110</w:delText>
        </w:r>
        <w:r w:rsidRPr="15EA60C0" w:rsidDel="005F5A32">
          <w:rPr>
            <w:rFonts w:eastAsia="EC Square Sans Pro" w:cs="EC Square Sans Pro"/>
          </w:rPr>
          <w:delText xml:space="preserve">(46), 18454–18459. </w:delText>
        </w:r>
        <w:r w:rsidR="0018448E" w:rsidDel="005F5A32">
          <w:fldChar w:fldCharType="begin"/>
        </w:r>
        <w:r w:rsidR="0018448E" w:rsidDel="005F5A32">
          <w:delInstrText xml:space="preserve"> HYPERLINK "https://doi.org/10.1073/pnas.1318271110" \h </w:delInstrText>
        </w:r>
        <w:r w:rsidR="0018448E" w:rsidDel="005F5A32">
          <w:fldChar w:fldCharType="separate"/>
        </w:r>
        <w:r w:rsidRPr="15EA60C0" w:rsidDel="005F5A32">
          <w:rPr>
            <w:rStyle w:val="Hyperlink"/>
            <w:rFonts w:eastAsia="EC Square Sans Pro" w:cs="EC Square Sans Pro"/>
          </w:rPr>
          <w:delText>https://doi.org/10.1073/pnas.1318271110</w:delText>
        </w:r>
        <w:r w:rsidR="0018448E" w:rsidDel="005F5A32">
          <w:rPr>
            <w:rStyle w:val="Hyperlink"/>
            <w:rFonts w:eastAsia="EC Square Sans Pro" w:cs="EC Square Sans Pro"/>
          </w:rPr>
          <w:fldChar w:fldCharType="end"/>
        </w:r>
      </w:del>
    </w:p>
    <w:p w14:paraId="068EF41C" w14:textId="7D3A979F" w:rsidR="008D6E5C" w:rsidRPr="00532779" w:rsidDel="005F5A32" w:rsidRDefault="008D6E5C" w:rsidP="005F5A32">
      <w:pPr>
        <w:pStyle w:val="JRCLevel-3title"/>
        <w:numPr>
          <w:ilvl w:val="0"/>
          <w:numId w:val="0"/>
        </w:numPr>
        <w:rPr>
          <w:del w:id="323" w:author="Microsoft Office User" w:date="2025-03-10T12:10:00Z"/>
          <w:lang w:val="fr-FR"/>
        </w:rPr>
        <w:pPrChange w:id="324" w:author="Microsoft Office User" w:date="2025-03-10T12:10:00Z">
          <w:pPr>
            <w:ind w:left="480" w:hanging="480"/>
          </w:pPr>
        </w:pPrChange>
      </w:pPr>
      <w:del w:id="325" w:author="Microsoft Office User" w:date="2025-03-10T12:10:00Z">
        <w:r w:rsidRPr="15EA60C0" w:rsidDel="005F5A32">
          <w:rPr>
            <w:rFonts w:eastAsia="EC Square Sans Pro" w:cs="EC Square Sans Pro"/>
          </w:rPr>
          <w:delText xml:space="preserve">Berthet, E., Lavalley, J., Anquetil-Deck, C., Ballesteros, F., Stadler, K., Soytas, U., Hauschild, M., &amp; Laurent, A. (2024). Assessing the social and environmental impacts of critical mineral supply chains for the energy transition in Europe. </w:delText>
        </w:r>
        <w:r w:rsidRPr="00532779" w:rsidDel="005F5A32">
          <w:rPr>
            <w:rFonts w:eastAsia="EC Square Sans Pro" w:cs="EC Square Sans Pro"/>
            <w:i/>
            <w:iCs/>
            <w:lang w:val="fr-FR"/>
          </w:rPr>
          <w:delText>Global Environmental Change</w:delText>
        </w:r>
        <w:r w:rsidRPr="00532779" w:rsidDel="005F5A32">
          <w:rPr>
            <w:rFonts w:eastAsia="EC Square Sans Pro" w:cs="EC Square Sans Pro"/>
            <w:lang w:val="fr-FR"/>
          </w:rPr>
          <w:delText xml:space="preserve">, </w:delText>
        </w:r>
        <w:r w:rsidRPr="00532779" w:rsidDel="005F5A32">
          <w:rPr>
            <w:rFonts w:eastAsia="EC Square Sans Pro" w:cs="EC Square Sans Pro"/>
            <w:i/>
            <w:iCs/>
            <w:lang w:val="fr-FR"/>
          </w:rPr>
          <w:delText>86</w:delText>
        </w:r>
        <w:r w:rsidRPr="00532779" w:rsidDel="005F5A32">
          <w:rPr>
            <w:rFonts w:eastAsia="EC Square Sans Pro" w:cs="EC Square Sans Pro"/>
            <w:lang w:val="fr-FR"/>
          </w:rPr>
          <w:delText xml:space="preserve">, 102841. </w:delText>
        </w:r>
        <w:r w:rsidDel="005F5A32">
          <w:rPr>
            <w:color w:val="auto"/>
          </w:rPr>
          <w:fldChar w:fldCharType="begin"/>
        </w:r>
        <w:r w:rsidRPr="00DB2933" w:rsidDel="005F5A32">
          <w:rPr>
            <w:lang w:val="fr-BE"/>
            <w:rPrChange w:id="326" w:author="LISTORTI Giulia (JRC-ISPRA)" w:date="2024-12-06T11:19:00Z">
              <w:rPr/>
            </w:rPrChange>
          </w:rPr>
          <w:delInstrText xml:space="preserve"> HYPERLINK "https://doi.org/https://doi.org/10.1016/j.gloenvcha.2024.102841" \h </w:delInstrText>
        </w:r>
        <w:r w:rsidDel="005F5A32">
          <w:rPr>
            <w:color w:val="auto"/>
          </w:rPr>
          <w:fldChar w:fldCharType="separate"/>
        </w:r>
        <w:r w:rsidRPr="00532779" w:rsidDel="005F5A32">
          <w:rPr>
            <w:rStyle w:val="Hyperlink"/>
            <w:rFonts w:eastAsia="EC Square Sans Pro" w:cs="EC Square Sans Pro"/>
            <w:lang w:val="fr-FR"/>
          </w:rPr>
          <w:delText>https://doi.org/https://doi.org/10.1016/j.gloenvcha.2024.102841</w:delText>
        </w:r>
        <w:r w:rsidDel="005F5A32">
          <w:rPr>
            <w:rStyle w:val="Hyperlink"/>
            <w:rFonts w:eastAsia="EC Square Sans Pro" w:cs="EC Square Sans Pro"/>
            <w:lang w:val="fr-FR"/>
          </w:rPr>
          <w:fldChar w:fldCharType="end"/>
        </w:r>
      </w:del>
    </w:p>
    <w:p w14:paraId="35378B4C" w14:textId="5F92F660" w:rsidR="008D6E5C" w:rsidDel="005F5A32" w:rsidRDefault="008D6E5C" w:rsidP="005F5A32">
      <w:pPr>
        <w:pStyle w:val="JRCLevel-3title"/>
        <w:numPr>
          <w:ilvl w:val="0"/>
          <w:numId w:val="0"/>
        </w:numPr>
        <w:rPr>
          <w:del w:id="327" w:author="Microsoft Office User" w:date="2025-03-10T12:10:00Z"/>
          <w:rFonts w:eastAsia="EC Square Sans Pro" w:cs="EC Square Sans Pro"/>
        </w:rPr>
        <w:pPrChange w:id="328" w:author="Microsoft Office User" w:date="2025-03-10T12:10:00Z">
          <w:pPr>
            <w:ind w:left="480" w:hanging="480"/>
          </w:pPr>
        </w:pPrChange>
      </w:pPr>
      <w:del w:id="329" w:author="Microsoft Office User" w:date="2025-03-10T12:10:00Z">
        <w:r w:rsidRPr="15EA60C0" w:rsidDel="005F5A32">
          <w:rPr>
            <w:rFonts w:eastAsia="EC Square Sans Pro" w:cs="EC Square Sans Pro"/>
          </w:rPr>
          <w:delText xml:space="preserve">Bridge, G. (2004). Contested terrain: mining and the environment. </w:delText>
        </w:r>
        <w:r w:rsidRPr="15EA60C0" w:rsidDel="005F5A32">
          <w:rPr>
            <w:rFonts w:eastAsia="EC Square Sans Pro" w:cs="EC Square Sans Pro"/>
            <w:i/>
            <w:iCs/>
          </w:rPr>
          <w:delText>Annu. Rev. Environ. Resour.</w:delText>
        </w:r>
        <w:r w:rsidRPr="15EA60C0" w:rsidDel="005F5A32">
          <w:rPr>
            <w:rFonts w:eastAsia="EC Square Sans Pro" w:cs="EC Square Sans Pro"/>
          </w:rPr>
          <w:delText xml:space="preserve">, </w:delText>
        </w:r>
        <w:r w:rsidRPr="15EA60C0" w:rsidDel="005F5A32">
          <w:rPr>
            <w:rFonts w:eastAsia="EC Square Sans Pro" w:cs="EC Square Sans Pro"/>
            <w:i/>
            <w:iCs/>
          </w:rPr>
          <w:delText>29</w:delText>
        </w:r>
        <w:r w:rsidRPr="15EA60C0" w:rsidDel="005F5A32">
          <w:rPr>
            <w:rFonts w:eastAsia="EC Square Sans Pro" w:cs="EC Square Sans Pro"/>
          </w:rPr>
          <w:delText>(1), 205–259.</w:delText>
        </w:r>
      </w:del>
    </w:p>
    <w:p w14:paraId="2EE7B422" w14:textId="04941460" w:rsidR="008D6E5C" w:rsidDel="005F5A32" w:rsidRDefault="008D6E5C" w:rsidP="005F5A32">
      <w:pPr>
        <w:pStyle w:val="JRCLevel-3title"/>
        <w:numPr>
          <w:ilvl w:val="0"/>
          <w:numId w:val="0"/>
        </w:numPr>
        <w:rPr>
          <w:del w:id="330" w:author="Microsoft Office User" w:date="2025-03-10T12:10:00Z"/>
          <w:rFonts w:eastAsia="EC Square Sans Pro" w:cs="EC Square Sans Pro"/>
        </w:rPr>
        <w:pPrChange w:id="331" w:author="Microsoft Office User" w:date="2025-03-10T12:10:00Z">
          <w:pPr>
            <w:ind w:left="480" w:hanging="480"/>
          </w:pPr>
        </w:pPrChange>
      </w:pPr>
      <w:del w:id="332" w:author="Microsoft Office User" w:date="2025-03-10T12:10:00Z">
        <w:r w:rsidRPr="15EA60C0" w:rsidDel="005F5A32">
          <w:rPr>
            <w:rFonts w:eastAsia="EC Square Sans Pro" w:cs="EC Square Sans Pro"/>
          </w:rPr>
          <w:delText xml:space="preserve">Butsic, V., Baumann, M., Shortland, A., Walker, S., &amp; Kuemmerle, T. (2015). Conservation and conflict in the Democratic Republic of Congo: The impacts of warfare, mining, and protected areas on deforestation. </w:delText>
        </w:r>
        <w:r w:rsidRPr="15EA60C0" w:rsidDel="005F5A32">
          <w:rPr>
            <w:rFonts w:eastAsia="EC Square Sans Pro" w:cs="EC Square Sans Pro"/>
            <w:i/>
            <w:iCs/>
          </w:rPr>
          <w:delText>Biological Conservation</w:delText>
        </w:r>
        <w:r w:rsidRPr="15EA60C0" w:rsidDel="005F5A32">
          <w:rPr>
            <w:rFonts w:eastAsia="EC Square Sans Pro" w:cs="EC Square Sans Pro"/>
          </w:rPr>
          <w:delText xml:space="preserve">, </w:delText>
        </w:r>
        <w:r w:rsidRPr="15EA60C0" w:rsidDel="005F5A32">
          <w:rPr>
            <w:rFonts w:eastAsia="EC Square Sans Pro" w:cs="EC Square Sans Pro"/>
            <w:i/>
            <w:iCs/>
          </w:rPr>
          <w:delText>191</w:delText>
        </w:r>
        <w:r w:rsidRPr="15EA60C0" w:rsidDel="005F5A32">
          <w:rPr>
            <w:rFonts w:eastAsia="EC Square Sans Pro" w:cs="EC Square Sans Pro"/>
          </w:rPr>
          <w:delText>, 266–273.</w:delText>
        </w:r>
      </w:del>
    </w:p>
    <w:p w14:paraId="09F647CF" w14:textId="7B6AFDC2" w:rsidR="008D6E5C" w:rsidDel="005F5A32" w:rsidRDefault="008D6E5C" w:rsidP="005F5A32">
      <w:pPr>
        <w:pStyle w:val="JRCLevel-3title"/>
        <w:numPr>
          <w:ilvl w:val="0"/>
          <w:numId w:val="0"/>
        </w:numPr>
        <w:rPr>
          <w:del w:id="333" w:author="Microsoft Office User" w:date="2025-03-10T12:10:00Z"/>
          <w:rFonts w:eastAsia="EC Square Sans Pro" w:cs="EC Square Sans Pro"/>
        </w:rPr>
        <w:pPrChange w:id="334" w:author="Microsoft Office User" w:date="2025-03-10T12:10:00Z">
          <w:pPr>
            <w:ind w:left="480" w:hanging="480"/>
          </w:pPr>
        </w:pPrChange>
      </w:pPr>
      <w:del w:id="335" w:author="Microsoft Office User" w:date="2025-03-10T12:10:00Z">
        <w:r w:rsidRPr="15EA60C0" w:rsidDel="005F5A32">
          <w:rPr>
            <w:rFonts w:eastAsia="EC Square Sans Pro" w:cs="EC Square Sans Pro"/>
          </w:rPr>
          <w:delText xml:space="preserve">Carrara, S., Bobba, S., Blagoeva, D., Alves Dias, P., Cavalli, A., Georgitzikis, K., Grohol, M., Itul, A., T, K., C, L., L, L., G, M., T, M., A, P. A., J, S., T, T., C, V., D, W., C, B., … M, C. (2023). </w:delText>
        </w:r>
        <w:r w:rsidRPr="15EA60C0" w:rsidDel="005F5A32">
          <w:rPr>
            <w:rFonts w:eastAsia="EC Square Sans Pro" w:cs="EC Square Sans Pro"/>
            <w:i/>
            <w:iCs/>
          </w:rPr>
          <w:delText>Supply chain analysis and material demand forecast in strategic technologies and sectors in the EU</w:delText>
        </w:r>
        <w:r w:rsidRPr="15EA60C0" w:rsidDel="005F5A32">
          <w:rPr>
            <w:rFonts w:ascii="Calibri" w:eastAsia="EC Square Sans Pro" w:hAnsi="Calibri" w:cs="Calibri"/>
            <w:i/>
            <w:iCs/>
          </w:rPr>
          <w:delText> </w:delText>
        </w:r>
        <w:r w:rsidRPr="15EA60C0" w:rsidDel="005F5A32">
          <w:rPr>
            <w:rFonts w:eastAsia="EC Square Sans Pro" w:cs="EC Square Sans Pro"/>
            <w:i/>
            <w:iCs/>
          </w:rPr>
          <w:delText>? A foresight study</w:delText>
        </w:r>
        <w:r w:rsidRPr="15EA60C0" w:rsidDel="005F5A32">
          <w:rPr>
            <w:rFonts w:eastAsia="EC Square Sans Pro" w:cs="EC Square Sans Pro"/>
          </w:rPr>
          <w:delText xml:space="preserve"> (Issue KJ-NA-31-437-EN-N (online),KJ-NA-31-437-EN-C (print)). Publications Office of the European Union. </w:delText>
        </w:r>
        <w:r w:rsidR="0018448E" w:rsidDel="005F5A32">
          <w:fldChar w:fldCharType="begin"/>
        </w:r>
        <w:r w:rsidR="0018448E" w:rsidDel="005F5A32">
          <w:delInstrText xml:space="preserve"> HYPERLINK "https://doi.org/10.2760/386650" \h </w:delInstrText>
        </w:r>
        <w:r w:rsidR="0018448E" w:rsidDel="005F5A32">
          <w:fldChar w:fldCharType="separate"/>
        </w:r>
        <w:r w:rsidRPr="15EA60C0" w:rsidDel="005F5A32">
          <w:rPr>
            <w:rStyle w:val="Hyperlink"/>
            <w:rFonts w:eastAsia="EC Square Sans Pro" w:cs="EC Square Sans Pro"/>
          </w:rPr>
          <w:delText>https://doi.org/10.2760/386650</w:delText>
        </w:r>
        <w:r w:rsidR="0018448E" w:rsidDel="005F5A32">
          <w:rPr>
            <w:rStyle w:val="Hyperlink"/>
            <w:rFonts w:eastAsia="EC Square Sans Pro" w:cs="EC Square Sans Pro"/>
          </w:rPr>
          <w:fldChar w:fldCharType="end"/>
        </w:r>
        <w:r w:rsidRPr="15EA60C0" w:rsidDel="005F5A32">
          <w:rPr>
            <w:rFonts w:eastAsia="EC Square Sans Pro" w:cs="EC Square Sans Pro"/>
          </w:rPr>
          <w:delText xml:space="preserve"> (online),10.2760/334074 (print)</w:delText>
        </w:r>
      </w:del>
    </w:p>
    <w:p w14:paraId="482D804E" w14:textId="1071A2EC" w:rsidR="008D6E5C" w:rsidRPr="00532779" w:rsidDel="005F5A32" w:rsidRDefault="008D6E5C" w:rsidP="005F5A32">
      <w:pPr>
        <w:pStyle w:val="JRCLevel-3title"/>
        <w:numPr>
          <w:ilvl w:val="0"/>
          <w:numId w:val="0"/>
        </w:numPr>
        <w:rPr>
          <w:del w:id="336" w:author="Microsoft Office User" w:date="2025-03-10T12:10:00Z"/>
          <w:lang w:val="fr-FR"/>
        </w:rPr>
        <w:pPrChange w:id="337" w:author="Microsoft Office User" w:date="2025-03-10T12:10:00Z">
          <w:pPr>
            <w:ind w:left="480" w:hanging="480"/>
          </w:pPr>
        </w:pPrChange>
      </w:pPr>
      <w:del w:id="338" w:author="Microsoft Office User" w:date="2025-03-10T12:10:00Z">
        <w:r w:rsidRPr="15EA60C0" w:rsidDel="005F5A32">
          <w:rPr>
            <w:rFonts w:eastAsia="EC Square Sans Pro" w:cs="EC Square Sans Pro"/>
          </w:rPr>
          <w:delText>Chaves, C., Pereira, E., Ferreira, P., &amp; Guerner Dias, A. (2021). Concerns about lithium extraction: A review and application for Portugal</w:delText>
        </w:r>
        <w:r w:rsidRPr="15EA60C0" w:rsidDel="005F5A32">
          <w:rPr>
            <w:rFonts w:ascii="Segoe UI Symbol" w:eastAsia="EC Square Sans Pro" w:hAnsi="Segoe UI Symbol" w:cs="Segoe UI Symbol"/>
          </w:rPr>
          <w:delText>✰</w:delText>
        </w:r>
        <w:r w:rsidRPr="15EA60C0" w:rsidDel="005F5A32">
          <w:rPr>
            <w:rFonts w:eastAsia="EC Square Sans Pro" w:cs="EC Square Sans Pro"/>
          </w:rPr>
          <w:delText xml:space="preserve">. </w:delText>
        </w:r>
        <w:r w:rsidRPr="15EA60C0" w:rsidDel="005F5A32">
          <w:rPr>
            <w:rFonts w:eastAsia="EC Square Sans Pro" w:cs="EC Square Sans Pro"/>
            <w:i/>
            <w:iCs/>
          </w:rPr>
          <w:delText>The Extractive Industries and Society</w:delText>
        </w:r>
        <w:r w:rsidRPr="15EA60C0" w:rsidDel="005F5A32">
          <w:rPr>
            <w:rFonts w:eastAsia="EC Square Sans Pro" w:cs="EC Square Sans Pro"/>
          </w:rPr>
          <w:delText xml:space="preserve">, </w:delText>
        </w:r>
        <w:r w:rsidRPr="15EA60C0" w:rsidDel="005F5A32">
          <w:rPr>
            <w:rFonts w:eastAsia="EC Square Sans Pro" w:cs="EC Square Sans Pro"/>
            <w:i/>
            <w:iCs/>
          </w:rPr>
          <w:delText>8</w:delText>
        </w:r>
        <w:r w:rsidRPr="15EA60C0" w:rsidDel="005F5A32">
          <w:rPr>
            <w:rFonts w:eastAsia="EC Square Sans Pro" w:cs="EC Square Sans Pro"/>
          </w:rPr>
          <w:delText xml:space="preserve">(3), 100928. </w:delText>
        </w:r>
        <w:r w:rsidR="0018448E" w:rsidDel="005F5A32">
          <w:fldChar w:fldCharType="begin"/>
        </w:r>
        <w:r w:rsidR="0018448E" w:rsidDel="005F5A32">
          <w:delInstrText xml:space="preserve"> HYPERLINK "https://doi.org/https://doi.org/10</w:delInstrText>
        </w:r>
        <w:r w:rsidR="0018448E" w:rsidDel="005F5A32">
          <w:delInstrText xml:space="preserve">.1016/j.exis.2021.100928" \h </w:delInstrText>
        </w:r>
        <w:r w:rsidR="0018448E" w:rsidDel="005F5A32">
          <w:fldChar w:fldCharType="separate"/>
        </w:r>
        <w:r w:rsidRPr="00532779" w:rsidDel="005F5A32">
          <w:rPr>
            <w:rStyle w:val="Hyperlink"/>
            <w:rFonts w:eastAsia="EC Square Sans Pro" w:cs="EC Square Sans Pro"/>
            <w:lang w:val="fr-FR"/>
          </w:rPr>
          <w:delText>https://doi.org/https://doi.org/10.1016/j.exis.2021.100928</w:delText>
        </w:r>
        <w:r w:rsidR="0018448E" w:rsidDel="005F5A32">
          <w:rPr>
            <w:rStyle w:val="Hyperlink"/>
            <w:rFonts w:eastAsia="EC Square Sans Pro" w:cs="EC Square Sans Pro"/>
            <w:lang w:val="fr-FR"/>
          </w:rPr>
          <w:fldChar w:fldCharType="end"/>
        </w:r>
      </w:del>
    </w:p>
    <w:p w14:paraId="149FFB58" w14:textId="20207B07" w:rsidR="008D6E5C" w:rsidDel="005F5A32" w:rsidRDefault="008D6E5C" w:rsidP="005F5A32">
      <w:pPr>
        <w:pStyle w:val="JRCLevel-3title"/>
        <w:numPr>
          <w:ilvl w:val="0"/>
          <w:numId w:val="0"/>
        </w:numPr>
        <w:rPr>
          <w:del w:id="339" w:author="Microsoft Office User" w:date="2025-03-10T12:10:00Z"/>
        </w:rPr>
        <w:pPrChange w:id="340" w:author="Microsoft Office User" w:date="2025-03-10T12:10:00Z">
          <w:pPr>
            <w:ind w:left="480" w:hanging="480"/>
          </w:pPr>
        </w:pPrChange>
      </w:pPr>
      <w:del w:id="341" w:author="Microsoft Office User" w:date="2025-03-10T12:10:00Z">
        <w:r w:rsidRPr="008D6E5C" w:rsidDel="005F5A32">
          <w:rPr>
            <w:rFonts w:eastAsia="EC Square Sans Pro" w:cs="EC Square Sans Pro"/>
          </w:rPr>
          <w:delText xml:space="preserve">Dunlap, A., &amp; Riquito, M. (2023). </w:delText>
        </w:r>
        <w:r w:rsidRPr="15EA60C0" w:rsidDel="005F5A32">
          <w:rPr>
            <w:rFonts w:eastAsia="EC Square Sans Pro" w:cs="EC Square Sans Pro"/>
          </w:rPr>
          <w:delText xml:space="preserve">Social warfare for lithium extraction? Open-pit lithium mining, counterinsurgency tactics and enforcing green extractivism in northern Portugal. </w:delText>
        </w:r>
        <w:r w:rsidRPr="15EA60C0" w:rsidDel="005F5A32">
          <w:rPr>
            <w:rFonts w:eastAsia="EC Square Sans Pro" w:cs="EC Square Sans Pro"/>
            <w:i/>
            <w:iCs/>
          </w:rPr>
          <w:delText>Energy Research &amp; Social Science</w:delText>
        </w:r>
        <w:r w:rsidRPr="15EA60C0" w:rsidDel="005F5A32">
          <w:rPr>
            <w:rFonts w:eastAsia="EC Square Sans Pro" w:cs="EC Square Sans Pro"/>
          </w:rPr>
          <w:delText xml:space="preserve">, </w:delText>
        </w:r>
        <w:r w:rsidRPr="15EA60C0" w:rsidDel="005F5A32">
          <w:rPr>
            <w:rFonts w:eastAsia="EC Square Sans Pro" w:cs="EC Square Sans Pro"/>
            <w:i/>
            <w:iCs/>
          </w:rPr>
          <w:delText>95</w:delText>
        </w:r>
        <w:r w:rsidRPr="15EA60C0" w:rsidDel="005F5A32">
          <w:rPr>
            <w:rFonts w:eastAsia="EC Square Sans Pro" w:cs="EC Square Sans Pro"/>
          </w:rPr>
          <w:delText xml:space="preserve">, 102912. </w:delText>
        </w:r>
        <w:r w:rsidR="0018448E" w:rsidDel="005F5A32">
          <w:fldChar w:fldCharType="begin"/>
        </w:r>
        <w:r w:rsidR="0018448E" w:rsidDel="005F5A32">
          <w:delInstrText xml:space="preserve"> HYPERLINK "https://doi.org/https://doi.org/10.1016/j.erss.2022.102912" \h </w:delInstrText>
        </w:r>
        <w:r w:rsidR="0018448E" w:rsidDel="005F5A32">
          <w:fldChar w:fldCharType="separate"/>
        </w:r>
        <w:r w:rsidRPr="15EA60C0" w:rsidDel="005F5A32">
          <w:rPr>
            <w:rStyle w:val="Hyperlink"/>
            <w:rFonts w:eastAsia="EC Square Sans Pro" w:cs="EC Square Sans Pro"/>
          </w:rPr>
          <w:delText>https://doi.org/https://doi.org/10.1016/j.erss.2022.102912</w:delText>
        </w:r>
        <w:r w:rsidR="0018448E" w:rsidDel="005F5A32">
          <w:rPr>
            <w:rStyle w:val="Hyperlink"/>
            <w:rFonts w:eastAsia="EC Square Sans Pro" w:cs="EC Square Sans Pro"/>
          </w:rPr>
          <w:fldChar w:fldCharType="end"/>
        </w:r>
      </w:del>
    </w:p>
    <w:p w14:paraId="587A0BA0" w14:textId="47F90E80" w:rsidR="008D6E5C" w:rsidDel="005F5A32" w:rsidRDefault="008D6E5C" w:rsidP="005F5A32">
      <w:pPr>
        <w:pStyle w:val="JRCLevel-3title"/>
        <w:numPr>
          <w:ilvl w:val="0"/>
          <w:numId w:val="0"/>
        </w:numPr>
        <w:rPr>
          <w:del w:id="342" w:author="Microsoft Office User" w:date="2025-03-10T12:10:00Z"/>
          <w:rFonts w:eastAsia="EC Square Sans Pro" w:cs="EC Square Sans Pro"/>
        </w:rPr>
        <w:pPrChange w:id="343" w:author="Microsoft Office User" w:date="2025-03-10T12:10:00Z">
          <w:pPr>
            <w:ind w:left="480" w:hanging="480"/>
          </w:pPr>
        </w:pPrChange>
      </w:pPr>
      <w:del w:id="344" w:author="Microsoft Office User" w:date="2025-03-10T12:10:00Z">
        <w:r w:rsidRPr="15EA60C0" w:rsidDel="005F5A32">
          <w:rPr>
            <w:rFonts w:eastAsia="EC Square Sans Pro" w:cs="EC Square Sans Pro"/>
          </w:rPr>
          <w:delText xml:space="preserve">EC - European Commission. (2022). </w:delText>
        </w:r>
        <w:r w:rsidRPr="15EA60C0" w:rsidDel="005F5A32">
          <w:rPr>
            <w:rFonts w:eastAsia="EC Square Sans Pro" w:cs="EC Square Sans Pro"/>
            <w:i/>
            <w:iCs/>
          </w:rPr>
          <w:delText>Communication from the Commission to the European Parliament, the Council, the European Economic and Social Committee and the Committee of the Regions REPowerEU Plan. COM(2022) 230 final</w:delText>
        </w:r>
        <w:r w:rsidRPr="15EA60C0" w:rsidDel="005F5A32">
          <w:rPr>
            <w:rFonts w:eastAsia="EC Square Sans Pro" w:cs="EC Square Sans Pro"/>
          </w:rPr>
          <w:delText>.</w:delText>
        </w:r>
      </w:del>
    </w:p>
    <w:p w14:paraId="5D1CDCDA" w14:textId="4DFA0543" w:rsidR="008D6E5C" w:rsidDel="005F5A32" w:rsidRDefault="008D6E5C" w:rsidP="005F5A32">
      <w:pPr>
        <w:pStyle w:val="JRCLevel-3title"/>
        <w:numPr>
          <w:ilvl w:val="0"/>
          <w:numId w:val="0"/>
        </w:numPr>
        <w:rPr>
          <w:del w:id="345" w:author="Microsoft Office User" w:date="2025-03-10T12:10:00Z"/>
          <w:rFonts w:eastAsia="EC Square Sans Pro" w:cs="EC Square Sans Pro"/>
        </w:rPr>
        <w:pPrChange w:id="346" w:author="Microsoft Office User" w:date="2025-03-10T12:10:00Z">
          <w:pPr>
            <w:ind w:left="480" w:hanging="480"/>
          </w:pPr>
        </w:pPrChange>
      </w:pPr>
      <w:del w:id="347" w:author="Microsoft Office User" w:date="2025-03-10T12:10:00Z">
        <w:r w:rsidRPr="15EA60C0" w:rsidDel="005F5A32">
          <w:rPr>
            <w:rFonts w:eastAsia="EC Square Sans Pro" w:cs="EC Square Sans Pro"/>
          </w:rPr>
          <w:delText xml:space="preserve">EC - European Commission. (2023). </w:delText>
        </w:r>
        <w:r w:rsidRPr="15EA60C0" w:rsidDel="005F5A32">
          <w:rPr>
            <w:rFonts w:eastAsia="EC Square Sans Pro" w:cs="EC Square Sans Pro"/>
            <w:i/>
            <w:iCs/>
          </w:rPr>
          <w:delText>Proposal for a Regulation of the European Parliament and of the Council establishing a framework for ensuring a secure and sustainable supply of critical raw materials and amending Regulations (EU) 168/2013, (EU) 2018/858, 2018/1724 and (EU) 2019/1020 COM</w:delText>
        </w:r>
        <w:r w:rsidRPr="15EA60C0" w:rsidDel="005F5A32">
          <w:rPr>
            <w:rFonts w:eastAsia="EC Square Sans Pro" w:cs="EC Square Sans Pro"/>
          </w:rPr>
          <w:delText>.</w:delText>
        </w:r>
      </w:del>
    </w:p>
    <w:p w14:paraId="37518E55" w14:textId="76932530" w:rsidR="008D6E5C" w:rsidDel="005F5A32" w:rsidRDefault="008D6E5C" w:rsidP="005F5A32">
      <w:pPr>
        <w:pStyle w:val="JRCLevel-3title"/>
        <w:numPr>
          <w:ilvl w:val="0"/>
          <w:numId w:val="0"/>
        </w:numPr>
        <w:rPr>
          <w:del w:id="348" w:author="Microsoft Office User" w:date="2025-03-10T12:10:00Z"/>
          <w:rFonts w:eastAsia="EC Square Sans Pro" w:cs="EC Square Sans Pro"/>
          <w:sz w:val="18"/>
          <w:szCs w:val="18"/>
        </w:rPr>
        <w:pPrChange w:id="349" w:author="Microsoft Office User" w:date="2025-03-10T12:10:00Z">
          <w:pPr>
            <w:ind w:left="480" w:hanging="480"/>
          </w:pPr>
        </w:pPrChange>
      </w:pPr>
      <w:del w:id="350" w:author="Microsoft Office User" w:date="2025-03-10T12:10:00Z">
        <w:r w:rsidRPr="15EA60C0" w:rsidDel="005F5A32">
          <w:rPr>
            <w:rFonts w:eastAsia="EC Square Sans Pro" w:cs="EC Square Sans Pro"/>
          </w:rPr>
          <w:delText xml:space="preserve">Geological Survey of Sweden. (2020). </w:delText>
        </w:r>
        <w:r w:rsidRPr="15EA60C0" w:rsidDel="005F5A32">
          <w:rPr>
            <w:rFonts w:eastAsia="EC Square Sans Pro" w:cs="EC Square Sans Pro"/>
            <w:i/>
            <w:iCs/>
          </w:rPr>
          <w:delText>Statistics of the Swedish Mining Industry</w:delText>
        </w:r>
        <w:r w:rsidRPr="15EA60C0" w:rsidDel="005F5A32">
          <w:rPr>
            <w:rFonts w:eastAsia="EC Square Sans Pro" w:cs="EC Square Sans Pro"/>
          </w:rPr>
          <w:delText>.</w:delText>
        </w:r>
      </w:del>
    </w:p>
    <w:p w14:paraId="4ECE2560" w14:textId="0BC5777D" w:rsidR="008D6E5C" w:rsidDel="005F5A32" w:rsidRDefault="008D6E5C" w:rsidP="005F5A32">
      <w:pPr>
        <w:pStyle w:val="JRCLevel-3title"/>
        <w:numPr>
          <w:ilvl w:val="0"/>
          <w:numId w:val="0"/>
        </w:numPr>
        <w:rPr>
          <w:del w:id="351" w:author="Microsoft Office User" w:date="2025-03-10T12:10:00Z"/>
          <w:rFonts w:eastAsia="EC Square Sans Pro" w:cs="EC Square Sans Pro"/>
        </w:rPr>
        <w:pPrChange w:id="352" w:author="Microsoft Office User" w:date="2025-03-10T12:10:00Z">
          <w:pPr>
            <w:ind w:left="480" w:hanging="480"/>
          </w:pPr>
        </w:pPrChange>
      </w:pPr>
      <w:del w:id="353" w:author="Microsoft Office User" w:date="2025-03-10T12:10:00Z">
        <w:r w:rsidRPr="15EA60C0" w:rsidDel="005F5A32">
          <w:rPr>
            <w:rFonts w:eastAsia="EC Square Sans Pro" w:cs="EC Square Sans Pro"/>
          </w:rPr>
          <w:delText xml:space="preserve">Gielen, D., &amp; Lyons, M. (2022). </w:delText>
        </w:r>
        <w:r w:rsidRPr="15EA60C0" w:rsidDel="005F5A32">
          <w:rPr>
            <w:rFonts w:eastAsia="EC Square Sans Pro" w:cs="EC Square Sans Pro"/>
            <w:i/>
            <w:iCs/>
          </w:rPr>
          <w:delText>Critical materials for the energy transition: Lithium</w:delText>
        </w:r>
        <w:r w:rsidRPr="15EA60C0" w:rsidDel="005F5A32">
          <w:rPr>
            <w:rFonts w:eastAsia="EC Square Sans Pro" w:cs="EC Square Sans Pro"/>
          </w:rPr>
          <w:delText>.</w:delText>
        </w:r>
      </w:del>
    </w:p>
    <w:p w14:paraId="557CAD30" w14:textId="57DFA39E" w:rsidR="008D6E5C" w:rsidDel="005F5A32" w:rsidRDefault="008D6E5C" w:rsidP="005F5A32">
      <w:pPr>
        <w:pStyle w:val="JRCLevel-3title"/>
        <w:numPr>
          <w:ilvl w:val="0"/>
          <w:numId w:val="0"/>
        </w:numPr>
        <w:rPr>
          <w:del w:id="354" w:author="Microsoft Office User" w:date="2025-03-10T12:10:00Z"/>
          <w:rFonts w:eastAsia="EC Square Sans Pro" w:cs="EC Square Sans Pro"/>
        </w:rPr>
        <w:pPrChange w:id="355" w:author="Microsoft Office User" w:date="2025-03-10T12:10:00Z">
          <w:pPr>
            <w:ind w:left="480" w:hanging="480"/>
          </w:pPr>
        </w:pPrChange>
      </w:pPr>
      <w:del w:id="356" w:author="Microsoft Office User" w:date="2025-03-10T12:10:00Z">
        <w:r w:rsidRPr="15EA60C0" w:rsidDel="005F5A32">
          <w:rPr>
            <w:rFonts w:eastAsia="EC Square Sans Pro" w:cs="EC Square Sans Pro"/>
          </w:rPr>
          <w:delText xml:space="preserve">IRENA. (2023). </w:delText>
        </w:r>
        <w:r w:rsidRPr="15EA60C0" w:rsidDel="005F5A32">
          <w:rPr>
            <w:rFonts w:eastAsia="EC Square Sans Pro" w:cs="EC Square Sans Pro"/>
            <w:i/>
            <w:iCs/>
          </w:rPr>
          <w:delText>Geopolitics of the energy transition: Critical materials</w:delText>
        </w:r>
        <w:r w:rsidRPr="15EA60C0" w:rsidDel="005F5A32">
          <w:rPr>
            <w:rFonts w:eastAsia="EC Square Sans Pro" w:cs="EC Square Sans Pro"/>
          </w:rPr>
          <w:delText>.</w:delText>
        </w:r>
      </w:del>
    </w:p>
    <w:p w14:paraId="2B0CF80F" w14:textId="578E6A32" w:rsidR="008D6E5C" w:rsidDel="005F5A32" w:rsidRDefault="008D6E5C" w:rsidP="005F5A32">
      <w:pPr>
        <w:pStyle w:val="JRCLevel-3title"/>
        <w:numPr>
          <w:ilvl w:val="0"/>
          <w:numId w:val="0"/>
        </w:numPr>
        <w:rPr>
          <w:del w:id="357" w:author="Microsoft Office User" w:date="2025-03-10T12:10:00Z"/>
          <w:rFonts w:eastAsia="EC Square Sans Pro" w:cs="EC Square Sans Pro"/>
        </w:rPr>
        <w:pPrChange w:id="358" w:author="Microsoft Office User" w:date="2025-03-10T12:10:00Z">
          <w:pPr>
            <w:ind w:left="480" w:hanging="480"/>
          </w:pPr>
        </w:pPrChange>
      </w:pPr>
      <w:del w:id="359" w:author="Microsoft Office User" w:date="2025-03-10T12:10:00Z">
        <w:r w:rsidRPr="15EA60C0" w:rsidDel="005F5A32">
          <w:rPr>
            <w:rFonts w:eastAsia="EC Square Sans Pro" w:cs="EC Square Sans Pro"/>
          </w:rPr>
          <w:delText xml:space="preserve">Laurance, W. F. (2004). The perils of payoff: corruption as a threat to global biodiversity. </w:delText>
        </w:r>
        <w:r w:rsidRPr="15EA60C0" w:rsidDel="005F5A32">
          <w:rPr>
            <w:rFonts w:eastAsia="EC Square Sans Pro" w:cs="EC Square Sans Pro"/>
            <w:i/>
            <w:iCs/>
          </w:rPr>
          <w:delText>Trends in Ecology &amp; Evolution</w:delText>
        </w:r>
        <w:r w:rsidRPr="15EA60C0" w:rsidDel="005F5A32">
          <w:rPr>
            <w:rFonts w:eastAsia="EC Square Sans Pro" w:cs="EC Square Sans Pro"/>
          </w:rPr>
          <w:delText xml:space="preserve">, </w:delText>
        </w:r>
        <w:r w:rsidRPr="15EA60C0" w:rsidDel="005F5A32">
          <w:rPr>
            <w:rFonts w:eastAsia="EC Square Sans Pro" w:cs="EC Square Sans Pro"/>
            <w:i/>
            <w:iCs/>
          </w:rPr>
          <w:delText>19</w:delText>
        </w:r>
        <w:r w:rsidRPr="15EA60C0" w:rsidDel="005F5A32">
          <w:rPr>
            <w:rFonts w:eastAsia="EC Square Sans Pro" w:cs="EC Square Sans Pro"/>
          </w:rPr>
          <w:delText>(8), 399–401.</w:delText>
        </w:r>
      </w:del>
    </w:p>
    <w:p w14:paraId="2B952753" w14:textId="0AAF8D49" w:rsidR="008D6E5C" w:rsidDel="005F5A32" w:rsidRDefault="008D6E5C" w:rsidP="005F5A32">
      <w:pPr>
        <w:pStyle w:val="JRCLevel-3title"/>
        <w:numPr>
          <w:ilvl w:val="0"/>
          <w:numId w:val="0"/>
        </w:numPr>
        <w:rPr>
          <w:del w:id="360" w:author="Microsoft Office User" w:date="2025-03-10T12:10:00Z"/>
        </w:rPr>
        <w:pPrChange w:id="361" w:author="Microsoft Office User" w:date="2025-03-10T12:10:00Z">
          <w:pPr>
            <w:ind w:left="480" w:hanging="480"/>
          </w:pPr>
        </w:pPrChange>
      </w:pPr>
      <w:del w:id="362" w:author="Microsoft Office User" w:date="2025-03-10T12:10:00Z">
        <w:r w:rsidRPr="15EA60C0" w:rsidDel="005F5A32">
          <w:rPr>
            <w:rFonts w:eastAsia="EC Square Sans Pro" w:cs="EC Square Sans Pro"/>
          </w:rPr>
          <w:delText xml:space="preserve">Lorca, M., Olivera Andrade, M., Escosteguy, M., Köppel, J., Scoville-Simonds, M., &amp; Hufty, M. (2022). Mining indigenous territories: Consensus, tensions and ambivalences in the Salar de Atacama. </w:delText>
        </w:r>
        <w:r w:rsidRPr="15EA60C0" w:rsidDel="005F5A32">
          <w:rPr>
            <w:rFonts w:eastAsia="EC Square Sans Pro" w:cs="EC Square Sans Pro"/>
            <w:i/>
            <w:iCs/>
          </w:rPr>
          <w:delText>The Extractive Industries and Society</w:delText>
        </w:r>
        <w:r w:rsidRPr="15EA60C0" w:rsidDel="005F5A32">
          <w:rPr>
            <w:rFonts w:eastAsia="EC Square Sans Pro" w:cs="EC Square Sans Pro"/>
          </w:rPr>
          <w:delText xml:space="preserve">, </w:delText>
        </w:r>
        <w:r w:rsidRPr="15EA60C0" w:rsidDel="005F5A32">
          <w:rPr>
            <w:rFonts w:eastAsia="EC Square Sans Pro" w:cs="EC Square Sans Pro"/>
            <w:i/>
            <w:iCs/>
          </w:rPr>
          <w:delText>9</w:delText>
        </w:r>
        <w:r w:rsidRPr="15EA60C0" w:rsidDel="005F5A32">
          <w:rPr>
            <w:rFonts w:eastAsia="EC Square Sans Pro" w:cs="EC Square Sans Pro"/>
          </w:rPr>
          <w:delText xml:space="preserve">, 101047. </w:delText>
        </w:r>
        <w:r w:rsidR="0018448E" w:rsidDel="005F5A32">
          <w:fldChar w:fldCharType="begin"/>
        </w:r>
        <w:r w:rsidR="0018448E" w:rsidDel="005F5A32">
          <w:delInstrText xml:space="preserve"> HYPERLINK "https://doi.org/https://doi.org/10.1016/j.exis.2022.101047" \h </w:delInstrText>
        </w:r>
        <w:r w:rsidR="0018448E" w:rsidDel="005F5A32">
          <w:fldChar w:fldCharType="separate"/>
        </w:r>
        <w:r w:rsidRPr="15EA60C0" w:rsidDel="005F5A32">
          <w:rPr>
            <w:rStyle w:val="Hyperlink"/>
            <w:rFonts w:eastAsia="EC Square Sans Pro" w:cs="EC Square Sans Pro"/>
          </w:rPr>
          <w:delText>https://doi.org/https://doi.org/10.1016/j.exis.2022.101047</w:delText>
        </w:r>
        <w:r w:rsidR="0018448E" w:rsidDel="005F5A32">
          <w:rPr>
            <w:rStyle w:val="Hyperlink"/>
            <w:rFonts w:eastAsia="EC Square Sans Pro" w:cs="EC Square Sans Pro"/>
          </w:rPr>
          <w:fldChar w:fldCharType="end"/>
        </w:r>
      </w:del>
    </w:p>
    <w:p w14:paraId="141266C2" w14:textId="7F84A714" w:rsidR="008D6E5C" w:rsidRPr="00532779" w:rsidDel="005F5A32" w:rsidRDefault="008D6E5C" w:rsidP="005F5A32">
      <w:pPr>
        <w:pStyle w:val="JRCLevel-3title"/>
        <w:numPr>
          <w:ilvl w:val="0"/>
          <w:numId w:val="0"/>
        </w:numPr>
        <w:rPr>
          <w:del w:id="363" w:author="Microsoft Office User" w:date="2025-03-10T12:10:00Z"/>
          <w:lang w:val="fr-FR"/>
        </w:rPr>
        <w:pPrChange w:id="364" w:author="Microsoft Office User" w:date="2025-03-10T12:10:00Z">
          <w:pPr>
            <w:ind w:left="480" w:hanging="480"/>
          </w:pPr>
        </w:pPrChange>
      </w:pPr>
      <w:del w:id="365" w:author="Microsoft Office User" w:date="2025-03-10T12:10:00Z">
        <w:r w:rsidRPr="15EA60C0" w:rsidDel="005F5A32">
          <w:rPr>
            <w:rFonts w:eastAsia="EC Square Sans Pro" w:cs="EC Square Sans Pro"/>
          </w:rPr>
          <w:delText xml:space="preserve">Luckeneder, S., Giljum, S., Schaffartzik, A., Maus, V., &amp; Tost, M. (2021). Surge in global metal mining threatens vulnerable ecosystems. </w:delText>
        </w:r>
        <w:r w:rsidRPr="00532779" w:rsidDel="005F5A32">
          <w:rPr>
            <w:rFonts w:eastAsia="EC Square Sans Pro" w:cs="EC Square Sans Pro"/>
            <w:i/>
            <w:iCs/>
            <w:lang w:val="fr-FR"/>
          </w:rPr>
          <w:delText>Global Environmental Change</w:delText>
        </w:r>
        <w:r w:rsidRPr="00532779" w:rsidDel="005F5A32">
          <w:rPr>
            <w:rFonts w:eastAsia="EC Square Sans Pro" w:cs="EC Square Sans Pro"/>
            <w:lang w:val="fr-FR"/>
          </w:rPr>
          <w:delText xml:space="preserve">, </w:delText>
        </w:r>
        <w:r w:rsidRPr="00532779" w:rsidDel="005F5A32">
          <w:rPr>
            <w:rFonts w:eastAsia="EC Square Sans Pro" w:cs="EC Square Sans Pro"/>
            <w:i/>
            <w:iCs/>
            <w:lang w:val="fr-FR"/>
          </w:rPr>
          <w:delText>69</w:delText>
        </w:r>
        <w:r w:rsidRPr="00532779" w:rsidDel="005F5A32">
          <w:rPr>
            <w:rFonts w:eastAsia="EC Square Sans Pro" w:cs="EC Square Sans Pro"/>
            <w:lang w:val="fr-FR"/>
          </w:rPr>
          <w:delText xml:space="preserve">, 102303. </w:delText>
        </w:r>
        <w:r w:rsidDel="005F5A32">
          <w:rPr>
            <w:color w:val="auto"/>
          </w:rPr>
          <w:fldChar w:fldCharType="begin"/>
        </w:r>
        <w:r w:rsidRPr="000D3BCE" w:rsidDel="005F5A32">
          <w:rPr>
            <w:lang w:val="fr-BE"/>
            <w:rPrChange w:id="366" w:author="LISTORTI Giulia (JRC-ISPRA)" w:date="2024-11-18T11:24:00Z">
              <w:rPr/>
            </w:rPrChange>
          </w:rPr>
          <w:delInstrText xml:space="preserve"> HYPERLINK "https://doi.org/https://doi.org/10.1016/j.gloenvcha.2021.102303" \h </w:delInstrText>
        </w:r>
        <w:r w:rsidDel="005F5A32">
          <w:rPr>
            <w:color w:val="auto"/>
          </w:rPr>
          <w:fldChar w:fldCharType="separate"/>
        </w:r>
        <w:r w:rsidRPr="00532779" w:rsidDel="005F5A32">
          <w:rPr>
            <w:rStyle w:val="Hyperlink"/>
            <w:rFonts w:eastAsia="EC Square Sans Pro" w:cs="EC Square Sans Pro"/>
            <w:lang w:val="fr-FR"/>
          </w:rPr>
          <w:delText>https://doi.org/https://doi.org/10.1016/j.gloenvcha.2021.102303</w:delText>
        </w:r>
        <w:r w:rsidDel="005F5A32">
          <w:rPr>
            <w:rStyle w:val="Hyperlink"/>
            <w:rFonts w:eastAsia="EC Square Sans Pro" w:cs="EC Square Sans Pro"/>
            <w:lang w:val="fr-FR"/>
          </w:rPr>
          <w:fldChar w:fldCharType="end"/>
        </w:r>
      </w:del>
    </w:p>
    <w:p w14:paraId="20FCDE85" w14:textId="41E6A933" w:rsidR="008D6E5C" w:rsidDel="005F5A32" w:rsidRDefault="008D6E5C" w:rsidP="005F5A32">
      <w:pPr>
        <w:pStyle w:val="JRCLevel-3title"/>
        <w:numPr>
          <w:ilvl w:val="0"/>
          <w:numId w:val="0"/>
        </w:numPr>
        <w:rPr>
          <w:del w:id="367" w:author="Microsoft Office User" w:date="2025-03-10T12:10:00Z"/>
          <w:rFonts w:eastAsia="EC Square Sans Pro" w:cs="EC Square Sans Pro"/>
        </w:rPr>
        <w:pPrChange w:id="368" w:author="Microsoft Office User" w:date="2025-03-10T12:10:00Z">
          <w:pPr>
            <w:ind w:left="480" w:hanging="480"/>
          </w:pPr>
        </w:pPrChange>
      </w:pPr>
      <w:del w:id="369" w:author="Microsoft Office User" w:date="2025-03-10T12:10:00Z">
        <w:r w:rsidRPr="15EA60C0" w:rsidDel="005F5A32">
          <w:rPr>
            <w:rFonts w:eastAsia="EC Square Sans Pro" w:cs="EC Square Sans Pro"/>
          </w:rPr>
          <w:delText xml:space="preserve">Smith, R. J., Muir, R. D. J., Walpole, M. J., Balmford, A., &amp; Leader-Williams, N. (2003). Governance and the loss of biodiversity. </w:delText>
        </w:r>
        <w:r w:rsidRPr="15EA60C0" w:rsidDel="005F5A32">
          <w:rPr>
            <w:rFonts w:eastAsia="EC Square Sans Pro" w:cs="EC Square Sans Pro"/>
            <w:i/>
            <w:iCs/>
          </w:rPr>
          <w:delText>Nature</w:delText>
        </w:r>
        <w:r w:rsidRPr="15EA60C0" w:rsidDel="005F5A32">
          <w:rPr>
            <w:rFonts w:eastAsia="EC Square Sans Pro" w:cs="EC Square Sans Pro"/>
          </w:rPr>
          <w:delText xml:space="preserve">, </w:delText>
        </w:r>
        <w:r w:rsidRPr="15EA60C0" w:rsidDel="005F5A32">
          <w:rPr>
            <w:rFonts w:eastAsia="EC Square Sans Pro" w:cs="EC Square Sans Pro"/>
            <w:i/>
            <w:iCs/>
          </w:rPr>
          <w:delText>426</w:delText>
        </w:r>
        <w:r w:rsidRPr="15EA60C0" w:rsidDel="005F5A32">
          <w:rPr>
            <w:rFonts w:eastAsia="EC Square Sans Pro" w:cs="EC Square Sans Pro"/>
          </w:rPr>
          <w:delText>(6962), 67–70.</w:delText>
        </w:r>
      </w:del>
    </w:p>
    <w:p w14:paraId="1FF15714" w14:textId="238658D8" w:rsidR="008D6E5C" w:rsidDel="005F5A32" w:rsidRDefault="008D6E5C" w:rsidP="005F5A32">
      <w:pPr>
        <w:pStyle w:val="JRCLevel-3title"/>
        <w:numPr>
          <w:ilvl w:val="0"/>
          <w:numId w:val="0"/>
        </w:numPr>
        <w:rPr>
          <w:del w:id="370" w:author="Microsoft Office User" w:date="2025-03-10T12:10:00Z"/>
        </w:rPr>
        <w:pPrChange w:id="371" w:author="Microsoft Office User" w:date="2025-03-10T12:10:00Z">
          <w:pPr>
            <w:ind w:left="480" w:hanging="480"/>
          </w:pPr>
        </w:pPrChange>
      </w:pPr>
      <w:del w:id="372" w:author="Microsoft Office User" w:date="2025-03-10T12:10:00Z">
        <w:r w:rsidRPr="15EA60C0" w:rsidDel="005F5A32">
          <w:rPr>
            <w:rFonts w:eastAsia="EC Square Sans Pro" w:cs="EC Square Sans Pro"/>
          </w:rPr>
          <w:delText xml:space="preserve">Sonter, L. J., Ali, S. H., &amp; Watson, J. E. M. (2018). Mining and biodiversity: key issues and research needs in conservation science. </w:delText>
        </w:r>
        <w:r w:rsidRPr="15EA60C0" w:rsidDel="005F5A32">
          <w:rPr>
            <w:rFonts w:eastAsia="EC Square Sans Pro" w:cs="EC Square Sans Pro"/>
            <w:i/>
            <w:iCs/>
          </w:rPr>
          <w:delText>Proceedings. Biological Sciences</w:delText>
        </w:r>
        <w:r w:rsidRPr="15EA60C0" w:rsidDel="005F5A32">
          <w:rPr>
            <w:rFonts w:eastAsia="EC Square Sans Pro" w:cs="EC Square Sans Pro"/>
          </w:rPr>
          <w:delText xml:space="preserve">, </w:delText>
        </w:r>
        <w:r w:rsidRPr="15EA60C0" w:rsidDel="005F5A32">
          <w:rPr>
            <w:rFonts w:eastAsia="EC Square Sans Pro" w:cs="EC Square Sans Pro"/>
            <w:i/>
            <w:iCs/>
          </w:rPr>
          <w:delText>285</w:delText>
        </w:r>
        <w:r w:rsidRPr="15EA60C0" w:rsidDel="005F5A32">
          <w:rPr>
            <w:rFonts w:eastAsia="EC Square Sans Pro" w:cs="EC Square Sans Pro"/>
          </w:rPr>
          <w:delText xml:space="preserve">(1892). </w:delText>
        </w:r>
        <w:r w:rsidR="0018448E" w:rsidDel="005F5A32">
          <w:fldChar w:fldCharType="begin"/>
        </w:r>
        <w:r w:rsidR="0018448E" w:rsidDel="005F5A32">
          <w:delInstrText xml:space="preserve"> HYPERLINK "https://doi.org/10.1098/rspb.2018.1926" \h </w:delInstrText>
        </w:r>
        <w:r w:rsidR="0018448E" w:rsidDel="005F5A32">
          <w:fldChar w:fldCharType="separate"/>
        </w:r>
        <w:r w:rsidRPr="15EA60C0" w:rsidDel="005F5A32">
          <w:rPr>
            <w:rStyle w:val="Hyperlink"/>
            <w:rFonts w:eastAsia="EC Square Sans Pro" w:cs="EC Square Sans Pro"/>
          </w:rPr>
          <w:delText>https://doi.org/10.1098/rspb.2018.1926</w:delText>
        </w:r>
        <w:r w:rsidR="0018448E" w:rsidDel="005F5A32">
          <w:rPr>
            <w:rStyle w:val="Hyperlink"/>
            <w:rFonts w:eastAsia="EC Square Sans Pro" w:cs="EC Square Sans Pro"/>
          </w:rPr>
          <w:fldChar w:fldCharType="end"/>
        </w:r>
      </w:del>
    </w:p>
    <w:p w14:paraId="08A66E0A" w14:textId="35D895CE" w:rsidR="008D6E5C" w:rsidDel="005F5A32" w:rsidRDefault="008D6E5C" w:rsidP="005F5A32">
      <w:pPr>
        <w:pStyle w:val="JRCLevel-3title"/>
        <w:numPr>
          <w:ilvl w:val="0"/>
          <w:numId w:val="0"/>
        </w:numPr>
        <w:rPr>
          <w:del w:id="373" w:author="Microsoft Office User" w:date="2025-03-10T12:10:00Z"/>
        </w:rPr>
        <w:pPrChange w:id="374" w:author="Microsoft Office User" w:date="2025-03-10T12:10:00Z">
          <w:pPr>
            <w:ind w:left="480" w:hanging="480"/>
          </w:pPr>
        </w:pPrChange>
      </w:pPr>
      <w:del w:id="375" w:author="Microsoft Office User" w:date="2025-03-10T12:10:00Z">
        <w:r w:rsidRPr="15EA60C0" w:rsidDel="005F5A32">
          <w:rPr>
            <w:rFonts w:eastAsia="EC Square Sans Pro" w:cs="EC Square Sans Pro"/>
          </w:rPr>
          <w:delText xml:space="preserve">Sonter, L. J., Dade, M. C., Watson, J. E. M., &amp; Valenta, R. K. (2020). Renewable energy production will exacerbate mining threats to biodiversity. </w:delText>
        </w:r>
        <w:r w:rsidRPr="15EA60C0" w:rsidDel="005F5A32">
          <w:rPr>
            <w:rFonts w:eastAsia="EC Square Sans Pro" w:cs="EC Square Sans Pro"/>
            <w:i/>
            <w:iCs/>
          </w:rPr>
          <w:delText>Nature Communications</w:delText>
        </w:r>
        <w:r w:rsidRPr="15EA60C0" w:rsidDel="005F5A32">
          <w:rPr>
            <w:rFonts w:eastAsia="EC Square Sans Pro" w:cs="EC Square Sans Pro"/>
          </w:rPr>
          <w:delText xml:space="preserve">, </w:delText>
        </w:r>
        <w:r w:rsidRPr="15EA60C0" w:rsidDel="005F5A32">
          <w:rPr>
            <w:rFonts w:eastAsia="EC Square Sans Pro" w:cs="EC Square Sans Pro"/>
            <w:i/>
            <w:iCs/>
          </w:rPr>
          <w:delText>11</w:delText>
        </w:r>
        <w:r w:rsidRPr="15EA60C0" w:rsidDel="005F5A32">
          <w:rPr>
            <w:rFonts w:eastAsia="EC Square Sans Pro" w:cs="EC Square Sans Pro"/>
          </w:rPr>
          <w:delText xml:space="preserve">(1), 4174. </w:delText>
        </w:r>
        <w:r w:rsidR="0018448E" w:rsidDel="005F5A32">
          <w:fldChar w:fldCharType="begin"/>
        </w:r>
        <w:r w:rsidR="0018448E" w:rsidDel="005F5A32">
          <w:delInstrText xml:space="preserve"> HYPERLINK "https://doi.org/10.1038/s41467-020-17928-5" \</w:delInstrText>
        </w:r>
        <w:r w:rsidR="0018448E" w:rsidDel="005F5A32">
          <w:delInstrText xml:space="preserve">h </w:delInstrText>
        </w:r>
        <w:r w:rsidR="0018448E" w:rsidDel="005F5A32">
          <w:fldChar w:fldCharType="separate"/>
        </w:r>
        <w:r w:rsidRPr="15EA60C0" w:rsidDel="005F5A32">
          <w:rPr>
            <w:rStyle w:val="Hyperlink"/>
            <w:rFonts w:eastAsia="EC Square Sans Pro" w:cs="EC Square Sans Pro"/>
          </w:rPr>
          <w:delText>https://doi.org/10.1038/s41467-020-17928-5</w:delText>
        </w:r>
        <w:r w:rsidR="0018448E" w:rsidDel="005F5A32">
          <w:rPr>
            <w:rStyle w:val="Hyperlink"/>
            <w:rFonts w:eastAsia="EC Square Sans Pro" w:cs="EC Square Sans Pro"/>
          </w:rPr>
          <w:fldChar w:fldCharType="end"/>
        </w:r>
      </w:del>
    </w:p>
    <w:p w14:paraId="640297BC" w14:textId="4CF9AF74" w:rsidR="008D6E5C" w:rsidRPr="008D6E5C" w:rsidDel="005F5A32" w:rsidRDefault="008D6E5C" w:rsidP="005F5A32">
      <w:pPr>
        <w:pStyle w:val="JRCLevel-3title"/>
        <w:numPr>
          <w:ilvl w:val="0"/>
          <w:numId w:val="0"/>
        </w:numPr>
        <w:rPr>
          <w:del w:id="376" w:author="Microsoft Office User" w:date="2025-03-10T12:10:00Z"/>
          <w:color w:val="70AD47" w:themeColor="accent6"/>
        </w:rPr>
        <w:pPrChange w:id="377" w:author="Microsoft Office User" w:date="2025-03-10T12:10:00Z">
          <w:pPr>
            <w:pStyle w:val="JRCText"/>
          </w:pPr>
        </w:pPrChange>
      </w:pPr>
      <w:del w:id="378" w:author="Microsoft Office User" w:date="2025-03-10T12:10:00Z">
        <w:r w:rsidRPr="008D6E5C" w:rsidDel="005F5A32">
          <w:rPr>
            <w:color w:val="70AD47" w:themeColor="accent6"/>
          </w:rPr>
          <w:delText xml:space="preserve">Circular economy and climate mitigation  </w:delText>
        </w:r>
      </w:del>
    </w:p>
    <w:p w14:paraId="7541573A" w14:textId="4A46F82E" w:rsidR="00CC25A1" w:rsidDel="005F5A32" w:rsidRDefault="13CE39AA" w:rsidP="005F5A32">
      <w:pPr>
        <w:pStyle w:val="JRCLevel-3title"/>
        <w:numPr>
          <w:ilvl w:val="0"/>
          <w:numId w:val="0"/>
        </w:numPr>
        <w:rPr>
          <w:del w:id="379" w:author="Microsoft Office User" w:date="2025-03-10T12:10:00Z"/>
        </w:rPr>
        <w:pPrChange w:id="380" w:author="Microsoft Office User" w:date="2025-03-10T12:10:00Z">
          <w:pPr>
            <w:spacing w:line="257" w:lineRule="auto"/>
          </w:pPr>
        </w:pPrChange>
      </w:pPr>
      <w:del w:id="381" w:author="Microsoft Office User" w:date="2025-03-10T12:10:00Z">
        <w:r w:rsidRPr="6F5F1520" w:rsidDel="005F5A32">
          <w:rPr>
            <w:rFonts w:eastAsia="EC Square Sans Pro" w:cs="EC Square Sans Pro"/>
            <w:sz w:val="18"/>
            <w:szCs w:val="18"/>
          </w:rPr>
          <w:delText>CE Delft, &amp; prognos. (2022). CO2 reduction potential in European waste management.</w:delText>
        </w:r>
      </w:del>
    </w:p>
    <w:p w14:paraId="463CA51D" w14:textId="0E42B8C8" w:rsidR="00CC25A1" w:rsidDel="005F5A32" w:rsidRDefault="13CE39AA" w:rsidP="005F5A32">
      <w:pPr>
        <w:pStyle w:val="JRCLevel-3title"/>
        <w:numPr>
          <w:ilvl w:val="0"/>
          <w:numId w:val="0"/>
        </w:numPr>
        <w:rPr>
          <w:del w:id="382" w:author="Microsoft Office User" w:date="2025-03-10T12:10:00Z"/>
        </w:rPr>
        <w:pPrChange w:id="383" w:author="Microsoft Office User" w:date="2025-03-10T12:10:00Z">
          <w:pPr>
            <w:spacing w:line="257" w:lineRule="auto"/>
          </w:pPr>
        </w:pPrChange>
      </w:pPr>
      <w:del w:id="384" w:author="Microsoft Office User" w:date="2025-03-10T12:10:00Z">
        <w:r w:rsidRPr="6F5F1520" w:rsidDel="005F5A32">
          <w:rPr>
            <w:rFonts w:eastAsia="EC Square Sans Pro" w:cs="EC Square Sans Pro"/>
            <w:sz w:val="18"/>
            <w:szCs w:val="18"/>
          </w:rPr>
          <w:delText>Haigh, L., de Wit, M., von Daniels, C., Colloricchio, A., &amp; Hoogzaad, J. (2022). The Circularity Gap Report 2021. In Circle Economy.</w:delText>
        </w:r>
      </w:del>
    </w:p>
    <w:p w14:paraId="714530C4" w14:textId="0B57BDE6" w:rsidR="00CC25A1" w:rsidDel="005F5A32" w:rsidRDefault="13CE39AA" w:rsidP="005F5A32">
      <w:pPr>
        <w:pStyle w:val="JRCLevel-3title"/>
        <w:numPr>
          <w:ilvl w:val="0"/>
          <w:numId w:val="0"/>
        </w:numPr>
        <w:rPr>
          <w:del w:id="385" w:author="Microsoft Office User" w:date="2025-03-10T12:10:00Z"/>
        </w:rPr>
        <w:pPrChange w:id="386" w:author="Microsoft Office User" w:date="2025-03-10T12:10:00Z">
          <w:pPr>
            <w:spacing w:line="257" w:lineRule="auto"/>
          </w:pPr>
        </w:pPrChange>
      </w:pPr>
      <w:del w:id="387" w:author="Microsoft Office User" w:date="2025-03-10T12:10:00Z">
        <w:r w:rsidRPr="6F5F1520" w:rsidDel="005F5A32">
          <w:rPr>
            <w:rFonts w:eastAsia="EC Square Sans Pro" w:cs="EC Square Sans Pro"/>
            <w:sz w:val="18"/>
            <w:szCs w:val="18"/>
          </w:rPr>
          <w:delText>Le Den, X., Porteron, S., Collin, C., Hvid, L., Sorensen, H., Herbst, A., Rehfeldt, M., Pfaff, M., Hirschnitz-Garbers, M., &amp; Velten, E. (2020). The decarbonisation benefits of sectoral CE actions.</w:delText>
        </w:r>
      </w:del>
    </w:p>
    <w:p w14:paraId="644ECCB7" w14:textId="2C4FB078" w:rsidR="00CC25A1" w:rsidDel="005F5A32" w:rsidRDefault="13CE39AA" w:rsidP="005F5A32">
      <w:pPr>
        <w:pStyle w:val="JRCLevel-3title"/>
        <w:numPr>
          <w:ilvl w:val="0"/>
          <w:numId w:val="0"/>
        </w:numPr>
        <w:rPr>
          <w:del w:id="388" w:author="Microsoft Office User" w:date="2025-03-10T12:10:00Z"/>
        </w:rPr>
        <w:pPrChange w:id="389" w:author="Microsoft Office User" w:date="2025-03-10T12:10:00Z">
          <w:pPr>
            <w:spacing w:line="257" w:lineRule="auto"/>
          </w:pPr>
        </w:pPrChange>
      </w:pPr>
      <w:del w:id="390" w:author="Microsoft Office User" w:date="2025-03-10T12:10:00Z">
        <w:r w:rsidRPr="6F5F1520" w:rsidDel="005F5A32">
          <w:rPr>
            <w:rFonts w:eastAsia="EC Square Sans Pro" w:cs="EC Square Sans Pro"/>
            <w:sz w:val="18"/>
            <w:szCs w:val="18"/>
          </w:rPr>
          <w:delText>Material Economics. (2018). The CE - Powerful Force for Climate Mitigation. Transformative innovation for prosperous and low-carbon industry. In Symposium Biorefinery for Food, Fuel and Materials ….</w:delText>
        </w:r>
      </w:del>
    </w:p>
    <w:p w14:paraId="18D2F3FC" w14:textId="41D94FB8" w:rsidR="00CC25A1" w:rsidDel="005F5A32" w:rsidRDefault="13CE39AA" w:rsidP="005F5A32">
      <w:pPr>
        <w:pStyle w:val="JRCLevel-3title"/>
        <w:numPr>
          <w:ilvl w:val="0"/>
          <w:numId w:val="0"/>
        </w:numPr>
        <w:rPr>
          <w:del w:id="391" w:author="Microsoft Office User" w:date="2025-03-10T12:10:00Z"/>
        </w:rPr>
        <w:pPrChange w:id="392" w:author="Microsoft Office User" w:date="2025-03-10T12:10:00Z">
          <w:pPr>
            <w:spacing w:line="257" w:lineRule="auto"/>
          </w:pPr>
        </w:pPrChange>
      </w:pPr>
      <w:del w:id="393" w:author="Microsoft Office User" w:date="2025-03-10T12:10:00Z">
        <w:r w:rsidRPr="6F5F1520" w:rsidDel="005F5A32">
          <w:rPr>
            <w:rFonts w:eastAsia="EC Square Sans Pro" w:cs="EC Square Sans Pro"/>
            <w:sz w:val="18"/>
            <w:szCs w:val="18"/>
          </w:rPr>
          <w:delText>SYSTEMIQ. (2022). ReShaping Plastics: Pathways to a Circular, Climate Neutral Plastics System in Europe.</w:delText>
        </w:r>
      </w:del>
    </w:p>
    <w:p w14:paraId="2F09513A" w14:textId="12A0B1A9" w:rsidR="00CC25A1" w:rsidDel="005F5A32" w:rsidRDefault="13CE39AA" w:rsidP="005F5A32">
      <w:pPr>
        <w:pStyle w:val="JRCLevel-3title"/>
        <w:numPr>
          <w:ilvl w:val="0"/>
          <w:numId w:val="0"/>
        </w:numPr>
        <w:rPr>
          <w:del w:id="394" w:author="Microsoft Office User" w:date="2025-03-10T12:10:00Z"/>
        </w:rPr>
        <w:pPrChange w:id="395" w:author="Microsoft Office User" w:date="2025-03-10T12:10:00Z">
          <w:pPr>
            <w:spacing w:line="257" w:lineRule="auto"/>
          </w:pPr>
        </w:pPrChange>
      </w:pPr>
      <w:del w:id="396" w:author="Microsoft Office User" w:date="2025-03-10T12:10:00Z">
        <w:r w:rsidRPr="6F5F1520" w:rsidDel="005F5A32">
          <w:rPr>
            <w:rFonts w:eastAsia="EC Square Sans Pro" w:cs="EC Square Sans Pro"/>
            <w:sz w:val="18"/>
            <w:szCs w:val="18"/>
          </w:rPr>
          <w:delText xml:space="preserve">Wiprächtiger, M., Haupt, M., Froemelt, A., Klotz, M., Beretta, C., Osterwalder, D., Burg, V., &amp; Hellweg, S. (2023). Combining industrial ecology tools to assess potential greenhouse gas reductions of a CE: Method development and application to Switzerland. Journal of Industrial Ecology. </w:delText>
        </w:r>
        <w:r w:rsidR="0018448E" w:rsidDel="005F5A32">
          <w:fldChar w:fldCharType="begin"/>
        </w:r>
        <w:r w:rsidR="0018448E" w:rsidDel="005F5A32">
          <w:delInstrText xml:space="preserve"> HYPERLINK "https://doi.org/10.1111/jiec.13364" \h </w:delInstrText>
        </w:r>
        <w:r w:rsidR="0018448E" w:rsidDel="005F5A32">
          <w:fldChar w:fldCharType="separate"/>
        </w:r>
        <w:r w:rsidRPr="6F5F1520" w:rsidDel="005F5A32">
          <w:rPr>
            <w:rStyle w:val="Hyperlink"/>
            <w:rFonts w:eastAsia="EC Square Sans Pro" w:cs="EC Square Sans Pro"/>
            <w:sz w:val="18"/>
            <w:szCs w:val="18"/>
          </w:rPr>
          <w:delText>https://doi.org/10.1111/jiec.13364</w:delText>
        </w:r>
        <w:r w:rsidR="0018448E" w:rsidDel="005F5A32">
          <w:rPr>
            <w:rStyle w:val="Hyperlink"/>
            <w:rFonts w:eastAsia="EC Square Sans Pro" w:cs="EC Square Sans Pro"/>
            <w:sz w:val="18"/>
            <w:szCs w:val="18"/>
          </w:rPr>
          <w:fldChar w:fldCharType="end"/>
        </w:r>
      </w:del>
    </w:p>
    <w:p w14:paraId="12113722" w14:textId="69ED556E" w:rsidR="00CC25A1" w:rsidDel="005F5A32" w:rsidRDefault="13CE39AA" w:rsidP="005F5A32">
      <w:pPr>
        <w:pStyle w:val="JRCLevel-3title"/>
        <w:numPr>
          <w:ilvl w:val="0"/>
          <w:numId w:val="0"/>
        </w:numPr>
        <w:rPr>
          <w:del w:id="397" w:author="Microsoft Office User" w:date="2025-03-10T12:10:00Z"/>
        </w:rPr>
        <w:pPrChange w:id="398" w:author="Microsoft Office User" w:date="2025-03-10T12:10:00Z">
          <w:pPr>
            <w:spacing w:line="257" w:lineRule="auto"/>
          </w:pPr>
        </w:pPrChange>
      </w:pPr>
      <w:commentRangeStart w:id="399"/>
      <w:commentRangeStart w:id="400"/>
      <w:del w:id="401" w:author="Microsoft Office User" w:date="2025-03-10T12:10:00Z">
        <w:r w:rsidRPr="54A7B692" w:rsidDel="005F5A32">
          <w:rPr>
            <w:rFonts w:eastAsia="EC Square Sans Pro" w:cs="EC Square Sans Pro"/>
            <w:sz w:val="18"/>
            <w:szCs w:val="18"/>
            <w:highlight w:val="magenta"/>
          </w:rPr>
          <w:delText>ZIBELL, L., PETSINARIS, F., SMIT, T., OOMKENS, J., RIETVELD, E., GEERKEN, T., &amp; PEETERS, K. (2022). Impacts of CEon EU climate policies – mitigation and adaptation.</w:delText>
        </w:r>
        <w:commentRangeEnd w:id="399"/>
        <w:r w:rsidDel="005F5A32">
          <w:rPr>
            <w:rStyle w:val="CommentReference"/>
          </w:rPr>
          <w:commentReference w:id="399"/>
        </w:r>
        <w:commentRangeEnd w:id="400"/>
        <w:r w:rsidDel="005F5A32">
          <w:rPr>
            <w:rStyle w:val="CommentReference"/>
          </w:rPr>
          <w:commentReference w:id="400"/>
        </w:r>
      </w:del>
    </w:p>
    <w:p w14:paraId="7A5E96D4" w14:textId="77777777" w:rsidR="008D6E5C" w:rsidRDefault="008D6E5C" w:rsidP="005F5A32">
      <w:pPr>
        <w:spacing w:before="0" w:after="160"/>
        <w:jc w:val="left"/>
        <w:rPr>
          <w:color w:val="6CA644"/>
          <w:sz w:val="32"/>
          <w:szCs w:val="32"/>
          <w:lang w:eastAsia="en-US"/>
        </w:rPr>
        <w:pPrChange w:id="402" w:author="Microsoft Office User" w:date="2025-03-10T12:10:00Z">
          <w:pPr>
            <w:spacing w:before="0" w:after="160"/>
            <w:jc w:val="left"/>
          </w:pPr>
        </w:pPrChange>
      </w:pPr>
      <w:r>
        <w:br w:type="page"/>
      </w:r>
    </w:p>
    <w:p w14:paraId="30A3AB12" w14:textId="361FBB3B" w:rsidR="00CC25A1" w:rsidRDefault="73BE29AC" w:rsidP="00366F41">
      <w:pPr>
        <w:pStyle w:val="JRCLevel-2title"/>
        <w:numPr>
          <w:ilvl w:val="0"/>
          <w:numId w:val="0"/>
        </w:numPr>
      </w:pPr>
      <w:bookmarkStart w:id="403" w:name="_Toc191999858"/>
      <w:r>
        <w:lastRenderedPageBreak/>
        <w:t>Annex</w:t>
      </w:r>
      <w:bookmarkEnd w:id="403"/>
    </w:p>
    <w:p w14:paraId="59D86188" w14:textId="4EF52FB1" w:rsidR="73BE29AC" w:rsidRPr="00AB2707" w:rsidRDefault="73BE29AC" w:rsidP="00AB2707">
      <w:pPr>
        <w:pStyle w:val="JRCLevel-3title"/>
        <w:rPr>
          <w:rFonts w:eastAsia="EC Square Sans Pro"/>
          <w:bCs w:val="0"/>
        </w:rPr>
      </w:pPr>
      <w:bookmarkStart w:id="404" w:name="_Toc191999859"/>
      <w:r w:rsidRPr="00AB2707">
        <w:rPr>
          <w:rFonts w:eastAsia="EC Square Sans Pro"/>
        </w:rPr>
        <w:t>Overview of the targets modelled in the Domestic Footprint Outlook</w:t>
      </w:r>
      <w:bookmarkEnd w:id="404"/>
    </w:p>
    <w:p w14:paraId="3FBA44BF" w14:textId="5362BE86" w:rsidR="73BE29AC" w:rsidRPr="00BA5FBD" w:rsidRDefault="00B26BFB" w:rsidP="00AB2707">
      <w:pPr>
        <w:pStyle w:val="JRCTextbulletedlist1"/>
        <w:keepLines/>
        <w:numPr>
          <w:ilvl w:val="0"/>
          <w:numId w:val="0"/>
        </w:numPr>
        <w:rPr>
          <w:rFonts w:eastAsia="EC Square Sans Pro" w:cs="EC Square Sans Pro"/>
          <w:color w:val="000000" w:themeColor="text1"/>
          <w:sz w:val="22"/>
          <w:szCs w:val="22"/>
        </w:rPr>
      </w:pPr>
      <w:r w:rsidRPr="00BA5FBD">
        <w:rPr>
          <w:rFonts w:eastAsia="EC Square Sans Pro" w:cs="EC Square Sans Pro"/>
          <w:color w:val="000000" w:themeColor="text1"/>
          <w:sz w:val="22"/>
          <w:szCs w:val="22"/>
        </w:rPr>
        <w:t xml:space="preserve">The inclusion in the various scenarios of the </w:t>
      </w:r>
      <w:r w:rsidR="00396590" w:rsidRPr="00BA5FBD">
        <w:rPr>
          <w:rFonts w:eastAsia="EC Square Sans Pro" w:cs="EC Square Sans Pro"/>
          <w:b/>
          <w:color w:val="000000" w:themeColor="text1"/>
          <w:sz w:val="22"/>
          <w:szCs w:val="22"/>
        </w:rPr>
        <w:t xml:space="preserve">18 </w:t>
      </w:r>
      <w:r w:rsidRPr="00BA5FBD">
        <w:rPr>
          <w:rFonts w:eastAsia="EC Square Sans Pro" w:cs="EC Square Sans Pro"/>
          <w:b/>
          <w:color w:val="000000" w:themeColor="text1"/>
          <w:sz w:val="22"/>
          <w:szCs w:val="22"/>
        </w:rPr>
        <w:t>targets</w:t>
      </w:r>
      <w:r w:rsidRPr="00BA5FBD">
        <w:rPr>
          <w:rFonts w:eastAsia="EC Square Sans Pro" w:cs="EC Square Sans Pro"/>
          <w:color w:val="000000" w:themeColor="text1"/>
          <w:sz w:val="22"/>
          <w:szCs w:val="22"/>
        </w:rPr>
        <w:t xml:space="preserve"> modelled in the DF is shown in </w:t>
      </w:r>
      <w:r w:rsidRPr="00BA5FBD">
        <w:rPr>
          <w:rFonts w:eastAsia="EC Square Sans Pro" w:cs="EC Square Sans Pro"/>
          <w:color w:val="000000" w:themeColor="text1"/>
          <w:sz w:val="22"/>
          <w:szCs w:val="22"/>
          <w:shd w:val="clear" w:color="auto" w:fill="E6E6E6"/>
        </w:rPr>
        <w:fldChar w:fldCharType="begin"/>
      </w:r>
      <w:r w:rsidRPr="00BA5FBD">
        <w:rPr>
          <w:rFonts w:eastAsia="EC Square Sans Pro" w:cs="EC Square Sans Pro"/>
          <w:color w:val="000000" w:themeColor="text1"/>
          <w:sz w:val="22"/>
          <w:szCs w:val="22"/>
        </w:rPr>
        <w:instrText xml:space="preserve"> REF _Ref176272802 \h  \* MERGEFORMAT </w:instrText>
      </w:r>
      <w:r w:rsidRPr="00BA5FBD">
        <w:rPr>
          <w:rFonts w:eastAsia="EC Square Sans Pro" w:cs="EC Square Sans Pro"/>
          <w:color w:val="000000" w:themeColor="text1"/>
          <w:sz w:val="22"/>
          <w:szCs w:val="22"/>
          <w:shd w:val="clear" w:color="auto" w:fill="E6E6E6"/>
        </w:rPr>
      </w:r>
      <w:r w:rsidRPr="00BA5FBD">
        <w:rPr>
          <w:rFonts w:eastAsia="EC Square Sans Pro" w:cs="EC Square Sans Pro"/>
          <w:color w:val="000000" w:themeColor="text1"/>
          <w:sz w:val="22"/>
          <w:szCs w:val="22"/>
          <w:shd w:val="clear" w:color="auto" w:fill="E6E6E6"/>
        </w:rPr>
        <w:fldChar w:fldCharType="separate"/>
      </w:r>
      <w:r w:rsidRPr="00BA5FBD">
        <w:rPr>
          <w:sz w:val="22"/>
          <w:szCs w:val="22"/>
        </w:rPr>
        <w:t xml:space="preserve">Table </w:t>
      </w:r>
      <w:r w:rsidRPr="00BA5FBD">
        <w:rPr>
          <w:noProof/>
          <w:sz w:val="22"/>
          <w:szCs w:val="22"/>
        </w:rPr>
        <w:t>1</w:t>
      </w:r>
      <w:r w:rsidRPr="00BA5FBD">
        <w:rPr>
          <w:rFonts w:eastAsia="EC Square Sans Pro" w:cs="EC Square Sans Pro"/>
          <w:color w:val="000000" w:themeColor="text1"/>
          <w:sz w:val="22"/>
          <w:szCs w:val="22"/>
          <w:shd w:val="clear" w:color="auto" w:fill="E6E6E6"/>
        </w:rPr>
        <w:fldChar w:fldCharType="end"/>
      </w:r>
      <w:r w:rsidRPr="00BA5FBD">
        <w:rPr>
          <w:rFonts w:eastAsia="EC Square Sans Pro" w:cs="EC Square Sans Pro"/>
          <w:color w:val="000000" w:themeColor="text1"/>
          <w:sz w:val="22"/>
          <w:szCs w:val="22"/>
        </w:rPr>
        <w:t xml:space="preserve"> with additional detail provided in Annex 3 of </w:t>
      </w:r>
      <w:r w:rsidR="00067AFD">
        <w:rPr>
          <w:rFonts w:eastAsia="EC Square Sans Pro" w:cs="EC Square Sans Pro"/>
          <w:bCs/>
          <w:color w:val="FF0000"/>
          <w:sz w:val="22"/>
          <w:szCs w:val="22"/>
          <w:highlight w:val="green"/>
        </w:rPr>
        <w:fldChar w:fldCharType="begin"/>
      </w:r>
      <w:r w:rsidR="00067AFD">
        <w:rPr>
          <w:rFonts w:eastAsia="EC Square Sans Pro" w:cs="EC Square Sans Pro"/>
          <w:bCs/>
          <w:color w:val="FF0000"/>
          <w:sz w:val="22"/>
          <w:szCs w:val="22"/>
          <w:highlight w:val="green"/>
        </w:rPr>
        <w:instrText xml:space="preserve"> ADDIN ZOTERO_ITEM CSL_CITATION {"citationID":"trkbxa5S","properties":{"formattedCitation":"[3]","plainCitation":"[3]","noteIndex":0},"citationItems":[{"id":1027,"uris":["http://zotero.org/groups/5272309/items/SZHAHM6E"],"itemData":{"id":1027,"type":"webpage","abstract":"The European Commission - Joint Research Centre has developed and kept updating since 2016 a modelling framework that includes the Consumption Footprint (CF) and the Domestic Footprint (CF) models, which have become established as a means for monitoring the progress of the EU’s environmental performance. The models are based on Life Cycle Assessment, and use the Environmental Footprint (EF) impact assessment method to produce a set of 16 indicators (also available as a single weighted score) to assess the environmental impacts of EU production and consumption, and compare to the planetary boundaries. This report describes how these models can be applied to generate an outlook in the framework of the Zero Pollution Action Plan (ZPAP) for 2030. This is performed via: (i) calculating the ZPAP official targets in the context of the models, (ii) integrating selected relevant and illustrative green transition measures from the targets and ambitions of the European Green Deal (iii) comparing three progressively more ambitious scenarios simulating the achievement of these measures. The results indicate that the gap is widening between the environmental impacts occurring within the EU’s borders and those linked to consumption via supply chains, that is, those that result from imports into the EU. The selected green transition measures should make progress in terms of reducing environmental impact within the EU. However, via integrating additional ambitions the EU could accelerate actions for almost all EF environmental indicators, and reduce the EU’s environmental impact of consumption even below the ZPAP 2030 targets.","container-title":"JRC Publications Repository","language":"en","note":"ISBN: 9789268238967\nISSN: 1831-9424\nDOI: 10.2760/6552881","title":"Consumption Footprint and Domestic Footprint Outlook Report 2025","URL":"https://publications.jrc.ec.europa.eu/repository/handle/JRC139655","author":[{"family":"Pasqualino","given":"Roberto"},{"family":"Valenzano","given":"Annarita"},{"family":"Chiorrini","given":"Andrea"},{"family":"Wierzgala","given":"Piotr"},{"family":"Frankowska","given":"Angelina"},{"family":"Sanye","given":"MENGUAL Esther"},{"family":"Bennett","given":"Michael John"},{"family":"Listorti","given":"Giulia"},{"family":"Sala","given":"Serenella"}],"accessed":{"date-parts":[["2025",3,4]]},"issued":{"date-parts":[["2025"]]}}}],"schema":"https://github.com/citation-style-language/schema/raw/master/csl-citation.json"} </w:instrText>
      </w:r>
      <w:r w:rsidR="00067AFD">
        <w:rPr>
          <w:rFonts w:eastAsia="EC Square Sans Pro" w:cs="EC Square Sans Pro"/>
          <w:bCs/>
          <w:color w:val="FF0000"/>
          <w:sz w:val="22"/>
          <w:szCs w:val="22"/>
          <w:highlight w:val="green"/>
        </w:rPr>
        <w:fldChar w:fldCharType="separate"/>
      </w:r>
      <w:r w:rsidR="00067AFD" w:rsidRPr="00067AFD">
        <w:rPr>
          <w:rFonts w:eastAsia="EC Square Sans Pro"/>
          <w:sz w:val="22"/>
          <w:highlight w:val="green"/>
        </w:rPr>
        <w:t>[3]</w:t>
      </w:r>
      <w:r w:rsidR="00067AFD">
        <w:rPr>
          <w:rFonts w:eastAsia="EC Square Sans Pro" w:cs="EC Square Sans Pro"/>
          <w:bCs/>
          <w:color w:val="FF0000"/>
          <w:sz w:val="22"/>
          <w:szCs w:val="22"/>
          <w:highlight w:val="green"/>
        </w:rPr>
        <w:fldChar w:fldCharType="end"/>
      </w:r>
      <w:r w:rsidRPr="00BA5FBD">
        <w:rPr>
          <w:rFonts w:eastAsia="EC Square Sans Pro" w:cs="EC Square Sans Pro"/>
          <w:color w:val="000000" w:themeColor="text1"/>
          <w:sz w:val="22"/>
          <w:szCs w:val="22"/>
        </w:rPr>
        <w:t xml:space="preserve">. It is worth noting that </w:t>
      </w:r>
      <w:r w:rsidR="00396590" w:rsidRPr="00BA5FBD">
        <w:rPr>
          <w:rFonts w:eastAsia="EC Square Sans Pro" w:cs="EC Square Sans Pro"/>
          <w:b/>
          <w:color w:val="000000" w:themeColor="text1"/>
          <w:sz w:val="22"/>
          <w:szCs w:val="22"/>
        </w:rPr>
        <w:t xml:space="preserve">3 </w:t>
      </w:r>
      <w:r w:rsidRPr="00BA5FBD">
        <w:rPr>
          <w:rFonts w:eastAsia="EC Square Sans Pro" w:cs="EC Square Sans Pro"/>
          <w:b/>
          <w:color w:val="000000" w:themeColor="text1"/>
          <w:sz w:val="22"/>
          <w:szCs w:val="22"/>
        </w:rPr>
        <w:t>targets</w:t>
      </w:r>
      <w:r w:rsidRPr="00BA5FBD">
        <w:rPr>
          <w:rFonts w:eastAsia="EC Square Sans Pro" w:cs="EC Square Sans Pro"/>
          <w:color w:val="000000" w:themeColor="text1"/>
          <w:sz w:val="22"/>
          <w:szCs w:val="22"/>
        </w:rPr>
        <w:t xml:space="preserve"> linked to the reduction in use of pesticides, </w:t>
      </w:r>
      <w:r w:rsidR="00E43A0E">
        <w:rPr>
          <w:rFonts w:eastAsia="EC Square Sans Pro" w:cs="EC Square Sans Pro"/>
          <w:b/>
          <w:color w:val="000000" w:themeColor="text1"/>
          <w:sz w:val="22"/>
          <w:szCs w:val="22"/>
        </w:rPr>
        <w:t>2</w:t>
      </w:r>
      <w:r w:rsidR="00E43A0E" w:rsidRPr="00BA5FBD">
        <w:rPr>
          <w:rFonts w:eastAsia="EC Square Sans Pro" w:cs="EC Square Sans Pro"/>
          <w:b/>
          <w:color w:val="000000" w:themeColor="text1"/>
          <w:sz w:val="22"/>
          <w:szCs w:val="22"/>
        </w:rPr>
        <w:t xml:space="preserve"> </w:t>
      </w:r>
      <w:r w:rsidRPr="00BA5FBD">
        <w:rPr>
          <w:rFonts w:eastAsia="EC Square Sans Pro" w:cs="EC Square Sans Pro"/>
          <w:b/>
          <w:color w:val="000000" w:themeColor="text1"/>
          <w:sz w:val="22"/>
          <w:szCs w:val="22"/>
        </w:rPr>
        <w:t>target</w:t>
      </w:r>
      <w:r w:rsidR="00E43A0E">
        <w:rPr>
          <w:rFonts w:eastAsia="EC Square Sans Pro" w:cs="EC Square Sans Pro"/>
          <w:b/>
          <w:color w:val="000000" w:themeColor="text1"/>
          <w:sz w:val="22"/>
          <w:szCs w:val="22"/>
        </w:rPr>
        <w:t>s</w:t>
      </w:r>
      <w:r w:rsidRPr="00BA5FBD">
        <w:rPr>
          <w:rFonts w:eastAsia="EC Square Sans Pro" w:cs="EC Square Sans Pro"/>
          <w:color w:val="000000" w:themeColor="text1"/>
          <w:sz w:val="22"/>
          <w:szCs w:val="22"/>
        </w:rPr>
        <w:t xml:space="preserve"> for the reduction of </w:t>
      </w:r>
      <w:r w:rsidR="00396590" w:rsidRPr="00BA5FBD">
        <w:rPr>
          <w:rFonts w:eastAsia="EC Square Sans Pro" w:cs="EC Square Sans Pro"/>
          <w:color w:val="000000" w:themeColor="text1"/>
          <w:sz w:val="22"/>
          <w:szCs w:val="22"/>
        </w:rPr>
        <w:t xml:space="preserve">air </w:t>
      </w:r>
      <w:r w:rsidRPr="00BA5FBD">
        <w:rPr>
          <w:rFonts w:eastAsia="EC Square Sans Pro" w:cs="EC Square Sans Pro"/>
          <w:color w:val="000000" w:themeColor="text1"/>
          <w:sz w:val="22"/>
          <w:szCs w:val="22"/>
        </w:rPr>
        <w:t xml:space="preserve">pollution </w:t>
      </w:r>
      <w:r w:rsidR="00E43A0E">
        <w:rPr>
          <w:rFonts w:eastAsia="EC Square Sans Pro" w:cs="EC Square Sans Pro"/>
          <w:color w:val="000000" w:themeColor="text1"/>
          <w:sz w:val="22"/>
          <w:szCs w:val="22"/>
        </w:rPr>
        <w:t>and their impact on</w:t>
      </w:r>
      <w:r w:rsidR="00E43A0E" w:rsidRPr="00BA5FBD">
        <w:rPr>
          <w:rFonts w:eastAsia="EC Square Sans Pro" w:cs="EC Square Sans Pro"/>
          <w:color w:val="000000" w:themeColor="text1"/>
          <w:sz w:val="22"/>
          <w:szCs w:val="22"/>
        </w:rPr>
        <w:t xml:space="preserve"> </w:t>
      </w:r>
      <w:r w:rsidRPr="00BA5FBD">
        <w:rPr>
          <w:rFonts w:eastAsia="EC Square Sans Pro" w:cs="EC Square Sans Pro"/>
          <w:color w:val="000000" w:themeColor="text1"/>
          <w:sz w:val="22"/>
          <w:szCs w:val="22"/>
        </w:rPr>
        <w:t>human health</w:t>
      </w:r>
      <w:r w:rsidR="00E43A0E">
        <w:rPr>
          <w:rFonts w:eastAsia="EC Square Sans Pro" w:cs="EC Square Sans Pro"/>
          <w:color w:val="000000" w:themeColor="text1"/>
          <w:sz w:val="22"/>
          <w:szCs w:val="22"/>
        </w:rPr>
        <w:t xml:space="preserve"> and ecosystems</w:t>
      </w:r>
      <w:r w:rsidRPr="00BA5FBD">
        <w:rPr>
          <w:rFonts w:eastAsia="EC Square Sans Pro" w:cs="EC Square Sans Pro"/>
          <w:color w:val="000000" w:themeColor="text1"/>
          <w:sz w:val="22"/>
          <w:szCs w:val="22"/>
        </w:rPr>
        <w:t xml:space="preserve"> are assumed to be achieved in the </w:t>
      </w:r>
      <w:r w:rsidRPr="00BA5FBD">
        <w:rPr>
          <w:rFonts w:eastAsia="EC Square Sans Pro" w:cs="EC Square Sans Pro"/>
          <w:b/>
          <w:color w:val="000000" w:themeColor="text1"/>
          <w:sz w:val="22"/>
          <w:szCs w:val="22"/>
        </w:rPr>
        <w:t>GTT</w:t>
      </w:r>
      <w:r w:rsidRPr="00BA5FBD">
        <w:rPr>
          <w:rFonts w:eastAsia="EC Square Sans Pro" w:cs="EC Square Sans Pro"/>
          <w:b/>
          <w:bCs/>
          <w:color w:val="000000" w:themeColor="text1"/>
          <w:sz w:val="22"/>
          <w:szCs w:val="22"/>
        </w:rPr>
        <w:t xml:space="preserve"> </w:t>
      </w:r>
      <w:r w:rsidRPr="00BA5FBD">
        <w:rPr>
          <w:rFonts w:eastAsia="EC Square Sans Pro" w:cs="EC Square Sans Pro"/>
          <w:color w:val="000000" w:themeColor="text1"/>
          <w:sz w:val="22"/>
          <w:szCs w:val="22"/>
        </w:rPr>
        <w:t xml:space="preserve">scenario, and </w:t>
      </w:r>
      <w:r w:rsidRPr="00BA5FBD">
        <w:rPr>
          <w:rFonts w:eastAsia="EC Square Sans Pro" w:cs="EC Square Sans Pro"/>
          <w:b/>
          <w:color w:val="000000" w:themeColor="text1"/>
          <w:sz w:val="22"/>
          <w:szCs w:val="22"/>
        </w:rPr>
        <w:t>4 targets</w:t>
      </w:r>
      <w:r w:rsidRPr="00BA5FBD">
        <w:rPr>
          <w:rFonts w:eastAsia="EC Square Sans Pro" w:cs="EC Square Sans Pro"/>
          <w:color w:val="000000" w:themeColor="text1"/>
          <w:sz w:val="22"/>
          <w:szCs w:val="22"/>
        </w:rPr>
        <w:t xml:space="preserve"> linked </w:t>
      </w:r>
      <w:r w:rsidRPr="00BA5FBD">
        <w:rPr>
          <w:rFonts w:eastAsia="EC Square Sans Pro" w:cs="EC Square Sans Pro"/>
          <w:b/>
          <w:color w:val="000000" w:themeColor="text1"/>
          <w:sz w:val="22"/>
          <w:szCs w:val="22"/>
        </w:rPr>
        <w:t xml:space="preserve">to reduction in nutrient loss, reduction in fertilizer use, land use change, </w:t>
      </w:r>
      <w:r w:rsidR="00E43A0E" w:rsidRPr="00BA5FBD">
        <w:rPr>
          <w:rFonts w:eastAsia="EC Square Sans Pro" w:cs="EC Square Sans Pro"/>
          <w:color w:val="000000" w:themeColor="text1"/>
          <w:sz w:val="22"/>
          <w:szCs w:val="22"/>
        </w:rPr>
        <w:t xml:space="preserve">and </w:t>
      </w:r>
      <w:r w:rsidR="00E43A0E" w:rsidRPr="00BA5FBD">
        <w:rPr>
          <w:rFonts w:eastAsia="EC Square Sans Pro" w:cs="EC Square Sans Pro"/>
          <w:b/>
          <w:color w:val="000000" w:themeColor="text1"/>
          <w:sz w:val="22"/>
          <w:szCs w:val="22"/>
        </w:rPr>
        <w:t>10 targets</w:t>
      </w:r>
      <w:r w:rsidR="00E43A0E" w:rsidRPr="00BA5FBD">
        <w:rPr>
          <w:rFonts w:eastAsia="EC Square Sans Pro" w:cs="EC Square Sans Pro"/>
          <w:color w:val="000000" w:themeColor="text1"/>
          <w:sz w:val="22"/>
          <w:szCs w:val="22"/>
        </w:rPr>
        <w:t xml:space="preserve"> linked to </w:t>
      </w:r>
      <w:r w:rsidR="00E43A0E" w:rsidRPr="00BA5FBD">
        <w:rPr>
          <w:rFonts w:eastAsia="EC Square Sans Pro" w:cs="EC Square Sans Pro"/>
          <w:b/>
          <w:color w:val="000000" w:themeColor="text1"/>
          <w:sz w:val="22"/>
          <w:szCs w:val="22"/>
        </w:rPr>
        <w:t>climate neutrality</w:t>
      </w:r>
      <w:r w:rsidR="00E43A0E" w:rsidRPr="00BA5FBD" w:rsidDel="00E43A0E">
        <w:rPr>
          <w:rFonts w:eastAsia="EC Square Sans Pro" w:cs="EC Square Sans Pro"/>
          <w:b/>
          <w:color w:val="000000" w:themeColor="text1"/>
          <w:sz w:val="22"/>
          <w:szCs w:val="22"/>
        </w:rPr>
        <w:t xml:space="preserve"> </w:t>
      </w:r>
      <w:r w:rsidRPr="00BA5FBD">
        <w:rPr>
          <w:rFonts w:eastAsia="EC Square Sans Pro" w:cs="EC Square Sans Pro"/>
          <w:color w:val="000000" w:themeColor="text1"/>
          <w:sz w:val="22"/>
          <w:szCs w:val="22"/>
        </w:rPr>
        <w:t xml:space="preserve">are included in the </w:t>
      </w:r>
      <w:r w:rsidRPr="00BA5FBD">
        <w:rPr>
          <w:rFonts w:eastAsia="EC Square Sans Pro" w:cs="EC Square Sans Pro"/>
          <w:b/>
          <w:bCs/>
          <w:color w:val="000000" w:themeColor="text1"/>
          <w:sz w:val="22"/>
          <w:szCs w:val="22"/>
        </w:rPr>
        <w:t>GTT+</w:t>
      </w:r>
      <w:r w:rsidRPr="00BA5FBD">
        <w:rPr>
          <w:rFonts w:eastAsia="EC Square Sans Pro" w:cs="EC Square Sans Pro"/>
          <w:color w:val="000000" w:themeColor="text1"/>
          <w:sz w:val="22"/>
          <w:szCs w:val="22"/>
        </w:rPr>
        <w:t xml:space="preserve"> scenario. It is worth noting that the </w:t>
      </w:r>
      <w:r w:rsidRPr="00BA5FBD">
        <w:rPr>
          <w:rFonts w:eastAsia="EC Square Sans Pro" w:cs="EC Square Sans Pro"/>
          <w:b/>
          <w:bCs/>
          <w:color w:val="000000" w:themeColor="text1"/>
          <w:sz w:val="22"/>
          <w:szCs w:val="22"/>
        </w:rPr>
        <w:t xml:space="preserve">No GTT </w:t>
      </w:r>
      <w:r w:rsidRPr="00BA5FBD">
        <w:rPr>
          <w:rFonts w:eastAsia="EC Square Sans Pro" w:cs="EC Square Sans Pro"/>
          <w:bCs/>
          <w:color w:val="000000" w:themeColor="text1"/>
          <w:sz w:val="22"/>
          <w:szCs w:val="22"/>
        </w:rPr>
        <w:t>scenario</w:t>
      </w:r>
      <w:r w:rsidRPr="00BA5FBD">
        <w:rPr>
          <w:rFonts w:eastAsia="EC Square Sans Pro" w:cs="EC Square Sans Pro"/>
          <w:color w:val="000000" w:themeColor="text1"/>
          <w:sz w:val="22"/>
          <w:szCs w:val="22"/>
        </w:rPr>
        <w:t xml:space="preserve"> may, or may not, achieve the targets that are included in the other scenarios due to the assumptions where No GTT follows past trend which show declining rates already in the historical data. For example, the continuation of trends in the impact category Acidification may be reached already in the NO GTT scenario</w:t>
      </w:r>
      <w:r w:rsidR="73BE29AC" w:rsidRPr="00BA5FBD">
        <w:rPr>
          <w:rFonts w:eastAsia="EC Square Sans Pro" w:cs="EC Square Sans Pro"/>
          <w:color w:val="000000" w:themeColor="text1"/>
          <w:sz w:val="22"/>
          <w:szCs w:val="22"/>
        </w:rPr>
        <w:t xml:space="preserve">. </w:t>
      </w:r>
    </w:p>
    <w:p w14:paraId="05C1E7AA" w14:textId="17BB6442" w:rsidR="73BE29AC" w:rsidRDefault="73BE29AC" w:rsidP="00AB2707">
      <w:pPr>
        <w:pStyle w:val="Caption"/>
        <w:rPr>
          <w:rFonts w:eastAsia="EC Square Sans Pro" w:cs="EC Square Sans Pro"/>
          <w:color w:val="000000" w:themeColor="text1"/>
        </w:rPr>
      </w:pPr>
      <w:r w:rsidRPr="19E95291">
        <w:rPr>
          <w:rFonts w:ascii="EC Square Sans Pro" w:eastAsia="EC Square Sans Pro" w:hAnsi="EC Square Sans Pro" w:cs="EC Square Sans Pro"/>
          <w:iCs w:val="0"/>
          <w:color w:val="000000" w:themeColor="text1"/>
          <w:szCs w:val="20"/>
        </w:rPr>
        <w:t xml:space="preserve">Table 1. Modelled </w:t>
      </w:r>
      <w:r w:rsidR="003E3FDD">
        <w:rPr>
          <w:rFonts w:ascii="EC Square Sans Pro" w:eastAsia="EC Square Sans Pro" w:hAnsi="EC Square Sans Pro" w:cs="EC Square Sans Pro"/>
          <w:iCs w:val="0"/>
          <w:color w:val="000000" w:themeColor="text1"/>
          <w:szCs w:val="20"/>
        </w:rPr>
        <w:t>green transition</w:t>
      </w:r>
      <w:r w:rsidRPr="19E95291">
        <w:rPr>
          <w:rFonts w:ascii="EC Square Sans Pro" w:eastAsia="EC Square Sans Pro" w:hAnsi="EC Square Sans Pro" w:cs="EC Square Sans Pro"/>
          <w:iCs w:val="0"/>
          <w:color w:val="000000" w:themeColor="text1"/>
          <w:szCs w:val="20"/>
        </w:rPr>
        <w:t xml:space="preserve"> targets in the Domestic Footprint.</w:t>
      </w:r>
    </w:p>
    <w:tbl>
      <w:tblPr>
        <w:tblStyle w:val="TableGrid"/>
        <w:tblW w:w="9064"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5237"/>
        <w:gridCol w:w="1418"/>
        <w:gridCol w:w="850"/>
        <w:gridCol w:w="709"/>
        <w:gridCol w:w="850"/>
      </w:tblGrid>
      <w:tr w:rsidR="003E3FDD" w:rsidRPr="003E3FDD" w14:paraId="4B17359B" w14:textId="77777777" w:rsidTr="00AE0C9D">
        <w:trPr>
          <w:trHeight w:val="300"/>
        </w:trPr>
        <w:tc>
          <w:tcPr>
            <w:tcW w:w="5237" w:type="dxa"/>
            <w:tcMar>
              <w:left w:w="105" w:type="dxa"/>
              <w:right w:w="105" w:type="dxa"/>
            </w:tcMar>
            <w:vAlign w:val="center"/>
          </w:tcPr>
          <w:p w14:paraId="49BB1D16" w14:textId="2195C0A4" w:rsidR="003E3FDD" w:rsidRPr="00AB2707" w:rsidRDefault="003E3FDD" w:rsidP="00AB2707">
            <w:pPr>
              <w:pStyle w:val="JRCText"/>
              <w:spacing w:before="0" w:after="0"/>
              <w:rPr>
                <w:rFonts w:eastAsia="EC Square Sans Pro" w:cs="EC Square Sans Pro"/>
              </w:rPr>
            </w:pPr>
            <w:r w:rsidRPr="00AB2707">
              <w:rPr>
                <w:rFonts w:eastAsia="EC Square Sans Pro" w:cs="EC Square Sans Pro"/>
                <w:b/>
                <w:bCs/>
              </w:rPr>
              <w:t>Modelled Target in Domestic Footprint</w:t>
            </w:r>
          </w:p>
        </w:tc>
        <w:tc>
          <w:tcPr>
            <w:tcW w:w="1418" w:type="dxa"/>
            <w:tcMar>
              <w:left w:w="105" w:type="dxa"/>
              <w:right w:w="105" w:type="dxa"/>
            </w:tcMar>
            <w:vAlign w:val="center"/>
          </w:tcPr>
          <w:p w14:paraId="44414184" w14:textId="6A58A8E1" w:rsidR="003E3FDD" w:rsidRPr="00AB2707" w:rsidRDefault="003E3FDD" w:rsidP="00067AFD">
            <w:pPr>
              <w:pStyle w:val="JRCText"/>
              <w:spacing w:before="0" w:after="0"/>
              <w:rPr>
                <w:rFonts w:eastAsia="EC Square Sans Pro" w:cs="EC Square Sans Pro"/>
              </w:rPr>
            </w:pPr>
            <w:r w:rsidRPr="00AB2707">
              <w:rPr>
                <w:rFonts w:eastAsia="EC Square Sans Pro" w:cs="EC Square Sans Pro"/>
                <w:b/>
                <w:bCs/>
              </w:rPr>
              <w:t xml:space="preserve">Status in </w:t>
            </w:r>
            <w:r w:rsidR="00067AFD">
              <w:rPr>
                <w:rFonts w:eastAsia="EC Square Sans Pro" w:cs="EC Square Sans Pro"/>
                <w:b/>
                <w:bCs/>
                <w:color w:val="FF0000"/>
                <w:highlight w:val="green"/>
              </w:rPr>
              <w:fldChar w:fldCharType="begin"/>
            </w:r>
            <w:r w:rsidR="00067AFD">
              <w:rPr>
                <w:rFonts w:eastAsia="EC Square Sans Pro" w:cs="EC Square Sans Pro"/>
                <w:b/>
                <w:bCs/>
                <w:color w:val="FF0000"/>
                <w:highlight w:val="green"/>
              </w:rPr>
              <w:instrText xml:space="preserve"> ADDIN ZOTERO_ITEM CSL_CITATION {"citationID":"by1sgN1Z","properties":{"formattedCitation":"[13]","plainCitation":"[13]","noteIndex":0},"citationItems":[{"id":322,"uris":["http://zotero.org/groups/5272309/items/SVPQQ2LE"],"itemData":{"id":322,"type":"webpage","abstract":"This report provides a comprehensive assessment of progress towards the European Green Deal (EGD), the European Union’s transformative agenda for achieving climate neutrality by 2050. The analysis encompasses 154 quantifiable targets from 44 policy documents between 2019 and 2024 across key sectors such as climate, energy, circular economy, transport, agriculture and food, ecosystems and biodiversity, water, soil and air pollution. The study shows that significant achievement has been delivered so far but progress needs to accelerate in many areas. As of mid-2024, 32 of the 154 targets are currently “on track” and 64 are identified as “acceleration needed” meaning that more progress is needed to meet the targets on time. Furthermore, 15 of the targets are found to be “not progressing” or “regressing”, and for 43 of the targets no data is currently available. The timing of the binding policies, most of which have been recently agreed and are expected to deliver results in the coming years, is a significant factor influencing these assessments. This report integrates all EGD actions and related policies, offering an assessment of the EU’s green transition based on robust data and science. It identifies priority areas for intensified efforts to meet short-term implementation goals and contribute to the long-term ambition of a sustainable, fair, just, and climate-neutral Europe by 2050. This collective work serves as a benchmarking tool, providing scientifically grounded guidance for future EU policies and programmes.","container-title":"JRC Publications Repository","language":"en","note":"ISBN: 9789268231807 9789268231814\nISSN: 1831-9424, 1018-5593\nDOI: 10.2760/3105205","title":"Delivering the EU Green Deal - Progress towards targets","URL":"https://publications.jrc.ec.europa.eu/repository/handle/JRC140372","author":[{"family":"Marelli","given":"Luisa"},{"family":"Trane","given":"Matteo"},{"family":"Barbero","given":"VIGNOLA Giulia"},{"family":"Gastaldi","given":"Chiara"},{"family":"Guerreiro","given":"MIGUEL Mecia"},{"family":"Delgado","given":"CALLICÓ Laia"},{"family":"Borchardt","given":"Steve"},{"family":"Mancini","given":"Lucia"},{"family":"Sanye","given":"MENGUAL Esther"},{"family":"Gourdon","given":"Thomas"},{"family":"Maroni","given":"Michele"},{"family":"Georgakaki","given":"Aliki"},{"family":"Seigneur","given":"Isabelle"},{"family":"M'barek","given":"Robert"},{"family":"Acs","given":"Szvetlana"},{"family":"Listorti","given":"Giulia"},{"family":"Bosco","given":"Simona"},{"family":"Contipelli","given":"Louisa"},{"family":"Dentener","given":"Frank"},{"family":"Dowling","given":"Paul"},{"family":"Grassi","given":"Giacomo"},{"family":"Korosuo","given":"Anu"},{"family":"Manca","given":"Giovanni"},{"family":"Migliavacca","given":"Mirco"},{"family":"Sikora","given":"Przemyslaw"},{"family":"Weitzel","given":"Matthias"},{"family":"Acosta","given":"IBORRA Beatriz"},{"family":"Arrigoni","given":"Alessandro"},{"family":"Bavetta","given":"Maurizio"},{"family":"Bertoldi","given":"Paolo"},{"family":"Bolard","given":"Julien"},{"family":"Bravo","given":"DIAZ Laura"},{"family":"Carlsson","given":"Johan"},{"family":"Castellazzi","given":"Luca"},{"family":"Dagostino","given":"Delia"},{"family":"Della","given":"VALLE Nives"},{"family":"Dolci","given":"Francesco"},{"family":"Dunlop","given":"Ewan Duncan"},{"family":"Hidalgo","given":"GONZALEZ Ignacio"},{"family":"Jaeger","given":"Waldau A."},{"family":"Maduta","given":"Carmen"},{"family":"Mc","given":"GOVERN Lucie"},{"family":"Meletiou","given":"Alexis"},{"family":"Szabo","given":"Sandor"},{"family":"Tapoglou","given":"Evdokia"},{"family":"Taylor","given":"Nigel"},{"family":"Tsemekidi","given":"TZEIRANAK Sofia"},{"family":"Amadei","given":"Andrea"},{"family":"Ardente","given":"Fulvio"},{"family":"Bobba","given":"Silvia"},{"family":"Bruchhausen","given":"Matthias"},{"family":"Coelho","given":"Fernando"},{"family":"De","given":"LAURENTIIS Valeria"},{"family":"Delre","given":"Antonio"},{"family":"Eder","given":"Peter"},{"family":"Egle","given":"Lukas"},{"family":"Foster","given":"Gillian"},{"family":"Cristobal","given":"GARCIA Jorge"},{"family":"Gaudillat","given":"Pierre"},{"family":"Georgitzikis","given":"Konstantinos"},{"family":"Huygens","given":"Dries"},{"family":"Lebedeva","given":"Natalia"},{"family":"Manfredi","given":"Simone"},{"family":"Mathieux","given":"Fabrice"},{"family":"Maury","given":"Thibaut"},{"family":"Orefice","given":"Martina"},{"family":"Pennington","given":"David"},{"family":"Pfrang","given":"Andreas"},{"family":"Pierri","given":"Erika"},{"family":"Saveyn","given":"Hans"},{"family":"Sala","given":"Serenella"},{"family":"Spiliotopoulos","given":"Christoforos"},{"family":"Tonini","given":"Davide"},{"family":"Ciuffo","given":"Biagio"},{"family":"Fontaras","given":"Georgios"},{"family":"Grosso","given":"Monica"},{"family":"Krause","given":"Jette"},{"family":"Lodi","given":"Chiara"},{"family":"Marotta","given":"Alessandro"},{"family":"Martini","given":"Giorgio"},{"family":"Scarlat","given":"Nicolae"},{"family":"Caivano","given":"Arnaldo"},{"family":"Catarino","given":"Rui"},{"family":"De","given":"JONG Beyhan"},{"family":"Druon","given":"Jean-Noel"},{"family":"Guerrero","given":"Irene"},{"family":"Gurria","given":"Patricia"},{"family":"Leite","given":"Joao"},{"family":"Olvedy","given":"Michael"},{"family":"Puerta","given":"PINERO Carolina"},{"family":"Tóth","given":"Katalin"},{"family":"Wollgast","given":"Jan"},{"family":"Addamo","given":"Anna"},{"family":"Barredo","given":"Jose I."},{"family":"Bopp","given":"Stephanie"},{"family":"Cardoso","given":"Ana Cristina"},{"family":"Dubois","given":"Gregoire"},{"family":"La","given":"NOTTE Alessandra"},{"family":"Marando","given":"Federica"},{"family":"Neuville","given":"Aude"},{"family":"Robuchon","given":"Marine"},{"family":"Paracchini","given":"Maria Luisa"},{"family":"Jones","given":"Arwyn"},{"family":"Panagos","given":"Panos"},{"family":"Tamborra","given":"Marialuisa"},{"family":"Vallecillo","given":"Sara"},{"family":"Van","given":"DER VELDE Marijn"},{"family":"Aschberger","given":"Karin"},{"family":"Astorga-Llorens","given":"Covadonga"},{"family":"Belz","given":"Susanne"},{"family":"Gawlik","given":"Bernd Manfred"},{"family":"Held","given":"Andrea"},{"family":"Lettieri","given":"Teresa"},{"family":"Pisoni","given":"Enrico"},{"family":"Pistocchi","given":"Alberto"},{"family":"Rauscher","given":"Hubert"},{"family":"Thunis","given":"Philippe"},{"family":"Wojda","given":"Piotr"},{"family":"Worth","given":"Andrew"},{"family":"Neuwahl","given":"Frederik"}],"accessed":{"date-parts":[["2025",2,5]]},"issued":{"date-parts":[["2025"]]}}}],"schema":"https://github.com/citation-style-language/schema/raw/master/csl-citation.json"} </w:instrText>
            </w:r>
            <w:r w:rsidR="00067AFD">
              <w:rPr>
                <w:rFonts w:eastAsia="EC Square Sans Pro" w:cs="EC Square Sans Pro"/>
                <w:b/>
                <w:bCs/>
                <w:color w:val="FF0000"/>
                <w:highlight w:val="green"/>
              </w:rPr>
              <w:fldChar w:fldCharType="separate"/>
            </w:r>
            <w:r w:rsidR="00067AFD" w:rsidRPr="00067AFD">
              <w:rPr>
                <w:highlight w:val="green"/>
              </w:rPr>
              <w:t>[13]</w:t>
            </w:r>
            <w:r w:rsidR="00067AFD">
              <w:rPr>
                <w:rFonts w:eastAsia="EC Square Sans Pro" w:cs="EC Square Sans Pro"/>
                <w:b/>
                <w:bCs/>
                <w:color w:val="FF0000"/>
                <w:highlight w:val="green"/>
              </w:rPr>
              <w:fldChar w:fldCharType="end"/>
            </w:r>
          </w:p>
        </w:tc>
        <w:tc>
          <w:tcPr>
            <w:tcW w:w="850" w:type="dxa"/>
            <w:tcMar>
              <w:left w:w="105" w:type="dxa"/>
              <w:right w:w="105" w:type="dxa"/>
            </w:tcMar>
            <w:vAlign w:val="center"/>
          </w:tcPr>
          <w:p w14:paraId="02983F95" w14:textId="477A772F" w:rsidR="003E3FDD" w:rsidRPr="00AB2707" w:rsidRDefault="003E3FDD" w:rsidP="00AB2707">
            <w:pPr>
              <w:pStyle w:val="JRCText"/>
              <w:spacing w:before="0" w:after="0"/>
              <w:rPr>
                <w:rFonts w:eastAsia="EC Square Sans Pro" w:cs="EC Square Sans Pro"/>
              </w:rPr>
            </w:pPr>
            <w:r w:rsidRPr="00AB2707">
              <w:rPr>
                <w:rFonts w:eastAsia="EC Square Sans Pro" w:cs="EC Square Sans Pro"/>
                <w:b/>
                <w:bCs/>
              </w:rPr>
              <w:t>Legally binding</w:t>
            </w:r>
          </w:p>
        </w:tc>
        <w:tc>
          <w:tcPr>
            <w:tcW w:w="709" w:type="dxa"/>
            <w:tcMar>
              <w:left w:w="105" w:type="dxa"/>
              <w:right w:w="105" w:type="dxa"/>
            </w:tcMar>
            <w:vAlign w:val="center"/>
          </w:tcPr>
          <w:p w14:paraId="7A0D0B05" w14:textId="743D55EF" w:rsidR="003E3FDD" w:rsidRPr="00AB2707" w:rsidRDefault="003E3FDD" w:rsidP="00AB2707">
            <w:pPr>
              <w:pStyle w:val="JRCText"/>
              <w:spacing w:before="0" w:after="0"/>
              <w:rPr>
                <w:rFonts w:eastAsia="EC Square Sans Pro" w:cs="EC Square Sans Pro"/>
              </w:rPr>
            </w:pPr>
            <w:r>
              <w:rPr>
                <w:rFonts w:eastAsia="EC Square Sans Pro" w:cs="EC Square Sans Pro"/>
                <w:b/>
                <w:bCs/>
              </w:rPr>
              <w:t>GTT</w:t>
            </w:r>
            <w:r w:rsidRPr="00AB2707">
              <w:rPr>
                <w:rFonts w:eastAsia="EC Square Sans Pro" w:cs="EC Square Sans Pro"/>
                <w:b/>
                <w:bCs/>
              </w:rPr>
              <w:t xml:space="preserve"> on </w:t>
            </w:r>
            <w:r>
              <w:rPr>
                <w:rFonts w:eastAsia="EC Square Sans Pro" w:cs="EC Square Sans Pro"/>
                <w:b/>
                <w:bCs/>
              </w:rPr>
              <w:t>T</w:t>
            </w:r>
            <w:r w:rsidRPr="00AB2707">
              <w:rPr>
                <w:rFonts w:eastAsia="EC Square Sans Pro" w:cs="EC Square Sans Pro"/>
                <w:b/>
                <w:bCs/>
              </w:rPr>
              <w:t>rack</w:t>
            </w:r>
          </w:p>
        </w:tc>
        <w:tc>
          <w:tcPr>
            <w:tcW w:w="850" w:type="dxa"/>
            <w:tcMar>
              <w:left w:w="105" w:type="dxa"/>
              <w:right w:w="105" w:type="dxa"/>
            </w:tcMar>
            <w:vAlign w:val="center"/>
          </w:tcPr>
          <w:p w14:paraId="2BEAB7A8" w14:textId="7016A30A" w:rsidR="003E3FDD" w:rsidRPr="00AB2707" w:rsidRDefault="003E3FDD" w:rsidP="00AB2707">
            <w:pPr>
              <w:pStyle w:val="JRCText"/>
              <w:spacing w:before="0" w:after="0"/>
              <w:rPr>
                <w:rFonts w:eastAsia="EC Square Sans Pro" w:cs="EC Square Sans Pro"/>
              </w:rPr>
            </w:pPr>
            <w:r>
              <w:rPr>
                <w:rFonts w:eastAsia="EC Square Sans Pro" w:cs="EC Square Sans Pro"/>
                <w:b/>
                <w:bCs/>
              </w:rPr>
              <w:t>GTT</w:t>
            </w:r>
            <w:r w:rsidRPr="00AB2707">
              <w:rPr>
                <w:rFonts w:eastAsia="EC Square Sans Pro" w:cs="EC Square Sans Pro"/>
                <w:b/>
                <w:bCs/>
              </w:rPr>
              <w:t xml:space="preserve"> ambitions</w:t>
            </w:r>
          </w:p>
        </w:tc>
      </w:tr>
      <w:tr w:rsidR="003E3FDD" w:rsidRPr="003E3FDD" w14:paraId="3B97FACD" w14:textId="77777777" w:rsidTr="00AE0C9D">
        <w:trPr>
          <w:trHeight w:val="300"/>
        </w:trPr>
        <w:tc>
          <w:tcPr>
            <w:tcW w:w="5237" w:type="dxa"/>
            <w:tcMar>
              <w:left w:w="105" w:type="dxa"/>
              <w:right w:w="105" w:type="dxa"/>
            </w:tcMar>
            <w:vAlign w:val="center"/>
          </w:tcPr>
          <w:p w14:paraId="5AFEBFDD" w14:textId="77777777" w:rsidR="003E3FDD" w:rsidRPr="003E3FDD" w:rsidRDefault="003E3FDD" w:rsidP="00AB2707">
            <w:pPr>
              <w:pStyle w:val="JRCText"/>
              <w:spacing w:before="0" w:after="0"/>
              <w:rPr>
                <w:rFonts w:ascii="Calibri" w:hAnsi="Calibri" w:cs="Calibri"/>
                <w:shd w:val="clear" w:color="auto" w:fill="FFFFFF"/>
              </w:rPr>
            </w:pPr>
            <w:r w:rsidRPr="003E3FDD">
              <w:rPr>
                <w:shd w:val="clear" w:color="auto" w:fill="FFFFFF"/>
              </w:rPr>
              <w:t>Reduce by 50% the use and risk of chemical pesticide</w:t>
            </w:r>
            <w:r w:rsidRPr="003E3FDD">
              <w:rPr>
                <w:rFonts w:ascii="Calibri" w:hAnsi="Calibri" w:cs="Calibri"/>
                <w:shd w:val="clear" w:color="auto" w:fill="FFFFFF"/>
              </w:rPr>
              <w:t>s</w:t>
            </w:r>
          </w:p>
          <w:p w14:paraId="1E5DAB84" w14:textId="7880760D" w:rsidR="003E3FDD" w:rsidRPr="00AB2707" w:rsidRDefault="003E3FDD" w:rsidP="00067AFD">
            <w:pPr>
              <w:pStyle w:val="JRCText"/>
              <w:spacing w:before="0" w:after="0"/>
              <w:rPr>
                <w:rFonts w:ascii="Calibri" w:hAnsi="Calibri" w:cs="Calibri"/>
              </w:rPr>
            </w:pPr>
            <w:r w:rsidRPr="00DB2933">
              <w:rPr>
                <w:i/>
                <w:iCs/>
              </w:rPr>
              <w:t xml:space="preserve">(Due to the large coverage of this target in different policy documents, it embeds the modelling of </w:t>
            </w:r>
            <w:r w:rsidRPr="00DB2933">
              <w:rPr>
                <w:b/>
                <w:bCs/>
                <w:i/>
                <w:iCs/>
              </w:rPr>
              <w:t xml:space="preserve">3 GTT as detailed in </w:t>
            </w:r>
            <w:r w:rsidRPr="00BA5FBD">
              <w:rPr>
                <w:b/>
                <w:bCs/>
                <w:iCs/>
              </w:rPr>
              <w:t>Annex 3</w:t>
            </w:r>
            <w:r w:rsidR="00396590" w:rsidRPr="00BA5FBD">
              <w:rPr>
                <w:b/>
                <w:bCs/>
                <w:iCs/>
              </w:rPr>
              <w:t xml:space="preserve"> </w:t>
            </w:r>
            <w:r w:rsidR="00396590" w:rsidRPr="00BA5FBD">
              <w:rPr>
                <w:rFonts w:eastAsia="EC Square Sans Pro" w:cs="EC Square Sans Pro"/>
                <w:color w:val="000000" w:themeColor="text1"/>
              </w:rPr>
              <w:t xml:space="preserve">of </w:t>
            </w:r>
            <w:r w:rsidR="00067AFD">
              <w:rPr>
                <w:rFonts w:eastAsia="EC Square Sans Pro" w:cs="EC Square Sans Pro"/>
                <w:bCs/>
                <w:color w:val="FF0000"/>
                <w:highlight w:val="green"/>
              </w:rPr>
              <w:fldChar w:fldCharType="begin"/>
            </w:r>
            <w:r w:rsidR="00067AFD">
              <w:rPr>
                <w:rFonts w:eastAsia="EC Square Sans Pro" w:cs="EC Square Sans Pro"/>
                <w:bCs/>
                <w:color w:val="FF0000"/>
                <w:highlight w:val="green"/>
              </w:rPr>
              <w:instrText xml:space="preserve"> ADDIN ZOTERO_ITEM CSL_CITATION {"citationID":"6u2Pj4Dg","properties":{"formattedCitation":"[3]","plainCitation":"[3]","noteIndex":0},"citationItems":[{"id":1027,"uris":["http://zotero.org/groups/5272309/items/SZHAHM6E"],"itemData":{"id":1027,"type":"webpage","abstract":"The European Commission - Joint Research Centre has developed and kept updating since 2016 a modelling framework that includes the Consumption Footprint (CF) and the Domestic Footprint (CF) models, which have become established as a means for monitoring the progress of the EU’s environmental performance. The models are based on Life Cycle Assessment, and use the Environmental Footprint (EF) impact assessment method to produce a set of 16 indicators (also available as a single weighted score) to assess the environmental impacts of EU production and consumption, and compare to the planetary boundaries. This report describes how these models can be applied to generate an outlook in the framework of the Zero Pollution Action Plan (ZPAP) for 2030. This is performed via: (i) calculating the ZPAP official targets in the context of the models, (ii) integrating selected relevant and illustrative green transition measures from the targets and ambitions of the European Green Deal (iii) comparing three progressively more ambitious scenarios simulating the achievement of these measures. The results indicate that the gap is widening between the environmental impacts occurring within the EU’s borders and those linked to consumption via supply chains, that is, those that result from imports into the EU. The selected green transition measures should make progress in terms of reducing environmental impact within the EU. However, via integrating additional ambitions the EU could accelerate actions for almost all EF environmental indicators, and reduce the EU’s environmental impact of consumption even below the ZPAP 2030 targets.","container-title":"JRC Publications Repository","language":"en","note":"ISBN: 9789268238967\nISSN: 1831-9424\nDOI: 10.2760/6552881","title":"Consumption Footprint and Domestic Footprint Outlook Report 2025","URL":"https://publications.jrc.ec.europa.eu/repository/handle/JRC139655","author":[{"family":"Pasqualino","given":"Roberto"},{"family":"Valenzano","given":"Annarita"},{"family":"Chiorrini","given":"Andrea"},{"family":"Wierzgala","given":"Piotr"},{"family":"Frankowska","given":"Angelina"},{"family":"Sanye","given":"MENGUAL Esther"},{"family":"Bennett","given":"Michael John"},{"family":"Listorti","given":"Giulia"},{"family":"Sala","given":"Serenella"}],"accessed":{"date-parts":[["2025",3,4]]},"issued":{"date-parts":[["2025"]]}}}],"schema":"https://github.com/citation-style-language/schema/raw/master/csl-citation.json"} </w:instrText>
            </w:r>
            <w:r w:rsidR="00067AFD">
              <w:rPr>
                <w:rFonts w:eastAsia="EC Square Sans Pro" w:cs="EC Square Sans Pro"/>
                <w:bCs/>
                <w:color w:val="FF0000"/>
                <w:highlight w:val="green"/>
              </w:rPr>
              <w:fldChar w:fldCharType="separate"/>
            </w:r>
            <w:r w:rsidR="00067AFD" w:rsidRPr="00067AFD">
              <w:rPr>
                <w:highlight w:val="green"/>
              </w:rPr>
              <w:t>[3]</w:t>
            </w:r>
            <w:r w:rsidR="00067AFD">
              <w:rPr>
                <w:rFonts w:eastAsia="EC Square Sans Pro" w:cs="EC Square Sans Pro"/>
                <w:bCs/>
                <w:color w:val="FF0000"/>
                <w:highlight w:val="green"/>
              </w:rPr>
              <w:fldChar w:fldCharType="end"/>
            </w:r>
            <w:r w:rsidRPr="00BA5FBD">
              <w:rPr>
                <w:iCs/>
              </w:rPr>
              <w:t>)</w:t>
            </w:r>
            <w:r w:rsidRPr="00DB2933">
              <w:rPr>
                <w:rFonts w:ascii="Calibri" w:hAnsi="Calibri" w:cs="Calibri"/>
                <w:shd w:val="clear" w:color="auto" w:fill="FFFFFF"/>
              </w:rPr>
              <w:t> </w:t>
            </w:r>
          </w:p>
        </w:tc>
        <w:tc>
          <w:tcPr>
            <w:tcW w:w="1418" w:type="dxa"/>
            <w:tcMar>
              <w:left w:w="105" w:type="dxa"/>
              <w:right w:w="105" w:type="dxa"/>
            </w:tcMar>
            <w:vAlign w:val="center"/>
          </w:tcPr>
          <w:p w14:paraId="2531EAB6" w14:textId="1A28EBB4" w:rsidR="003E3FDD" w:rsidRPr="00AB2707" w:rsidRDefault="003E3FDD" w:rsidP="00AB2707">
            <w:pPr>
              <w:pStyle w:val="JRCText"/>
              <w:spacing w:before="0" w:after="0"/>
              <w:rPr>
                <w:rFonts w:eastAsia="EC Square Sans Pro" w:cs="EC Square Sans Pro"/>
              </w:rPr>
            </w:pPr>
            <w:r w:rsidRPr="00AB2707">
              <w:rPr>
                <w:rFonts w:eastAsia="EC Square Sans Pro" w:cs="EC Square Sans Pro"/>
              </w:rPr>
              <w:t>On track to be achieved</w:t>
            </w:r>
          </w:p>
        </w:tc>
        <w:tc>
          <w:tcPr>
            <w:tcW w:w="850" w:type="dxa"/>
            <w:tcMar>
              <w:left w:w="105" w:type="dxa"/>
              <w:right w:w="105" w:type="dxa"/>
            </w:tcMar>
            <w:vAlign w:val="center"/>
          </w:tcPr>
          <w:p w14:paraId="706F084A" w14:textId="619629D3" w:rsidR="003E3FDD" w:rsidRPr="00AB2707" w:rsidRDefault="003E3FDD" w:rsidP="00AB2707">
            <w:pPr>
              <w:pStyle w:val="JRCText"/>
              <w:spacing w:before="0" w:after="0"/>
              <w:rPr>
                <w:rFonts w:eastAsia="EC Square Sans Pro" w:cs="EC Square Sans Pro"/>
                <w:color w:val="000000" w:themeColor="text1"/>
              </w:rPr>
            </w:pPr>
            <w:r w:rsidRPr="00AB2707">
              <w:rPr>
                <w:rFonts w:eastAsia="EC Square Sans Pro" w:cs="EC Square Sans Pro"/>
                <w:color w:val="000000" w:themeColor="text1"/>
              </w:rPr>
              <w:t>No</w:t>
            </w:r>
          </w:p>
        </w:tc>
        <w:tc>
          <w:tcPr>
            <w:tcW w:w="709" w:type="dxa"/>
            <w:tcMar>
              <w:left w:w="105" w:type="dxa"/>
              <w:right w:w="105" w:type="dxa"/>
            </w:tcMar>
            <w:vAlign w:val="center"/>
          </w:tcPr>
          <w:p w14:paraId="086E213C" w14:textId="2B6B5B4C" w:rsidR="003E3FDD" w:rsidRPr="00AB2707" w:rsidRDefault="003E3FDD" w:rsidP="00AB2707">
            <w:pPr>
              <w:pStyle w:val="JRCText"/>
              <w:spacing w:before="0" w:after="0"/>
              <w:rPr>
                <w:rFonts w:eastAsia="EC Square Sans Pro" w:cs="EC Square Sans Pro"/>
                <w:color w:val="000000" w:themeColor="text1"/>
              </w:rPr>
            </w:pPr>
            <w:r w:rsidRPr="00AB2707">
              <w:rPr>
                <w:rFonts w:eastAsia="EC Square Sans Pro" w:cs="EC Square Sans Pro"/>
                <w:b/>
                <w:bCs/>
                <w:color w:val="000000" w:themeColor="text1"/>
              </w:rPr>
              <w:t>X</w:t>
            </w:r>
          </w:p>
        </w:tc>
        <w:tc>
          <w:tcPr>
            <w:tcW w:w="850" w:type="dxa"/>
            <w:tcMar>
              <w:left w:w="105" w:type="dxa"/>
              <w:right w:w="105" w:type="dxa"/>
            </w:tcMar>
            <w:vAlign w:val="center"/>
          </w:tcPr>
          <w:p w14:paraId="5CC8C719" w14:textId="25C48223" w:rsidR="003E3FDD" w:rsidRPr="00AB2707" w:rsidRDefault="003E3FDD" w:rsidP="00AB2707">
            <w:pPr>
              <w:pStyle w:val="JRCText"/>
              <w:spacing w:before="0" w:after="0"/>
              <w:rPr>
                <w:rFonts w:eastAsia="EC Square Sans Pro" w:cs="EC Square Sans Pro"/>
                <w:color w:val="000000" w:themeColor="text1"/>
              </w:rPr>
            </w:pPr>
            <w:r w:rsidRPr="00AB2707">
              <w:rPr>
                <w:rFonts w:eastAsia="EC Square Sans Pro" w:cs="EC Square Sans Pro"/>
                <w:b/>
                <w:bCs/>
                <w:color w:val="000000" w:themeColor="text1"/>
              </w:rPr>
              <w:t>X</w:t>
            </w:r>
          </w:p>
        </w:tc>
      </w:tr>
      <w:tr w:rsidR="003E3FDD" w:rsidRPr="003E3FDD" w14:paraId="324A2E89" w14:textId="77777777" w:rsidTr="00AE0C9D">
        <w:trPr>
          <w:trHeight w:val="300"/>
        </w:trPr>
        <w:tc>
          <w:tcPr>
            <w:tcW w:w="5237" w:type="dxa"/>
            <w:tcMar>
              <w:left w:w="105" w:type="dxa"/>
              <w:right w:w="105" w:type="dxa"/>
            </w:tcMar>
            <w:vAlign w:val="center"/>
          </w:tcPr>
          <w:p w14:paraId="5353C442" w14:textId="486DC381" w:rsidR="003E3FDD" w:rsidRPr="00AB2707" w:rsidRDefault="003E3FDD" w:rsidP="00AB2707">
            <w:pPr>
              <w:pStyle w:val="JRCText"/>
              <w:spacing w:before="0" w:after="0"/>
              <w:rPr>
                <w:rFonts w:ascii="Calibri" w:hAnsi="Calibri" w:cs="Calibri"/>
              </w:rPr>
            </w:pPr>
            <w:r w:rsidRPr="00DB2933">
              <w:rPr>
                <w:shd w:val="clear" w:color="auto" w:fill="FFFFFF"/>
              </w:rPr>
              <w:t>Improve air quality to reduce the number of premature deaths caused by air pollution by 55%.</w:t>
            </w:r>
            <w:r w:rsidRPr="00DB2933">
              <w:rPr>
                <w:rFonts w:ascii="Calibri" w:hAnsi="Calibri" w:cs="Calibri"/>
                <w:shd w:val="clear" w:color="auto" w:fill="FFFFFF"/>
              </w:rPr>
              <w:t> </w:t>
            </w:r>
          </w:p>
        </w:tc>
        <w:tc>
          <w:tcPr>
            <w:tcW w:w="1418" w:type="dxa"/>
            <w:tcMar>
              <w:left w:w="105" w:type="dxa"/>
              <w:right w:w="105" w:type="dxa"/>
            </w:tcMar>
            <w:vAlign w:val="center"/>
          </w:tcPr>
          <w:p w14:paraId="3EA372DB" w14:textId="3AD96E71" w:rsidR="003E3FDD" w:rsidRPr="00AB2707" w:rsidRDefault="003E3FDD" w:rsidP="00AB2707">
            <w:pPr>
              <w:pStyle w:val="JRCText"/>
              <w:spacing w:before="0" w:after="0"/>
              <w:rPr>
                <w:rFonts w:eastAsia="EC Square Sans Pro" w:cs="EC Square Sans Pro"/>
                <w:color w:val="000000" w:themeColor="text1"/>
              </w:rPr>
            </w:pPr>
            <w:r w:rsidRPr="00AB2707">
              <w:rPr>
                <w:rFonts w:eastAsia="EC Square Sans Pro" w:cs="EC Square Sans Pro"/>
                <w:color w:val="000000" w:themeColor="text1"/>
              </w:rPr>
              <w:t>On track to be achieved</w:t>
            </w:r>
          </w:p>
        </w:tc>
        <w:tc>
          <w:tcPr>
            <w:tcW w:w="850" w:type="dxa"/>
            <w:tcMar>
              <w:left w:w="105" w:type="dxa"/>
              <w:right w:w="105" w:type="dxa"/>
            </w:tcMar>
            <w:vAlign w:val="center"/>
          </w:tcPr>
          <w:p w14:paraId="43526B3D" w14:textId="7816A674" w:rsidR="003E3FDD" w:rsidRPr="00AB2707" w:rsidRDefault="003E3FDD" w:rsidP="00AB2707">
            <w:pPr>
              <w:pStyle w:val="JRCText"/>
              <w:spacing w:before="0" w:after="0"/>
              <w:rPr>
                <w:rFonts w:eastAsia="EC Square Sans Pro" w:cs="EC Square Sans Pro"/>
                <w:color w:val="000000" w:themeColor="text1"/>
              </w:rPr>
            </w:pPr>
            <w:r w:rsidRPr="00AB2707">
              <w:rPr>
                <w:rFonts w:eastAsia="EC Square Sans Pro" w:cs="EC Square Sans Pro"/>
                <w:color w:val="000000" w:themeColor="text1"/>
              </w:rPr>
              <w:t>No</w:t>
            </w:r>
          </w:p>
        </w:tc>
        <w:tc>
          <w:tcPr>
            <w:tcW w:w="709" w:type="dxa"/>
            <w:tcMar>
              <w:left w:w="105" w:type="dxa"/>
              <w:right w:w="105" w:type="dxa"/>
            </w:tcMar>
            <w:vAlign w:val="center"/>
          </w:tcPr>
          <w:p w14:paraId="1270C44B" w14:textId="7A8039B5" w:rsidR="003E3FDD" w:rsidRPr="00AB2707" w:rsidRDefault="003E3FDD" w:rsidP="00AB2707">
            <w:pPr>
              <w:pStyle w:val="JRCText"/>
              <w:spacing w:before="0" w:after="0"/>
              <w:rPr>
                <w:rFonts w:eastAsia="EC Square Sans Pro" w:cs="EC Square Sans Pro"/>
                <w:color w:val="000000" w:themeColor="text1"/>
              </w:rPr>
            </w:pPr>
            <w:r w:rsidRPr="00AB2707">
              <w:rPr>
                <w:rFonts w:eastAsia="EC Square Sans Pro" w:cs="EC Square Sans Pro"/>
                <w:b/>
                <w:bCs/>
                <w:color w:val="000000" w:themeColor="text1"/>
              </w:rPr>
              <w:t>X</w:t>
            </w:r>
          </w:p>
        </w:tc>
        <w:tc>
          <w:tcPr>
            <w:tcW w:w="850" w:type="dxa"/>
            <w:tcMar>
              <w:left w:w="105" w:type="dxa"/>
              <w:right w:w="105" w:type="dxa"/>
            </w:tcMar>
            <w:vAlign w:val="center"/>
          </w:tcPr>
          <w:p w14:paraId="75347AA3" w14:textId="674743C3" w:rsidR="003E3FDD" w:rsidRPr="00AB2707" w:rsidRDefault="003E3FDD" w:rsidP="00AB2707">
            <w:pPr>
              <w:pStyle w:val="JRCText"/>
              <w:spacing w:before="0" w:after="0"/>
              <w:rPr>
                <w:rFonts w:eastAsia="EC Square Sans Pro" w:cs="EC Square Sans Pro"/>
                <w:color w:val="000000" w:themeColor="text1"/>
              </w:rPr>
            </w:pPr>
            <w:r w:rsidRPr="00AB2707">
              <w:rPr>
                <w:rFonts w:eastAsia="EC Square Sans Pro" w:cs="EC Square Sans Pro"/>
                <w:b/>
                <w:bCs/>
                <w:color w:val="000000" w:themeColor="text1"/>
              </w:rPr>
              <w:t>X</w:t>
            </w:r>
          </w:p>
        </w:tc>
      </w:tr>
      <w:tr w:rsidR="003E3FDD" w:rsidRPr="003E3FDD" w14:paraId="5D729667" w14:textId="77777777" w:rsidTr="00AE0C9D">
        <w:trPr>
          <w:trHeight w:val="300"/>
        </w:trPr>
        <w:tc>
          <w:tcPr>
            <w:tcW w:w="5237" w:type="dxa"/>
            <w:tcMar>
              <w:left w:w="105" w:type="dxa"/>
              <w:right w:w="105" w:type="dxa"/>
            </w:tcMar>
            <w:vAlign w:val="center"/>
          </w:tcPr>
          <w:p w14:paraId="1B29E487" w14:textId="22760724" w:rsidR="003E3FDD" w:rsidRPr="00AB2707" w:rsidRDefault="003E3FDD" w:rsidP="00AB2707">
            <w:pPr>
              <w:pStyle w:val="JRCText"/>
              <w:spacing w:before="0" w:after="0"/>
              <w:rPr>
                <w:rFonts w:ascii="Calibri" w:hAnsi="Calibri" w:cs="Calibri"/>
              </w:rPr>
            </w:pPr>
            <w:r w:rsidRPr="00DB2933">
              <w:rPr>
                <w:shd w:val="clear" w:color="auto" w:fill="FFFFFF"/>
              </w:rPr>
              <w:t>Reduce by 25% the EU ecosystems where air pollution threatens biodiversity</w:t>
            </w:r>
            <w:r w:rsidRPr="00DB2933">
              <w:rPr>
                <w:rFonts w:ascii="Calibri" w:hAnsi="Calibri" w:cs="Calibri"/>
                <w:shd w:val="clear" w:color="auto" w:fill="FFFFFF"/>
              </w:rPr>
              <w:t> </w:t>
            </w:r>
          </w:p>
        </w:tc>
        <w:tc>
          <w:tcPr>
            <w:tcW w:w="1418" w:type="dxa"/>
            <w:tcMar>
              <w:left w:w="105" w:type="dxa"/>
              <w:right w:w="105" w:type="dxa"/>
            </w:tcMar>
            <w:vAlign w:val="center"/>
          </w:tcPr>
          <w:p w14:paraId="04AEB2FA" w14:textId="016A3584" w:rsidR="003E3FDD" w:rsidRPr="00AB2707" w:rsidRDefault="003E3FDD" w:rsidP="00AB2707">
            <w:pPr>
              <w:pStyle w:val="JRCText"/>
              <w:spacing w:before="0" w:after="0"/>
              <w:rPr>
                <w:rFonts w:eastAsia="EC Square Sans Pro" w:cs="EC Square Sans Pro"/>
                <w:color w:val="000000" w:themeColor="text1"/>
              </w:rPr>
            </w:pPr>
            <w:r w:rsidRPr="00AB2707">
              <w:rPr>
                <w:rFonts w:eastAsia="EC Square Sans Pro" w:cs="EC Square Sans Pro"/>
                <w:color w:val="000000" w:themeColor="text1"/>
              </w:rPr>
              <w:t>On track to be achieved</w:t>
            </w:r>
          </w:p>
        </w:tc>
        <w:tc>
          <w:tcPr>
            <w:tcW w:w="850" w:type="dxa"/>
            <w:tcMar>
              <w:left w:w="105" w:type="dxa"/>
              <w:right w:w="105" w:type="dxa"/>
            </w:tcMar>
            <w:vAlign w:val="center"/>
          </w:tcPr>
          <w:p w14:paraId="42DF8D69" w14:textId="5E62B889" w:rsidR="003E3FDD" w:rsidRPr="00AB2707" w:rsidRDefault="003E3FDD" w:rsidP="00AB2707">
            <w:pPr>
              <w:pStyle w:val="JRCText"/>
              <w:spacing w:before="0" w:after="0"/>
              <w:rPr>
                <w:rFonts w:eastAsia="EC Square Sans Pro" w:cs="EC Square Sans Pro"/>
                <w:color w:val="000000" w:themeColor="text1"/>
              </w:rPr>
            </w:pPr>
            <w:r w:rsidRPr="00AB2707">
              <w:rPr>
                <w:rFonts w:eastAsia="EC Square Sans Pro" w:cs="EC Square Sans Pro"/>
                <w:color w:val="000000" w:themeColor="text1"/>
              </w:rPr>
              <w:t>No</w:t>
            </w:r>
          </w:p>
        </w:tc>
        <w:tc>
          <w:tcPr>
            <w:tcW w:w="709" w:type="dxa"/>
            <w:tcMar>
              <w:left w:w="105" w:type="dxa"/>
              <w:right w:w="105" w:type="dxa"/>
            </w:tcMar>
            <w:vAlign w:val="center"/>
          </w:tcPr>
          <w:p w14:paraId="278A00FF" w14:textId="448C7BA7" w:rsidR="003E3FDD" w:rsidRPr="00AB2707" w:rsidRDefault="003E3FDD" w:rsidP="00AB2707">
            <w:pPr>
              <w:pStyle w:val="JRCText"/>
              <w:spacing w:before="0" w:after="0"/>
              <w:rPr>
                <w:rFonts w:eastAsia="EC Square Sans Pro" w:cs="EC Square Sans Pro"/>
                <w:color w:val="000000" w:themeColor="text1"/>
              </w:rPr>
            </w:pPr>
            <w:r w:rsidRPr="00AB2707">
              <w:rPr>
                <w:rFonts w:eastAsia="EC Square Sans Pro" w:cs="EC Square Sans Pro"/>
                <w:b/>
                <w:bCs/>
                <w:color w:val="000000" w:themeColor="text1"/>
              </w:rPr>
              <w:t>X</w:t>
            </w:r>
          </w:p>
        </w:tc>
        <w:tc>
          <w:tcPr>
            <w:tcW w:w="850" w:type="dxa"/>
            <w:tcMar>
              <w:left w:w="105" w:type="dxa"/>
              <w:right w:w="105" w:type="dxa"/>
            </w:tcMar>
            <w:vAlign w:val="center"/>
          </w:tcPr>
          <w:p w14:paraId="49E3E9AC" w14:textId="0202F945" w:rsidR="003E3FDD" w:rsidRPr="00AB2707" w:rsidRDefault="003E3FDD" w:rsidP="00AB2707">
            <w:pPr>
              <w:pStyle w:val="JRCText"/>
              <w:spacing w:before="0" w:after="0"/>
              <w:rPr>
                <w:rFonts w:eastAsia="EC Square Sans Pro" w:cs="EC Square Sans Pro"/>
                <w:color w:val="000000" w:themeColor="text1"/>
              </w:rPr>
            </w:pPr>
            <w:r w:rsidRPr="00AB2707">
              <w:rPr>
                <w:rFonts w:eastAsia="EC Square Sans Pro" w:cs="EC Square Sans Pro"/>
                <w:b/>
                <w:bCs/>
                <w:color w:val="000000" w:themeColor="text1"/>
              </w:rPr>
              <w:t>X</w:t>
            </w:r>
          </w:p>
        </w:tc>
      </w:tr>
      <w:tr w:rsidR="003E3FDD" w:rsidRPr="003E3FDD" w14:paraId="7221D33A" w14:textId="77777777" w:rsidTr="00AE0C9D">
        <w:trPr>
          <w:trHeight w:val="300"/>
        </w:trPr>
        <w:tc>
          <w:tcPr>
            <w:tcW w:w="5237" w:type="dxa"/>
            <w:tcMar>
              <w:left w:w="105" w:type="dxa"/>
              <w:right w:w="105" w:type="dxa"/>
            </w:tcMar>
            <w:vAlign w:val="center"/>
          </w:tcPr>
          <w:p w14:paraId="057EE5B3" w14:textId="77777777" w:rsidR="003E3FDD" w:rsidRPr="003E3FDD" w:rsidRDefault="003E3FDD" w:rsidP="00AB2707">
            <w:pPr>
              <w:pStyle w:val="JRCText"/>
              <w:spacing w:before="0" w:after="0"/>
              <w:rPr>
                <w:shd w:val="clear" w:color="auto" w:fill="FFFFFF"/>
              </w:rPr>
            </w:pPr>
            <w:r w:rsidRPr="003E3FDD">
              <w:rPr>
                <w:shd w:val="clear" w:color="auto" w:fill="FFFFFF"/>
              </w:rPr>
              <w:t>Reduc</w:t>
            </w:r>
            <w:r w:rsidRPr="003E3FDD">
              <w:rPr>
                <w:rFonts w:cs="Segoe UI"/>
                <w:shd w:val="clear" w:color="auto" w:fill="FFFFFF"/>
              </w:rPr>
              <w:t>tion</w:t>
            </w:r>
            <w:r w:rsidRPr="003E3FDD">
              <w:rPr>
                <w:shd w:val="clear" w:color="auto" w:fill="FFFFFF"/>
              </w:rPr>
              <w:t xml:space="preserve"> of 55% </w:t>
            </w:r>
            <w:r w:rsidRPr="003E3FDD">
              <w:rPr>
                <w:rFonts w:cs="Segoe UI"/>
                <w:shd w:val="clear" w:color="auto" w:fill="FFFFFF"/>
              </w:rPr>
              <w:t>greenhouse gas (</w:t>
            </w:r>
            <w:r w:rsidRPr="003E3FDD">
              <w:rPr>
                <w:shd w:val="clear" w:color="auto" w:fill="FFFFFF"/>
              </w:rPr>
              <w:t>GHG</w:t>
            </w:r>
            <w:r w:rsidRPr="003E3FDD">
              <w:rPr>
                <w:rFonts w:cs="Segoe UI"/>
                <w:shd w:val="clear" w:color="auto" w:fill="FFFFFF"/>
              </w:rPr>
              <w:t>)</w:t>
            </w:r>
            <w:r w:rsidRPr="003E3FDD">
              <w:rPr>
                <w:shd w:val="clear" w:color="auto" w:fill="FFFFFF"/>
              </w:rPr>
              <w:t xml:space="preserve"> emissions compared to 1990 levels</w:t>
            </w:r>
          </w:p>
          <w:p w14:paraId="7123228E" w14:textId="3AF147FA" w:rsidR="003E3FDD" w:rsidRPr="00AB2707" w:rsidRDefault="003E3FDD" w:rsidP="00067AFD">
            <w:pPr>
              <w:pStyle w:val="JRCText"/>
              <w:spacing w:before="0" w:after="0"/>
              <w:rPr>
                <w:rFonts w:ascii="Calibri" w:hAnsi="Calibri" w:cs="Calibri"/>
              </w:rPr>
            </w:pPr>
            <w:r w:rsidRPr="00DB2933">
              <w:rPr>
                <w:i/>
                <w:iCs/>
              </w:rPr>
              <w:t xml:space="preserve">(Due to the large coverage of this targets it embeds the modelling of </w:t>
            </w:r>
            <w:r w:rsidR="00396590">
              <w:rPr>
                <w:b/>
                <w:bCs/>
                <w:i/>
                <w:iCs/>
              </w:rPr>
              <w:t>10</w:t>
            </w:r>
            <w:r w:rsidRPr="00DB2933">
              <w:rPr>
                <w:b/>
                <w:bCs/>
                <w:i/>
                <w:iCs/>
              </w:rPr>
              <w:t xml:space="preserve"> GTT as detailed in Annex 3</w:t>
            </w:r>
            <w:r w:rsidR="00396590">
              <w:rPr>
                <w:b/>
                <w:bCs/>
                <w:i/>
                <w:iCs/>
              </w:rPr>
              <w:t xml:space="preserve"> </w:t>
            </w:r>
            <w:r w:rsidR="00396590">
              <w:rPr>
                <w:rFonts w:eastAsia="EC Square Sans Pro" w:cs="EC Square Sans Pro"/>
                <w:color w:val="000000" w:themeColor="text1"/>
              </w:rPr>
              <w:t xml:space="preserve">of </w:t>
            </w:r>
            <w:r w:rsidR="00067AFD">
              <w:rPr>
                <w:rFonts w:eastAsia="EC Square Sans Pro" w:cs="EC Square Sans Pro"/>
                <w:bCs/>
                <w:color w:val="FF0000"/>
                <w:highlight w:val="green"/>
              </w:rPr>
              <w:fldChar w:fldCharType="begin"/>
            </w:r>
            <w:r w:rsidR="00067AFD">
              <w:rPr>
                <w:rFonts w:eastAsia="EC Square Sans Pro" w:cs="EC Square Sans Pro"/>
                <w:bCs/>
                <w:color w:val="FF0000"/>
                <w:highlight w:val="green"/>
              </w:rPr>
              <w:instrText xml:space="preserve"> ADDIN ZOTERO_ITEM CSL_CITATION {"citationID":"AmUWpRi5","properties":{"formattedCitation":"[3]","plainCitation":"[3]","noteIndex":0},"citationItems":[{"id":1027,"uris":["http://zotero.org/groups/5272309/items/SZHAHM6E"],"itemData":{"id":1027,"type":"webpage","abstract":"The European Commission - Joint Research Centre has developed and kept updating since 2016 a modelling framework that includes the Consumption Footprint (CF) and the Domestic Footprint (CF) models, which have become established as a means for monitoring the progress of the EU’s environmental performance. The models are based on Life Cycle Assessment, and use the Environmental Footprint (EF) impact assessment method to produce a set of 16 indicators (also available as a single weighted score) to assess the environmental impacts of EU production and consumption, and compare to the planetary boundaries. This report describes how these models can be applied to generate an outlook in the framework of the Zero Pollution Action Plan (ZPAP) for 2030. This is performed via: (i) calculating the ZPAP official targets in the context of the models, (ii) integrating selected relevant and illustrative green transition measures from the targets and ambitions of the European Green Deal (iii) comparing three progressively more ambitious scenarios simulating the achievement of these measures. The results indicate that the gap is widening between the environmental impacts occurring within the EU’s borders and those linked to consumption via supply chains, that is, those that result from imports into the EU. The selected green transition measures should make progress in terms of reducing environmental impact within the EU. However, via integrating additional ambitions the EU could accelerate actions for almost all EF environmental indicators, and reduce the EU’s environmental impact of consumption even below the ZPAP 2030 targets.","container-title":"JRC Publications Repository","language":"en","note":"ISBN: 9789268238967\nISSN: 1831-9424\nDOI: 10.2760/6552881","title":"Consumption Footprint and Domestic Footprint Outlook Report 2025","URL":"https://publications.jrc.ec.europa.eu/repository/handle/JRC139655","author":[{"family":"Pasqualino","given":"Roberto"},{"family":"Valenzano","given":"Annarita"},{"family":"Chiorrini","given":"Andrea"},{"family":"Wierzgala","given":"Piotr"},{"family":"Frankowska","given":"Angelina"},{"family":"Sanye","given":"MENGUAL Esther"},{"family":"Bennett","given":"Michael John"},{"family":"Listorti","given":"Giulia"},{"family":"Sala","given":"Serenella"}],"accessed":{"date-parts":[["2025",3,4]]},"issued":{"date-parts":[["2025"]]}}}],"schema":"https://github.com/citation-style-language/schema/raw/master/csl-citation.json"} </w:instrText>
            </w:r>
            <w:r w:rsidR="00067AFD">
              <w:rPr>
                <w:rFonts w:eastAsia="EC Square Sans Pro" w:cs="EC Square Sans Pro"/>
                <w:bCs/>
                <w:color w:val="FF0000"/>
                <w:highlight w:val="green"/>
              </w:rPr>
              <w:fldChar w:fldCharType="separate"/>
            </w:r>
            <w:r w:rsidR="00067AFD" w:rsidRPr="00067AFD">
              <w:rPr>
                <w:highlight w:val="green"/>
              </w:rPr>
              <w:t>[3]</w:t>
            </w:r>
            <w:r w:rsidR="00067AFD">
              <w:rPr>
                <w:rFonts w:eastAsia="EC Square Sans Pro" w:cs="EC Square Sans Pro"/>
                <w:bCs/>
                <w:color w:val="FF0000"/>
                <w:highlight w:val="green"/>
              </w:rPr>
              <w:fldChar w:fldCharType="end"/>
            </w:r>
            <w:r w:rsidRPr="009E188C">
              <w:rPr>
                <w:i/>
                <w:iCs/>
                <w:highlight w:val="green"/>
              </w:rPr>
              <w:t>)</w:t>
            </w:r>
            <w:r w:rsidRPr="00DB2933">
              <w:rPr>
                <w:rFonts w:ascii="Calibri" w:hAnsi="Calibri" w:cs="Calibri"/>
                <w:shd w:val="clear" w:color="auto" w:fill="FFFFFF"/>
              </w:rPr>
              <w:t> </w:t>
            </w:r>
          </w:p>
        </w:tc>
        <w:tc>
          <w:tcPr>
            <w:tcW w:w="1418" w:type="dxa"/>
            <w:tcMar>
              <w:left w:w="105" w:type="dxa"/>
              <w:right w:w="105" w:type="dxa"/>
            </w:tcMar>
            <w:vAlign w:val="center"/>
          </w:tcPr>
          <w:p w14:paraId="3159F326" w14:textId="09477A92" w:rsidR="003E3FDD" w:rsidRPr="00AB2707" w:rsidRDefault="003E3FDD" w:rsidP="00AB2707">
            <w:pPr>
              <w:pStyle w:val="JRCText"/>
              <w:spacing w:before="0" w:after="0"/>
              <w:rPr>
                <w:rFonts w:eastAsia="EC Square Sans Pro" w:cs="EC Square Sans Pro"/>
              </w:rPr>
            </w:pPr>
            <w:r w:rsidRPr="00AB2707">
              <w:rPr>
                <w:rFonts w:eastAsia="EC Square Sans Pro" w:cs="EC Square Sans Pro"/>
              </w:rPr>
              <w:t>Acceleration needed</w:t>
            </w:r>
          </w:p>
        </w:tc>
        <w:tc>
          <w:tcPr>
            <w:tcW w:w="850" w:type="dxa"/>
            <w:tcMar>
              <w:left w:w="105" w:type="dxa"/>
              <w:right w:w="105" w:type="dxa"/>
            </w:tcMar>
            <w:vAlign w:val="center"/>
          </w:tcPr>
          <w:p w14:paraId="132518C4" w14:textId="3D50FABD" w:rsidR="003E3FDD" w:rsidRPr="00AB2707" w:rsidRDefault="003E3FDD" w:rsidP="00AB2707">
            <w:pPr>
              <w:pStyle w:val="JRCText"/>
              <w:spacing w:before="0" w:after="0"/>
              <w:rPr>
                <w:rFonts w:eastAsia="EC Square Sans Pro" w:cs="EC Square Sans Pro"/>
                <w:color w:val="000000" w:themeColor="text1"/>
              </w:rPr>
            </w:pPr>
            <w:r w:rsidRPr="00AB2707">
              <w:rPr>
                <w:rFonts w:eastAsia="EC Square Sans Pro" w:cs="EC Square Sans Pro"/>
                <w:color w:val="000000" w:themeColor="text1"/>
              </w:rPr>
              <w:t>Yes</w:t>
            </w:r>
          </w:p>
        </w:tc>
        <w:tc>
          <w:tcPr>
            <w:tcW w:w="709" w:type="dxa"/>
            <w:tcMar>
              <w:left w:w="105" w:type="dxa"/>
              <w:right w:w="105" w:type="dxa"/>
            </w:tcMar>
            <w:vAlign w:val="center"/>
          </w:tcPr>
          <w:p w14:paraId="5636E444" w14:textId="3B9098CD" w:rsidR="003E3FDD" w:rsidRPr="00AB2707" w:rsidRDefault="003E3FDD" w:rsidP="00AB2707">
            <w:pPr>
              <w:spacing w:before="0" w:after="0"/>
              <w:rPr>
                <w:rFonts w:eastAsia="EC Square Sans Pro" w:cs="EC Square Sans Pro"/>
                <w:color w:val="000000" w:themeColor="text1"/>
              </w:rPr>
            </w:pPr>
          </w:p>
        </w:tc>
        <w:tc>
          <w:tcPr>
            <w:tcW w:w="850" w:type="dxa"/>
            <w:tcMar>
              <w:left w:w="105" w:type="dxa"/>
              <w:right w:w="105" w:type="dxa"/>
            </w:tcMar>
            <w:vAlign w:val="center"/>
          </w:tcPr>
          <w:p w14:paraId="37BA9973" w14:textId="468A65B6" w:rsidR="003E3FDD" w:rsidRPr="00AB2707" w:rsidRDefault="003E3FDD" w:rsidP="00AB2707">
            <w:pPr>
              <w:pStyle w:val="JRCText"/>
              <w:spacing w:before="0" w:after="0"/>
              <w:rPr>
                <w:rFonts w:eastAsia="EC Square Sans Pro" w:cs="EC Square Sans Pro"/>
                <w:color w:val="000000" w:themeColor="text1"/>
              </w:rPr>
            </w:pPr>
            <w:r w:rsidRPr="00AB2707">
              <w:rPr>
                <w:rFonts w:eastAsia="EC Square Sans Pro" w:cs="EC Square Sans Pro"/>
                <w:b/>
                <w:bCs/>
                <w:color w:val="000000" w:themeColor="text1"/>
              </w:rPr>
              <w:t>X</w:t>
            </w:r>
          </w:p>
        </w:tc>
      </w:tr>
      <w:tr w:rsidR="003E3FDD" w:rsidRPr="003E3FDD" w14:paraId="454A35D4" w14:textId="77777777" w:rsidTr="00AE0C9D">
        <w:trPr>
          <w:trHeight w:val="300"/>
        </w:trPr>
        <w:tc>
          <w:tcPr>
            <w:tcW w:w="5237" w:type="dxa"/>
            <w:tcMar>
              <w:left w:w="105" w:type="dxa"/>
              <w:right w:w="105" w:type="dxa"/>
            </w:tcMar>
            <w:vAlign w:val="center"/>
          </w:tcPr>
          <w:p w14:paraId="58AB63AA" w14:textId="1AE646F5" w:rsidR="003E3FDD" w:rsidRPr="00AB2707" w:rsidRDefault="003E3FDD" w:rsidP="00AB2707">
            <w:pPr>
              <w:pStyle w:val="JRCText"/>
              <w:spacing w:before="0" w:after="0"/>
              <w:rPr>
                <w:rFonts w:ascii="Calibri" w:hAnsi="Calibri" w:cs="Calibri"/>
              </w:rPr>
            </w:pPr>
            <w:r w:rsidRPr="00DB2933">
              <w:rPr>
                <w:shd w:val="clear" w:color="auto" w:fill="FFFFFF"/>
              </w:rPr>
              <w:t>Reach no net land take</w:t>
            </w:r>
            <w:r w:rsidRPr="00DB2933">
              <w:rPr>
                <w:rFonts w:ascii="Calibri" w:hAnsi="Calibri" w:cs="Calibri"/>
                <w:shd w:val="clear" w:color="auto" w:fill="FFFFFF"/>
              </w:rPr>
              <w:t>   </w:t>
            </w:r>
          </w:p>
        </w:tc>
        <w:tc>
          <w:tcPr>
            <w:tcW w:w="1418" w:type="dxa"/>
            <w:tcMar>
              <w:left w:w="105" w:type="dxa"/>
              <w:right w:w="105" w:type="dxa"/>
            </w:tcMar>
            <w:vAlign w:val="center"/>
          </w:tcPr>
          <w:p w14:paraId="2D94CDD9" w14:textId="295CC7D9" w:rsidR="003E3FDD" w:rsidRPr="00AB2707" w:rsidRDefault="003E3FDD" w:rsidP="00AB2707">
            <w:pPr>
              <w:pStyle w:val="JRCText"/>
              <w:spacing w:before="0" w:after="0"/>
              <w:rPr>
                <w:rFonts w:eastAsia="EC Square Sans Pro" w:cs="EC Square Sans Pro"/>
              </w:rPr>
            </w:pPr>
            <w:r w:rsidRPr="00AB2707">
              <w:rPr>
                <w:rFonts w:eastAsia="EC Square Sans Pro" w:cs="EC Square Sans Pro"/>
              </w:rPr>
              <w:t>No progress</w:t>
            </w:r>
          </w:p>
        </w:tc>
        <w:tc>
          <w:tcPr>
            <w:tcW w:w="850" w:type="dxa"/>
            <w:tcMar>
              <w:left w:w="105" w:type="dxa"/>
              <w:right w:w="105" w:type="dxa"/>
            </w:tcMar>
            <w:vAlign w:val="center"/>
          </w:tcPr>
          <w:p w14:paraId="255EEF56" w14:textId="640CC6EE" w:rsidR="003E3FDD" w:rsidRPr="00AB2707" w:rsidRDefault="003E3FDD" w:rsidP="00AB2707">
            <w:pPr>
              <w:pStyle w:val="JRCText"/>
              <w:spacing w:before="0" w:after="0"/>
              <w:rPr>
                <w:rFonts w:eastAsia="EC Square Sans Pro" w:cs="EC Square Sans Pro"/>
                <w:color w:val="000000" w:themeColor="text1"/>
              </w:rPr>
            </w:pPr>
            <w:r w:rsidRPr="00AB2707">
              <w:rPr>
                <w:rFonts w:eastAsia="EC Square Sans Pro" w:cs="EC Square Sans Pro"/>
                <w:color w:val="000000" w:themeColor="text1"/>
              </w:rPr>
              <w:t>No</w:t>
            </w:r>
          </w:p>
        </w:tc>
        <w:tc>
          <w:tcPr>
            <w:tcW w:w="709" w:type="dxa"/>
            <w:tcMar>
              <w:left w:w="105" w:type="dxa"/>
              <w:right w:w="105" w:type="dxa"/>
            </w:tcMar>
            <w:vAlign w:val="center"/>
          </w:tcPr>
          <w:p w14:paraId="17AF01E3" w14:textId="273822E8" w:rsidR="003E3FDD" w:rsidRPr="00AB2707" w:rsidRDefault="003E3FDD" w:rsidP="00AB2707">
            <w:pPr>
              <w:spacing w:before="0" w:after="0"/>
              <w:rPr>
                <w:rFonts w:eastAsia="EC Square Sans Pro" w:cs="EC Square Sans Pro"/>
                <w:color w:val="000000" w:themeColor="text1"/>
              </w:rPr>
            </w:pPr>
          </w:p>
        </w:tc>
        <w:tc>
          <w:tcPr>
            <w:tcW w:w="850" w:type="dxa"/>
            <w:tcMar>
              <w:left w:w="105" w:type="dxa"/>
              <w:right w:w="105" w:type="dxa"/>
            </w:tcMar>
            <w:vAlign w:val="center"/>
          </w:tcPr>
          <w:p w14:paraId="5F684DBD" w14:textId="7DD3626D" w:rsidR="003E3FDD" w:rsidRPr="00AB2707" w:rsidRDefault="003E3FDD" w:rsidP="00AB2707">
            <w:pPr>
              <w:pStyle w:val="JRCText"/>
              <w:spacing w:before="0" w:after="0"/>
              <w:rPr>
                <w:rFonts w:eastAsia="EC Square Sans Pro" w:cs="EC Square Sans Pro"/>
                <w:color w:val="000000" w:themeColor="text1"/>
              </w:rPr>
            </w:pPr>
            <w:r w:rsidRPr="00AB2707">
              <w:rPr>
                <w:rFonts w:eastAsia="EC Square Sans Pro" w:cs="EC Square Sans Pro"/>
                <w:b/>
                <w:bCs/>
                <w:color w:val="000000" w:themeColor="text1"/>
              </w:rPr>
              <w:t>X</w:t>
            </w:r>
          </w:p>
        </w:tc>
      </w:tr>
      <w:tr w:rsidR="003E3FDD" w:rsidRPr="003E3FDD" w14:paraId="2B94123A" w14:textId="77777777" w:rsidTr="00AE0C9D">
        <w:trPr>
          <w:trHeight w:val="300"/>
        </w:trPr>
        <w:tc>
          <w:tcPr>
            <w:tcW w:w="5237" w:type="dxa"/>
            <w:tcMar>
              <w:left w:w="105" w:type="dxa"/>
              <w:right w:w="105" w:type="dxa"/>
            </w:tcMar>
            <w:vAlign w:val="center"/>
          </w:tcPr>
          <w:p w14:paraId="2C25580A" w14:textId="2D29EE45" w:rsidR="003E3FDD" w:rsidRPr="00AB2707" w:rsidRDefault="003E3FDD" w:rsidP="00AB2707">
            <w:pPr>
              <w:pStyle w:val="JRCText"/>
              <w:spacing w:before="0" w:after="0"/>
              <w:rPr>
                <w:rFonts w:ascii="Calibri" w:hAnsi="Calibri" w:cs="Calibri"/>
              </w:rPr>
            </w:pPr>
            <w:r w:rsidRPr="00DB2933">
              <w:rPr>
                <w:shd w:val="clear" w:color="auto" w:fill="FFFFFF"/>
              </w:rPr>
              <w:t>Reduction of 50% of nutrient losses</w:t>
            </w:r>
            <w:r w:rsidRPr="00DB2933">
              <w:rPr>
                <w:rFonts w:ascii="Calibri" w:hAnsi="Calibri" w:cs="Calibri"/>
                <w:shd w:val="clear" w:color="auto" w:fill="FFFFFF"/>
              </w:rPr>
              <w:t> </w:t>
            </w:r>
          </w:p>
        </w:tc>
        <w:tc>
          <w:tcPr>
            <w:tcW w:w="1418" w:type="dxa"/>
            <w:tcMar>
              <w:left w:w="105" w:type="dxa"/>
              <w:right w:w="105" w:type="dxa"/>
            </w:tcMar>
            <w:vAlign w:val="center"/>
          </w:tcPr>
          <w:p w14:paraId="06429F9C" w14:textId="3443E4E1" w:rsidR="003E3FDD" w:rsidRPr="00AB2707" w:rsidRDefault="003E3FDD" w:rsidP="00AB2707">
            <w:pPr>
              <w:pStyle w:val="JRCText"/>
              <w:spacing w:before="0" w:after="0"/>
              <w:rPr>
                <w:rFonts w:eastAsia="EC Square Sans Pro" w:cs="EC Square Sans Pro"/>
                <w:color w:val="000000" w:themeColor="text1"/>
              </w:rPr>
            </w:pPr>
            <w:r w:rsidRPr="00AB2707">
              <w:rPr>
                <w:rFonts w:eastAsia="EC Square Sans Pro" w:cs="EC Square Sans Pro"/>
                <w:color w:val="000000" w:themeColor="text1"/>
              </w:rPr>
              <w:t>Acceleration needed</w:t>
            </w:r>
          </w:p>
        </w:tc>
        <w:tc>
          <w:tcPr>
            <w:tcW w:w="850" w:type="dxa"/>
            <w:tcMar>
              <w:left w:w="105" w:type="dxa"/>
              <w:right w:w="105" w:type="dxa"/>
            </w:tcMar>
            <w:vAlign w:val="center"/>
          </w:tcPr>
          <w:p w14:paraId="45AB0FDB" w14:textId="45724F9F" w:rsidR="003E3FDD" w:rsidRPr="00AB2707" w:rsidRDefault="003E3FDD" w:rsidP="00AB2707">
            <w:pPr>
              <w:pStyle w:val="JRCText"/>
              <w:spacing w:before="0" w:after="0"/>
              <w:rPr>
                <w:rFonts w:eastAsia="EC Square Sans Pro" w:cs="EC Square Sans Pro"/>
                <w:color w:val="000000" w:themeColor="text1"/>
              </w:rPr>
            </w:pPr>
            <w:r w:rsidRPr="00AB2707">
              <w:rPr>
                <w:rFonts w:eastAsia="EC Square Sans Pro" w:cs="EC Square Sans Pro"/>
                <w:color w:val="000000" w:themeColor="text1"/>
              </w:rPr>
              <w:t>No</w:t>
            </w:r>
          </w:p>
        </w:tc>
        <w:tc>
          <w:tcPr>
            <w:tcW w:w="709" w:type="dxa"/>
            <w:tcMar>
              <w:left w:w="105" w:type="dxa"/>
              <w:right w:w="105" w:type="dxa"/>
            </w:tcMar>
            <w:vAlign w:val="center"/>
          </w:tcPr>
          <w:p w14:paraId="6C1B21F2" w14:textId="62338FF8" w:rsidR="003E3FDD" w:rsidRPr="00AB2707" w:rsidRDefault="003E3FDD" w:rsidP="00AB2707">
            <w:pPr>
              <w:spacing w:before="0" w:after="0"/>
              <w:rPr>
                <w:rFonts w:eastAsia="EC Square Sans Pro" w:cs="EC Square Sans Pro"/>
                <w:color w:val="000000" w:themeColor="text1"/>
              </w:rPr>
            </w:pPr>
          </w:p>
        </w:tc>
        <w:tc>
          <w:tcPr>
            <w:tcW w:w="850" w:type="dxa"/>
            <w:tcMar>
              <w:left w:w="105" w:type="dxa"/>
              <w:right w:w="105" w:type="dxa"/>
            </w:tcMar>
            <w:vAlign w:val="center"/>
          </w:tcPr>
          <w:p w14:paraId="7585AF2F" w14:textId="3B449B1E" w:rsidR="003E3FDD" w:rsidRPr="00AB2707" w:rsidRDefault="003E3FDD" w:rsidP="00AB2707">
            <w:pPr>
              <w:pStyle w:val="JRCText"/>
              <w:spacing w:before="0" w:after="0"/>
              <w:rPr>
                <w:rFonts w:eastAsia="EC Square Sans Pro" w:cs="EC Square Sans Pro"/>
                <w:color w:val="000000" w:themeColor="text1"/>
              </w:rPr>
            </w:pPr>
            <w:r w:rsidRPr="00AB2707">
              <w:rPr>
                <w:rFonts w:eastAsia="EC Square Sans Pro" w:cs="EC Square Sans Pro"/>
                <w:b/>
                <w:bCs/>
                <w:color w:val="000000" w:themeColor="text1"/>
              </w:rPr>
              <w:t>X</w:t>
            </w:r>
          </w:p>
        </w:tc>
      </w:tr>
      <w:tr w:rsidR="003E3FDD" w:rsidRPr="003E3FDD" w14:paraId="2AE69889" w14:textId="77777777" w:rsidTr="00AE0C9D">
        <w:trPr>
          <w:trHeight w:val="300"/>
        </w:trPr>
        <w:tc>
          <w:tcPr>
            <w:tcW w:w="5237" w:type="dxa"/>
            <w:tcMar>
              <w:left w:w="105" w:type="dxa"/>
              <w:right w:w="105" w:type="dxa"/>
            </w:tcMar>
            <w:vAlign w:val="center"/>
          </w:tcPr>
          <w:p w14:paraId="5A786F3A" w14:textId="5E1EFDD1" w:rsidR="003E3FDD" w:rsidRPr="00AB2707" w:rsidRDefault="003E3FDD" w:rsidP="00AB2707">
            <w:pPr>
              <w:pStyle w:val="JRCText"/>
              <w:spacing w:before="0" w:after="0"/>
              <w:rPr>
                <w:rFonts w:ascii="Calibri" w:hAnsi="Calibri" w:cs="Calibri"/>
              </w:rPr>
            </w:pPr>
            <w:r w:rsidRPr="00DB2933">
              <w:rPr>
                <w:shd w:val="clear" w:color="auto" w:fill="FFFFFF"/>
              </w:rPr>
              <w:t>Reduction of 20% of the use of fertilizers</w:t>
            </w:r>
            <w:r w:rsidRPr="00DB2933">
              <w:rPr>
                <w:rFonts w:ascii="Calibri" w:hAnsi="Calibri" w:cs="Calibri"/>
                <w:shd w:val="clear" w:color="auto" w:fill="FFFFFF"/>
              </w:rPr>
              <w:t> </w:t>
            </w:r>
          </w:p>
        </w:tc>
        <w:tc>
          <w:tcPr>
            <w:tcW w:w="1418" w:type="dxa"/>
            <w:tcMar>
              <w:left w:w="105" w:type="dxa"/>
              <w:right w:w="105" w:type="dxa"/>
            </w:tcMar>
            <w:vAlign w:val="center"/>
          </w:tcPr>
          <w:p w14:paraId="55F719F3" w14:textId="69462BAD" w:rsidR="003E3FDD" w:rsidRPr="00AB2707" w:rsidRDefault="003E3FDD" w:rsidP="00AB2707">
            <w:pPr>
              <w:pStyle w:val="JRCText"/>
              <w:spacing w:before="0" w:after="0"/>
              <w:rPr>
                <w:rFonts w:eastAsia="EC Square Sans Pro" w:cs="EC Square Sans Pro"/>
                <w:color w:val="000000" w:themeColor="text1"/>
              </w:rPr>
            </w:pPr>
            <w:r w:rsidRPr="00AB2707">
              <w:rPr>
                <w:rFonts w:eastAsia="EC Square Sans Pro" w:cs="EC Square Sans Pro"/>
                <w:color w:val="000000" w:themeColor="text1"/>
              </w:rPr>
              <w:t>Acceleration needed</w:t>
            </w:r>
          </w:p>
        </w:tc>
        <w:tc>
          <w:tcPr>
            <w:tcW w:w="850" w:type="dxa"/>
            <w:tcMar>
              <w:left w:w="105" w:type="dxa"/>
              <w:right w:w="105" w:type="dxa"/>
            </w:tcMar>
            <w:vAlign w:val="center"/>
          </w:tcPr>
          <w:p w14:paraId="74D3291B" w14:textId="7FB8BF91" w:rsidR="003E3FDD" w:rsidRPr="00AB2707" w:rsidRDefault="003E3FDD" w:rsidP="00AB2707">
            <w:pPr>
              <w:pStyle w:val="JRCText"/>
              <w:spacing w:before="0" w:after="0"/>
              <w:rPr>
                <w:rFonts w:eastAsia="EC Square Sans Pro" w:cs="EC Square Sans Pro"/>
                <w:color w:val="000000" w:themeColor="text1"/>
              </w:rPr>
            </w:pPr>
            <w:r w:rsidRPr="00AB2707">
              <w:rPr>
                <w:rFonts w:eastAsia="EC Square Sans Pro" w:cs="EC Square Sans Pro"/>
                <w:color w:val="000000" w:themeColor="text1"/>
              </w:rPr>
              <w:t>No</w:t>
            </w:r>
          </w:p>
        </w:tc>
        <w:tc>
          <w:tcPr>
            <w:tcW w:w="709" w:type="dxa"/>
            <w:tcMar>
              <w:left w:w="105" w:type="dxa"/>
              <w:right w:w="105" w:type="dxa"/>
            </w:tcMar>
            <w:vAlign w:val="center"/>
          </w:tcPr>
          <w:p w14:paraId="0AD4825F" w14:textId="526C2EF0" w:rsidR="003E3FDD" w:rsidRPr="00AB2707" w:rsidRDefault="003E3FDD" w:rsidP="00AB2707">
            <w:pPr>
              <w:spacing w:before="0" w:after="0"/>
              <w:rPr>
                <w:rFonts w:eastAsia="EC Square Sans Pro" w:cs="EC Square Sans Pro"/>
                <w:color w:val="000000" w:themeColor="text1"/>
              </w:rPr>
            </w:pPr>
          </w:p>
        </w:tc>
        <w:tc>
          <w:tcPr>
            <w:tcW w:w="850" w:type="dxa"/>
            <w:tcMar>
              <w:left w:w="105" w:type="dxa"/>
              <w:right w:w="105" w:type="dxa"/>
            </w:tcMar>
            <w:vAlign w:val="center"/>
          </w:tcPr>
          <w:p w14:paraId="7DC09B6E" w14:textId="588B4753" w:rsidR="003E3FDD" w:rsidRPr="00AB2707" w:rsidRDefault="003E3FDD" w:rsidP="00AB2707">
            <w:pPr>
              <w:pStyle w:val="JRCText"/>
              <w:spacing w:before="0" w:after="0"/>
              <w:rPr>
                <w:rFonts w:eastAsia="EC Square Sans Pro" w:cs="EC Square Sans Pro"/>
                <w:color w:val="000000" w:themeColor="text1"/>
              </w:rPr>
            </w:pPr>
            <w:r w:rsidRPr="00AB2707">
              <w:rPr>
                <w:rFonts w:eastAsia="EC Square Sans Pro" w:cs="EC Square Sans Pro"/>
                <w:b/>
                <w:bCs/>
                <w:color w:val="000000" w:themeColor="text1"/>
              </w:rPr>
              <w:t>X</w:t>
            </w:r>
          </w:p>
        </w:tc>
      </w:tr>
    </w:tbl>
    <w:p w14:paraId="0A7A3B54" w14:textId="1100CD67" w:rsidR="3BD8C675" w:rsidRPr="008D6E5C" w:rsidRDefault="3BD8C675" w:rsidP="006779C9">
      <w:pPr>
        <w:pStyle w:val="JRCLevel-3title"/>
        <w:rPr>
          <w:rFonts w:eastAsia="EC Square Sans Pro"/>
        </w:rPr>
      </w:pPr>
      <w:bookmarkStart w:id="405" w:name="_Toc191999860"/>
      <w:r w:rsidRPr="008D6E5C">
        <w:rPr>
          <w:rFonts w:eastAsia="EC Square Sans Pro"/>
        </w:rPr>
        <w:t>Overview of the targets modelled in the Consumption Footprint areas of Consumption</w:t>
      </w:r>
      <w:bookmarkEnd w:id="405"/>
    </w:p>
    <w:p w14:paraId="65DD16BB" w14:textId="61A66E79" w:rsidR="00366F41" w:rsidRPr="00366F41" w:rsidRDefault="00366F41" w:rsidP="00366F41">
      <w:pPr>
        <w:pStyle w:val="JRCText"/>
        <w:rPr>
          <w:sz w:val="22"/>
          <w:szCs w:val="22"/>
        </w:rPr>
      </w:pPr>
      <w:r w:rsidRPr="00366F41">
        <w:rPr>
          <w:sz w:val="22"/>
          <w:szCs w:val="22"/>
        </w:rPr>
        <w:t xml:space="preserve">The CF is a full bottom-up LCA model, meaning it relies on supply chain perspective which models the different life cycle stages (from extraction to end of life) of every product, to model the environmental impact of a unit of that product. Such value is multiplied by the annual consumption of a product which provides a macroscale perspective on the environmental impact of consumption. While the annual consumption are projected to 2030 with the method described in Annex 4 of </w:t>
      </w:r>
      <w:r w:rsidR="00067AFD">
        <w:rPr>
          <w:color w:val="FF0000"/>
          <w:sz w:val="22"/>
          <w:szCs w:val="22"/>
          <w:highlight w:val="green"/>
        </w:rPr>
        <w:fldChar w:fldCharType="begin"/>
      </w:r>
      <w:r w:rsidR="00067AFD">
        <w:rPr>
          <w:color w:val="FF0000"/>
          <w:sz w:val="22"/>
          <w:szCs w:val="22"/>
          <w:highlight w:val="green"/>
        </w:rPr>
        <w:instrText xml:space="preserve"> ADDIN ZOTERO_ITEM CSL_CITATION {"citationID":"w1aqIwjQ","properties":{"formattedCitation":"[3]","plainCitation":"[3]","noteIndex":0},"citationItems":[{"id":1027,"uris":["http://zotero.org/groups/5272309/items/SZHAHM6E"],"itemData":{"id":1027,"type":"webpage","abstract":"The European Commission - Joint Research Centre has developed and kept updating since 2016 a modelling framework that includes the Consumption Footprint (CF) and the Domestic Footprint (CF) models, which have become established as a means for monitoring the progress of the EU’s environmental performance. The models are based on Life Cycle Assessment, and use the Environmental Footprint (EF) impact assessment method to produce a set of 16 indicators (also available as a single weighted score) to assess the environmental impacts of EU production and consumption, and compare to the planetary boundaries. This report describes how these models can be applied to generate an outlook in the framework of the Zero Pollution Action Plan (ZPAP) for 2030. This is performed via: (i) calculating the ZPAP official targets in the context of the models, (ii) integrating selected relevant and illustrative green transition measures from the targets and ambitions of the European Green Deal (iii) comparing three progressively more ambitious scenarios simulating the achievement of these measures. The results indicate that the gap is widening between the environmental impacts occurring within the EU’s borders and those linked to consumption via supply chains, that is, those that result from imports into the EU. The selected green transition measures should make progress in terms of reducing environmental impact within the EU. However, via integrating additional ambitions the EU could accelerate actions for almost all EF environmental indicators, and reduce the EU’s environmental impact of consumption even below the ZPAP 2030 targets.","container-title":"JRC Publications Repository","language":"en","note":"ISBN: 9789268238967\nISSN: 1831-9424\nDOI: 10.2760/6552881","title":"Consumption Footprint and Domestic Footprint Outlook Report 2025","URL":"https://publications.jrc.ec.europa.eu/repository/handle/JRC139655","author":[{"family":"Pasqualino","given":"Roberto"},{"family":"Valenzano","given":"Annarita"},{"family":"Chiorrini","given":"Andrea"},{"family":"Wierzgala","given":"Piotr"},{"family":"Frankowska","given":"Angelina"},{"family":"Sanye","given":"MENGUAL Esther"},{"family":"Bennett","given":"Michael John"},{"family":"Listorti","given":"Giulia"},{"family":"Sala","given":"Serenella"}],"accessed":{"date-parts":[["2025",3,4]]},"issued":{"date-parts":[["2025"]]}}}],"schema":"https://github.com/citation-style-language/schema/raw/master/csl-citation.json"} </w:instrText>
      </w:r>
      <w:r w:rsidR="00067AFD">
        <w:rPr>
          <w:color w:val="FF0000"/>
          <w:sz w:val="22"/>
          <w:szCs w:val="22"/>
          <w:highlight w:val="green"/>
        </w:rPr>
        <w:fldChar w:fldCharType="separate"/>
      </w:r>
      <w:r w:rsidR="00067AFD" w:rsidRPr="00067AFD">
        <w:rPr>
          <w:sz w:val="22"/>
          <w:highlight w:val="green"/>
        </w:rPr>
        <w:t>[3]</w:t>
      </w:r>
      <w:r w:rsidR="00067AFD">
        <w:rPr>
          <w:color w:val="FF0000"/>
          <w:sz w:val="22"/>
          <w:szCs w:val="22"/>
          <w:highlight w:val="green"/>
        </w:rPr>
        <w:fldChar w:fldCharType="end"/>
      </w:r>
      <w:r w:rsidRPr="00366F41">
        <w:rPr>
          <w:sz w:val="22"/>
          <w:szCs w:val="22"/>
        </w:rPr>
        <w:t xml:space="preserve">, the LCA part of the model is also equipped with parameters that control the allocation of resources along life cycle stages, and can be varied to test different scenarios as well as uncertainties. For example, the production of food products requires certain quantities of pesticides per kilogram of output, which leads to the associated emissions to land as well as environmental impact due to the manufacturing and supply of those pesticides. </w:t>
      </w:r>
    </w:p>
    <w:p w14:paraId="713131BA" w14:textId="4967B6CD" w:rsidR="00366F41" w:rsidRPr="00366F41" w:rsidRDefault="00366F41" w:rsidP="00366F41">
      <w:pPr>
        <w:pStyle w:val="JRCText"/>
        <w:rPr>
          <w:sz w:val="22"/>
          <w:szCs w:val="22"/>
        </w:rPr>
      </w:pPr>
      <w:r w:rsidRPr="00366F41">
        <w:rPr>
          <w:sz w:val="22"/>
          <w:szCs w:val="22"/>
        </w:rPr>
        <w:t xml:space="preserve">As a result, the modelling of the </w:t>
      </w:r>
      <w:r w:rsidRPr="00366F41">
        <w:rPr>
          <w:b/>
          <w:sz w:val="22"/>
          <w:szCs w:val="22"/>
        </w:rPr>
        <w:t>NO GTT</w:t>
      </w:r>
      <w:r w:rsidRPr="00366F41">
        <w:rPr>
          <w:sz w:val="22"/>
          <w:szCs w:val="22"/>
        </w:rPr>
        <w:t xml:space="preserve"> scenario assumes the continuation of trends of annual consumption on the one side, while it considers the parameters controlling the environmental impacts in the LCA component of the models as non-influential to past performance, thus providing a reference </w:t>
      </w:r>
      <w:r w:rsidRPr="00366F41">
        <w:rPr>
          <w:sz w:val="22"/>
          <w:szCs w:val="22"/>
        </w:rPr>
        <w:lastRenderedPageBreak/>
        <w:t xml:space="preserve">condition in 2030 as if no green transition policy efforts were considered. These parameters are activated in the </w:t>
      </w:r>
      <w:r w:rsidRPr="00366F41">
        <w:rPr>
          <w:b/>
          <w:sz w:val="22"/>
          <w:szCs w:val="22"/>
        </w:rPr>
        <w:t>GTT on track</w:t>
      </w:r>
      <w:r w:rsidRPr="00366F41">
        <w:rPr>
          <w:sz w:val="22"/>
          <w:szCs w:val="22"/>
        </w:rPr>
        <w:t xml:space="preserve"> and </w:t>
      </w:r>
      <w:r w:rsidRPr="00366F41">
        <w:rPr>
          <w:b/>
          <w:sz w:val="22"/>
          <w:szCs w:val="22"/>
        </w:rPr>
        <w:t>GTT+</w:t>
      </w:r>
      <w:r w:rsidRPr="00366F41">
        <w:rPr>
          <w:sz w:val="22"/>
          <w:szCs w:val="22"/>
        </w:rPr>
        <w:t xml:space="preserve"> scenarios, thus describing the achievement of the selected targets presented that are detailed in the tables below and in Annex 4 of </w:t>
      </w:r>
      <w:r w:rsidR="00067AFD">
        <w:rPr>
          <w:color w:val="FF0000"/>
          <w:sz w:val="22"/>
          <w:szCs w:val="22"/>
          <w:highlight w:val="green"/>
        </w:rPr>
        <w:fldChar w:fldCharType="begin"/>
      </w:r>
      <w:r w:rsidR="00067AFD">
        <w:rPr>
          <w:color w:val="FF0000"/>
          <w:sz w:val="22"/>
          <w:szCs w:val="22"/>
          <w:highlight w:val="green"/>
        </w:rPr>
        <w:instrText xml:space="preserve"> ADDIN ZOTERO_ITEM CSL_CITATION {"citationID":"mgqeBlpV","properties":{"formattedCitation":"[3]","plainCitation":"[3]","noteIndex":0},"citationItems":[{"id":1027,"uris":["http://zotero.org/groups/5272309/items/SZHAHM6E"],"itemData":{"id":1027,"type":"webpage","abstract":"The European Commission - Joint Research Centre has developed and kept updating since 2016 a modelling framework that includes the Consumption Footprint (CF) and the Domestic Footprint (CF) models, which have become established as a means for monitoring the progress of the EU’s environmental performance. The models are based on Life Cycle Assessment, and use the Environmental Footprint (EF) impact assessment method to produce a set of 16 indicators (also available as a single weighted score) to assess the environmental impacts of EU production and consumption, and compare to the planetary boundaries. This report describes how these models can be applied to generate an outlook in the framework of the Zero Pollution Action Plan (ZPAP) for 2030. This is performed via: (i) calculating the ZPAP official targets in the context of the models, (ii) integrating selected relevant and illustrative green transition measures from the targets and ambitions of the European Green Deal (iii) comparing three progressively more ambitious scenarios simulating the achievement of these measures. The results indicate that the gap is widening between the environmental impacts occurring within the EU’s borders and those linked to consumption via supply chains, that is, those that result from imports into the EU. The selected green transition measures should make progress in terms of reducing environmental impact within the EU. However, via integrating additional ambitions the EU could accelerate actions for almost all EF environmental indicators, and reduce the EU’s environmental impact of consumption even below the ZPAP 2030 targets.","container-title":"JRC Publications Repository","language":"en","note":"ISBN: 9789268238967\nISSN: 1831-9424\nDOI: 10.2760/6552881","title":"Consumption Footprint and Domestic Footprint Outlook Report 2025","URL":"https://publications.jrc.ec.europa.eu/repository/handle/JRC139655","author":[{"family":"Pasqualino","given":"Roberto"},{"family":"Valenzano","given":"Annarita"},{"family":"Chiorrini","given":"Andrea"},{"family":"Wierzgala","given":"Piotr"},{"family":"Frankowska","given":"Angelina"},{"family":"Sanye","given":"MENGUAL Esther"},{"family":"Bennett","given":"Michael John"},{"family":"Listorti","given":"Giulia"},{"family":"Sala","given":"Serenella"}],"accessed":{"date-parts":[["2025",3,4]]},"issued":{"date-parts":[["2025"]]}}}],"schema":"https://github.com/citation-style-language/schema/raw/master/csl-citation.json"} </w:instrText>
      </w:r>
      <w:r w:rsidR="00067AFD">
        <w:rPr>
          <w:color w:val="FF0000"/>
          <w:sz w:val="22"/>
          <w:szCs w:val="22"/>
          <w:highlight w:val="green"/>
        </w:rPr>
        <w:fldChar w:fldCharType="separate"/>
      </w:r>
      <w:r w:rsidR="00067AFD" w:rsidRPr="00067AFD">
        <w:rPr>
          <w:sz w:val="22"/>
          <w:highlight w:val="green"/>
        </w:rPr>
        <w:t>[3]</w:t>
      </w:r>
      <w:r w:rsidR="00067AFD">
        <w:rPr>
          <w:color w:val="FF0000"/>
          <w:sz w:val="22"/>
          <w:szCs w:val="22"/>
          <w:highlight w:val="green"/>
        </w:rPr>
        <w:fldChar w:fldCharType="end"/>
      </w:r>
      <w:r w:rsidRPr="00366F41">
        <w:rPr>
          <w:sz w:val="22"/>
          <w:szCs w:val="22"/>
        </w:rPr>
        <w:t>.</w:t>
      </w:r>
    </w:p>
    <w:p w14:paraId="7F75E92F" w14:textId="32871C89" w:rsidR="3BD8C675" w:rsidRDefault="3BD8C675" w:rsidP="006779C9">
      <w:pPr>
        <w:pStyle w:val="JRCLevel-3title"/>
        <w:rPr>
          <w:rFonts w:eastAsia="EC Square Sans Pro"/>
        </w:rPr>
      </w:pPr>
      <w:bookmarkStart w:id="406" w:name="_Toc191999861"/>
      <w:r w:rsidRPr="19E95291">
        <w:rPr>
          <w:rFonts w:eastAsia="EC Square Sans Pro"/>
        </w:rPr>
        <w:t>Mobility</w:t>
      </w:r>
      <w:bookmarkEnd w:id="406"/>
    </w:p>
    <w:p w14:paraId="6D05901E" w14:textId="592C38F2" w:rsidR="3BD8C675" w:rsidRPr="00BA5FBD" w:rsidRDefault="00B26BFB" w:rsidP="00C40697">
      <w:pPr>
        <w:pStyle w:val="JRCTextbulletedlist1"/>
        <w:keepLines/>
        <w:numPr>
          <w:ilvl w:val="0"/>
          <w:numId w:val="0"/>
        </w:numPr>
        <w:rPr>
          <w:rFonts w:eastAsia="EC Square Sans Pro" w:cs="EC Square Sans Pro"/>
          <w:color w:val="000000" w:themeColor="text1"/>
          <w:sz w:val="22"/>
          <w:szCs w:val="22"/>
        </w:rPr>
      </w:pPr>
      <w:r w:rsidRPr="00BA5FBD">
        <w:rPr>
          <w:sz w:val="22"/>
          <w:szCs w:val="22"/>
        </w:rPr>
        <w:t xml:space="preserve">In the context of mobility, </w:t>
      </w:r>
      <w:r w:rsidRPr="00BA5FBD">
        <w:rPr>
          <w:b/>
          <w:bCs/>
          <w:sz w:val="22"/>
          <w:szCs w:val="22"/>
        </w:rPr>
        <w:t>3 targets</w:t>
      </w:r>
      <w:r w:rsidRPr="00BA5FBD">
        <w:rPr>
          <w:sz w:val="22"/>
          <w:szCs w:val="22"/>
        </w:rPr>
        <w:t xml:space="preserve"> are considered, and are cumulatively included one per scenario (see </w:t>
      </w:r>
      <w:r w:rsidRPr="00BA5FBD">
        <w:rPr>
          <w:color w:val="2B579A"/>
          <w:sz w:val="22"/>
          <w:szCs w:val="22"/>
          <w:shd w:val="clear" w:color="auto" w:fill="E6E6E6"/>
        </w:rPr>
        <w:fldChar w:fldCharType="begin"/>
      </w:r>
      <w:r w:rsidRPr="00BA5FBD">
        <w:rPr>
          <w:sz w:val="22"/>
          <w:szCs w:val="22"/>
        </w:rPr>
        <w:instrText xml:space="preserve"> REF _Ref176276249 \h </w:instrText>
      </w:r>
      <w:r w:rsidRPr="00BA5FBD">
        <w:rPr>
          <w:color w:val="2B579A"/>
          <w:sz w:val="22"/>
          <w:szCs w:val="22"/>
          <w:shd w:val="clear" w:color="auto" w:fill="E6E6E6"/>
        </w:rPr>
        <w:instrText xml:space="preserve"> \* MERGEFORMAT </w:instrText>
      </w:r>
      <w:r w:rsidRPr="00BA5FBD">
        <w:rPr>
          <w:color w:val="2B579A"/>
          <w:sz w:val="22"/>
          <w:szCs w:val="22"/>
          <w:shd w:val="clear" w:color="auto" w:fill="E6E6E6"/>
        </w:rPr>
      </w:r>
      <w:r w:rsidRPr="00BA5FBD">
        <w:rPr>
          <w:color w:val="2B579A"/>
          <w:sz w:val="22"/>
          <w:szCs w:val="22"/>
          <w:shd w:val="clear" w:color="auto" w:fill="E6E6E6"/>
        </w:rPr>
        <w:fldChar w:fldCharType="separate"/>
      </w:r>
      <w:r w:rsidRPr="00BA5FBD">
        <w:rPr>
          <w:sz w:val="22"/>
          <w:szCs w:val="22"/>
        </w:rPr>
        <w:t xml:space="preserve">Table </w:t>
      </w:r>
      <w:r w:rsidRPr="00BA5FBD">
        <w:rPr>
          <w:noProof/>
          <w:sz w:val="22"/>
          <w:szCs w:val="22"/>
        </w:rPr>
        <w:t>2</w:t>
      </w:r>
      <w:r w:rsidRPr="00BA5FBD">
        <w:rPr>
          <w:color w:val="2B579A"/>
          <w:sz w:val="22"/>
          <w:szCs w:val="22"/>
          <w:shd w:val="clear" w:color="auto" w:fill="E6E6E6"/>
        </w:rPr>
        <w:fldChar w:fldCharType="end"/>
      </w:r>
      <w:r w:rsidRPr="00BA5FBD">
        <w:rPr>
          <w:sz w:val="22"/>
          <w:szCs w:val="22"/>
        </w:rPr>
        <w:t xml:space="preserve">). </w:t>
      </w:r>
      <w:r w:rsidRPr="00BA5FBD">
        <w:rPr>
          <w:rFonts w:eastAsia="EC Square Sans Pro" w:cs="EC Square Sans Pro"/>
          <w:color w:val="000000" w:themeColor="text1"/>
          <w:sz w:val="22"/>
          <w:szCs w:val="22"/>
        </w:rPr>
        <w:t xml:space="preserve">The achievement of targets on </w:t>
      </w:r>
      <w:r w:rsidRPr="00BA5FBD">
        <w:rPr>
          <w:b/>
          <w:bCs/>
          <w:sz w:val="22"/>
          <w:szCs w:val="22"/>
        </w:rPr>
        <w:t xml:space="preserve">advanced biofuels and biogas </w:t>
      </w:r>
      <w:r w:rsidRPr="00BA5FBD">
        <w:rPr>
          <w:rFonts w:eastAsia="EC Square Sans Pro" w:cs="EC Square Sans Pro"/>
          <w:color w:val="000000" w:themeColor="text1"/>
          <w:sz w:val="22"/>
          <w:szCs w:val="22"/>
        </w:rPr>
        <w:t xml:space="preserve">in </w:t>
      </w:r>
      <w:r w:rsidRPr="00BA5FBD">
        <w:rPr>
          <w:rFonts w:eastAsia="EC Square Sans Pro" w:cs="EC Square Sans Pro"/>
          <w:b/>
          <w:color w:val="000000" w:themeColor="text1"/>
          <w:sz w:val="22"/>
          <w:szCs w:val="22"/>
        </w:rPr>
        <w:t>GTT on track</w:t>
      </w:r>
      <w:r w:rsidRPr="00BA5FBD">
        <w:rPr>
          <w:rFonts w:eastAsia="EC Square Sans Pro" w:cs="EC Square Sans Pro"/>
          <w:bCs/>
          <w:color w:val="000000" w:themeColor="text1"/>
          <w:sz w:val="22"/>
          <w:szCs w:val="22"/>
        </w:rPr>
        <w:t xml:space="preserve"> scenario</w:t>
      </w:r>
      <w:r w:rsidRPr="00BA5FBD">
        <w:rPr>
          <w:rFonts w:eastAsia="EC Square Sans Pro" w:cs="EC Square Sans Pro"/>
          <w:color w:val="000000" w:themeColor="text1"/>
          <w:sz w:val="22"/>
          <w:szCs w:val="22"/>
        </w:rPr>
        <w:t xml:space="preserve">, </w:t>
      </w:r>
      <w:r w:rsidR="00554CD9" w:rsidRPr="009607C3">
        <w:rPr>
          <w:sz w:val="22"/>
          <w:szCs w:val="22"/>
        </w:rPr>
        <w:t>and</w:t>
      </w:r>
      <w:r w:rsidR="00554CD9" w:rsidRPr="009607C3">
        <w:rPr>
          <w:rFonts w:eastAsia="EC Square Sans Pro" w:cs="EC Square Sans Pro"/>
          <w:color w:val="000000" w:themeColor="text1"/>
          <w:sz w:val="22"/>
          <w:szCs w:val="22"/>
        </w:rPr>
        <w:t xml:space="preserve"> </w:t>
      </w:r>
      <w:r w:rsidR="00554CD9">
        <w:rPr>
          <w:rFonts w:eastAsia="EC Square Sans Pro" w:cs="EC Square Sans Pro"/>
          <w:color w:val="000000" w:themeColor="text1"/>
          <w:sz w:val="22"/>
          <w:szCs w:val="22"/>
        </w:rPr>
        <w:t xml:space="preserve">the targets on </w:t>
      </w:r>
      <w:r w:rsidR="00554CD9" w:rsidRPr="009607C3">
        <w:rPr>
          <w:rFonts w:eastAsia="EC Square Sans Pro" w:cs="EC Square Sans Pro"/>
          <w:b/>
          <w:bCs/>
          <w:color w:val="000000" w:themeColor="text1"/>
          <w:sz w:val="22"/>
          <w:szCs w:val="22"/>
        </w:rPr>
        <w:t>sustainable aviation fuels</w:t>
      </w:r>
      <w:r w:rsidR="00554CD9" w:rsidRPr="009607C3">
        <w:rPr>
          <w:rFonts w:eastAsia="EC Square Sans Pro" w:cs="EC Square Sans Pro"/>
          <w:color w:val="000000" w:themeColor="text1"/>
          <w:sz w:val="22"/>
          <w:szCs w:val="22"/>
        </w:rPr>
        <w:t xml:space="preserve"> </w:t>
      </w:r>
      <w:r w:rsidRPr="00BA5FBD">
        <w:rPr>
          <w:rFonts w:eastAsia="EC Square Sans Pro" w:cs="EC Square Sans Pro"/>
          <w:color w:val="000000" w:themeColor="text1"/>
          <w:sz w:val="22"/>
          <w:szCs w:val="22"/>
        </w:rPr>
        <w:t xml:space="preserve">and the ambition of achieving </w:t>
      </w:r>
      <w:r w:rsidRPr="00BA5FBD">
        <w:rPr>
          <w:rFonts w:eastAsia="EC Square Sans Pro" w:cs="EC Square Sans Pro"/>
          <w:b/>
          <w:color w:val="000000" w:themeColor="text1"/>
          <w:sz w:val="22"/>
          <w:szCs w:val="22"/>
        </w:rPr>
        <w:t>30 million electric cars on the road</w:t>
      </w:r>
      <w:r w:rsidRPr="00BA5FBD">
        <w:rPr>
          <w:rFonts w:eastAsia="EC Square Sans Pro" w:cs="EC Square Sans Pro"/>
          <w:color w:val="000000" w:themeColor="text1"/>
          <w:sz w:val="22"/>
          <w:szCs w:val="22"/>
        </w:rPr>
        <w:t xml:space="preserve"> is considered in the </w:t>
      </w:r>
      <w:r w:rsidRPr="00BA5FBD">
        <w:rPr>
          <w:rFonts w:eastAsia="EC Square Sans Pro" w:cs="EC Square Sans Pro"/>
          <w:b/>
          <w:color w:val="000000" w:themeColor="text1"/>
          <w:sz w:val="22"/>
          <w:szCs w:val="22"/>
        </w:rPr>
        <w:t>GTT+</w:t>
      </w:r>
      <w:r w:rsidRPr="00BA5FBD">
        <w:rPr>
          <w:rFonts w:eastAsia="EC Square Sans Pro" w:cs="EC Square Sans Pro"/>
          <w:b/>
          <w:bCs/>
          <w:color w:val="000000" w:themeColor="text1"/>
          <w:sz w:val="22"/>
          <w:szCs w:val="22"/>
        </w:rPr>
        <w:t xml:space="preserve"> </w:t>
      </w:r>
      <w:r w:rsidRPr="00BA5FBD">
        <w:rPr>
          <w:rFonts w:eastAsia="EC Square Sans Pro" w:cs="EC Square Sans Pro"/>
          <w:bCs/>
          <w:color w:val="000000" w:themeColor="text1"/>
          <w:sz w:val="22"/>
          <w:szCs w:val="22"/>
        </w:rPr>
        <w:t>scenario</w:t>
      </w:r>
      <w:r w:rsidR="3BD8C675" w:rsidRPr="00BA5FBD">
        <w:rPr>
          <w:rFonts w:eastAsia="EC Square Sans Pro" w:cs="EC Square Sans Pro"/>
          <w:color w:val="000000" w:themeColor="text1"/>
          <w:sz w:val="22"/>
          <w:szCs w:val="22"/>
        </w:rPr>
        <w:t>.</w:t>
      </w:r>
    </w:p>
    <w:p w14:paraId="2237297F" w14:textId="24B1AA5E" w:rsidR="3BD8C675" w:rsidRDefault="3BD8C675" w:rsidP="006779C9">
      <w:pPr>
        <w:pStyle w:val="Caption"/>
        <w:rPr>
          <w:rFonts w:eastAsia="EC Square Sans Pro" w:cs="EC Square Sans Pro"/>
          <w:color w:val="000000" w:themeColor="text1"/>
        </w:rPr>
      </w:pPr>
      <w:r w:rsidRPr="19E95291">
        <w:rPr>
          <w:rFonts w:ascii="EC Square Sans Pro" w:eastAsia="EC Square Sans Pro" w:hAnsi="EC Square Sans Pro" w:cs="EC Square Sans Pro"/>
          <w:iCs w:val="0"/>
          <w:color w:val="000000" w:themeColor="text1"/>
          <w:szCs w:val="20"/>
        </w:rPr>
        <w:t xml:space="preserve">Table 2. Modelled </w:t>
      </w:r>
      <w:r w:rsidR="003E3FDD">
        <w:rPr>
          <w:rFonts w:ascii="EC Square Sans Pro" w:eastAsia="EC Square Sans Pro" w:hAnsi="EC Square Sans Pro" w:cs="EC Square Sans Pro"/>
          <w:iCs w:val="0"/>
          <w:color w:val="000000" w:themeColor="text1"/>
          <w:szCs w:val="20"/>
        </w:rPr>
        <w:t>green transition</w:t>
      </w:r>
      <w:r w:rsidRPr="19E95291">
        <w:rPr>
          <w:rFonts w:ascii="EC Square Sans Pro" w:eastAsia="EC Square Sans Pro" w:hAnsi="EC Square Sans Pro" w:cs="EC Square Sans Pro"/>
          <w:iCs w:val="0"/>
          <w:color w:val="000000" w:themeColor="text1"/>
          <w:szCs w:val="20"/>
        </w:rPr>
        <w:t xml:space="preserve"> targets in the Mobility Basket of Products of the Consumption Footprint.</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5122"/>
        <w:gridCol w:w="1260"/>
        <w:gridCol w:w="1080"/>
        <w:gridCol w:w="720"/>
        <w:gridCol w:w="810"/>
      </w:tblGrid>
      <w:tr w:rsidR="00991330" w:rsidRPr="003E3FDD" w14:paraId="0D367413" w14:textId="77777777" w:rsidTr="00BA5FBD">
        <w:trPr>
          <w:trHeight w:val="300"/>
        </w:trPr>
        <w:tc>
          <w:tcPr>
            <w:tcW w:w="5122" w:type="dxa"/>
            <w:tcMar>
              <w:left w:w="105" w:type="dxa"/>
              <w:right w:w="105" w:type="dxa"/>
            </w:tcMar>
            <w:vAlign w:val="center"/>
          </w:tcPr>
          <w:p w14:paraId="240E4F47" w14:textId="2B3B9403" w:rsidR="00991330" w:rsidRPr="00C40697" w:rsidRDefault="00991330" w:rsidP="006779C9">
            <w:pPr>
              <w:pStyle w:val="JRCText"/>
              <w:spacing w:before="0" w:after="0"/>
              <w:rPr>
                <w:rFonts w:eastAsia="EC Square Sans Pro" w:cs="EC Square Sans Pro"/>
              </w:rPr>
            </w:pPr>
            <w:r w:rsidRPr="006779C9">
              <w:rPr>
                <w:rFonts w:eastAsia="EC Square Sans Pro" w:cs="EC Square Sans Pro"/>
                <w:b/>
              </w:rPr>
              <w:t>Modelled</w:t>
            </w:r>
            <w:r w:rsidRPr="00C40697">
              <w:rPr>
                <w:rFonts w:eastAsia="EC Square Sans Pro" w:cs="EC Square Sans Pro"/>
                <w:b/>
              </w:rPr>
              <w:t xml:space="preserve"> Target in Consumption Footprint</w:t>
            </w:r>
          </w:p>
        </w:tc>
        <w:tc>
          <w:tcPr>
            <w:tcW w:w="1260" w:type="dxa"/>
            <w:tcMar>
              <w:left w:w="105" w:type="dxa"/>
              <w:right w:w="105" w:type="dxa"/>
            </w:tcMar>
            <w:vAlign w:val="center"/>
          </w:tcPr>
          <w:p w14:paraId="5D9DA19F" w14:textId="512CF9B5" w:rsidR="00991330" w:rsidRPr="002643D8" w:rsidRDefault="00991330" w:rsidP="00C40697">
            <w:pPr>
              <w:pStyle w:val="JRCText"/>
              <w:spacing w:before="0" w:after="0"/>
              <w:rPr>
                <w:rFonts w:eastAsia="EC Square Sans Pro" w:cs="EC Square Sans Pro"/>
              </w:rPr>
            </w:pPr>
            <w:r w:rsidRPr="00575B0D">
              <w:rPr>
                <w:rFonts w:eastAsia="EC Square Sans Pro" w:cs="EC Square Sans Pro"/>
                <w:b/>
              </w:rPr>
              <w:t>Status in JRC, forthcoming</w:t>
            </w:r>
          </w:p>
        </w:tc>
        <w:tc>
          <w:tcPr>
            <w:tcW w:w="1080" w:type="dxa"/>
            <w:tcMar>
              <w:left w:w="105" w:type="dxa"/>
              <w:right w:w="105" w:type="dxa"/>
            </w:tcMar>
            <w:vAlign w:val="center"/>
          </w:tcPr>
          <w:p w14:paraId="093C6BF8" w14:textId="16FB8DAA" w:rsidR="00991330" w:rsidRPr="002643D8" w:rsidRDefault="00991330" w:rsidP="002643D8">
            <w:pPr>
              <w:pStyle w:val="JRCText"/>
              <w:spacing w:before="0" w:after="0"/>
              <w:rPr>
                <w:rFonts w:eastAsia="EC Square Sans Pro" w:cs="EC Square Sans Pro"/>
              </w:rPr>
            </w:pPr>
            <w:r w:rsidRPr="002643D8">
              <w:rPr>
                <w:rFonts w:eastAsia="EC Square Sans Pro" w:cs="EC Square Sans Pro"/>
                <w:b/>
              </w:rPr>
              <w:t>Legally binding</w:t>
            </w:r>
          </w:p>
        </w:tc>
        <w:tc>
          <w:tcPr>
            <w:tcW w:w="720" w:type="dxa"/>
            <w:tcMar>
              <w:left w:w="105" w:type="dxa"/>
              <w:right w:w="105" w:type="dxa"/>
            </w:tcMar>
            <w:vAlign w:val="center"/>
          </w:tcPr>
          <w:p w14:paraId="65ECDD48" w14:textId="6BFD6688" w:rsidR="00991330" w:rsidRPr="002643D8" w:rsidRDefault="00991330" w:rsidP="00BA5FBD">
            <w:pPr>
              <w:pStyle w:val="JRCText"/>
              <w:spacing w:before="0" w:after="0"/>
              <w:rPr>
                <w:rFonts w:eastAsia="EC Square Sans Pro" w:cs="EC Square Sans Pro"/>
              </w:rPr>
            </w:pPr>
            <w:r>
              <w:rPr>
                <w:rFonts w:eastAsia="EC Square Sans Pro" w:cs="EC Square Sans Pro"/>
                <w:b/>
              </w:rPr>
              <w:t>GTT</w:t>
            </w:r>
            <w:r w:rsidRPr="002643D8">
              <w:rPr>
                <w:rFonts w:eastAsia="EC Square Sans Pro" w:cs="EC Square Sans Pro"/>
                <w:b/>
              </w:rPr>
              <w:t xml:space="preserve">  on track</w:t>
            </w:r>
          </w:p>
        </w:tc>
        <w:tc>
          <w:tcPr>
            <w:tcW w:w="810" w:type="dxa"/>
            <w:tcMar>
              <w:left w:w="105" w:type="dxa"/>
              <w:right w:w="105" w:type="dxa"/>
            </w:tcMar>
            <w:vAlign w:val="center"/>
          </w:tcPr>
          <w:p w14:paraId="28435C0A" w14:textId="579DCD8F" w:rsidR="00991330" w:rsidRPr="00723565" w:rsidRDefault="00991330" w:rsidP="00BA5FBD">
            <w:pPr>
              <w:pStyle w:val="JRCText"/>
              <w:spacing w:before="0" w:after="0"/>
              <w:rPr>
                <w:rFonts w:eastAsia="EC Square Sans Pro" w:cs="EC Square Sans Pro"/>
              </w:rPr>
            </w:pPr>
            <w:r>
              <w:rPr>
                <w:rFonts w:eastAsia="EC Square Sans Pro" w:cs="EC Square Sans Pro"/>
                <w:b/>
              </w:rPr>
              <w:t>GTT</w:t>
            </w:r>
            <w:r w:rsidRPr="00723565">
              <w:rPr>
                <w:rFonts w:eastAsia="EC Square Sans Pro" w:cs="EC Square Sans Pro"/>
                <w:b/>
              </w:rPr>
              <w:t xml:space="preserve"> ambitions</w:t>
            </w:r>
          </w:p>
        </w:tc>
      </w:tr>
      <w:tr w:rsidR="00991330" w:rsidRPr="003E3FDD" w14:paraId="0A611DC9" w14:textId="77777777" w:rsidTr="00BA5FBD">
        <w:trPr>
          <w:trHeight w:val="300"/>
        </w:trPr>
        <w:tc>
          <w:tcPr>
            <w:tcW w:w="5122" w:type="dxa"/>
            <w:tcMar>
              <w:left w:w="105" w:type="dxa"/>
              <w:right w:w="105" w:type="dxa"/>
            </w:tcMar>
            <w:vAlign w:val="center"/>
          </w:tcPr>
          <w:p w14:paraId="65EF4411" w14:textId="51893F9A" w:rsidR="00991330" w:rsidRPr="00C40697" w:rsidRDefault="00991330" w:rsidP="006779C9">
            <w:pPr>
              <w:pStyle w:val="JRCText"/>
              <w:spacing w:before="0" w:after="0"/>
              <w:rPr>
                <w:rFonts w:ascii="Calibri" w:hAnsi="Calibri" w:cs="Calibri"/>
              </w:rPr>
            </w:pPr>
            <w:r w:rsidRPr="006779C9">
              <w:rPr>
                <w:rFonts w:eastAsia="EC Square Sans Pro" w:cs="EC Square Sans Pro"/>
              </w:rPr>
              <w:t>Each Member State shall set an obligation on fuel suppliers to ensure that: the combined share of advanced biofuels and biogas p</w:t>
            </w:r>
            <w:r w:rsidRPr="00C40697">
              <w:rPr>
                <w:rFonts w:eastAsia="EC Square Sans Pro" w:cs="EC Square Sans Pro"/>
              </w:rPr>
              <w:t>roduced from the feedstock listed in Part A of Annex IX and of renewable fuels of non-biological origin in the energy supplied to the transport sector is at least 1 % in 2025 and 3,5 % in 2030</w:t>
            </w:r>
            <w:r w:rsidRPr="00C40697">
              <w:rPr>
                <w:rFonts w:ascii="Calibri" w:hAnsi="Calibri" w:cs="Calibri"/>
              </w:rPr>
              <w:t> </w:t>
            </w:r>
          </w:p>
        </w:tc>
        <w:tc>
          <w:tcPr>
            <w:tcW w:w="1260" w:type="dxa"/>
            <w:tcMar>
              <w:left w:w="105" w:type="dxa"/>
              <w:right w:w="105" w:type="dxa"/>
            </w:tcMar>
            <w:vAlign w:val="center"/>
          </w:tcPr>
          <w:p w14:paraId="55019A19" w14:textId="30D353F6" w:rsidR="00991330" w:rsidRPr="00575B0D" w:rsidRDefault="00991330" w:rsidP="00C40697">
            <w:pPr>
              <w:pStyle w:val="JRCText"/>
              <w:spacing w:before="0" w:after="0"/>
              <w:rPr>
                <w:rFonts w:eastAsia="EC Square Sans Pro" w:cs="EC Square Sans Pro"/>
              </w:rPr>
            </w:pPr>
            <w:r w:rsidRPr="00575B0D">
              <w:rPr>
                <w:rFonts w:eastAsia="EC Square Sans Pro" w:cs="EC Square Sans Pro"/>
              </w:rPr>
              <w:t>On track to be achieved</w:t>
            </w:r>
          </w:p>
        </w:tc>
        <w:tc>
          <w:tcPr>
            <w:tcW w:w="1080" w:type="dxa"/>
            <w:tcMar>
              <w:left w:w="105" w:type="dxa"/>
              <w:right w:w="105" w:type="dxa"/>
            </w:tcMar>
            <w:vAlign w:val="center"/>
          </w:tcPr>
          <w:p w14:paraId="03477EC1" w14:textId="00B179DE" w:rsidR="00991330" w:rsidRPr="002643D8" w:rsidRDefault="00991330" w:rsidP="002643D8">
            <w:pPr>
              <w:pStyle w:val="JRCText"/>
              <w:spacing w:before="0" w:after="0"/>
              <w:rPr>
                <w:rFonts w:eastAsia="EC Square Sans Pro" w:cs="EC Square Sans Pro"/>
              </w:rPr>
            </w:pPr>
            <w:r w:rsidRPr="002643D8">
              <w:rPr>
                <w:rFonts w:eastAsia="EC Square Sans Pro" w:cs="EC Square Sans Pro"/>
              </w:rPr>
              <w:t>Yes</w:t>
            </w:r>
          </w:p>
        </w:tc>
        <w:tc>
          <w:tcPr>
            <w:tcW w:w="720" w:type="dxa"/>
            <w:tcMar>
              <w:left w:w="105" w:type="dxa"/>
              <w:right w:w="105" w:type="dxa"/>
            </w:tcMar>
            <w:vAlign w:val="center"/>
          </w:tcPr>
          <w:p w14:paraId="560F025C" w14:textId="4A572E77" w:rsidR="00991330" w:rsidRPr="002643D8" w:rsidRDefault="00991330" w:rsidP="002643D8">
            <w:pPr>
              <w:pStyle w:val="JRCText"/>
              <w:spacing w:before="0" w:after="0"/>
              <w:rPr>
                <w:rFonts w:eastAsia="EC Square Sans Pro" w:cs="EC Square Sans Pro"/>
              </w:rPr>
            </w:pPr>
            <w:r w:rsidRPr="002643D8">
              <w:rPr>
                <w:rFonts w:eastAsia="EC Square Sans Pro" w:cs="EC Square Sans Pro"/>
                <w:b/>
              </w:rPr>
              <w:t>X</w:t>
            </w:r>
          </w:p>
        </w:tc>
        <w:tc>
          <w:tcPr>
            <w:tcW w:w="810" w:type="dxa"/>
            <w:tcMar>
              <w:left w:w="105" w:type="dxa"/>
              <w:right w:w="105" w:type="dxa"/>
            </w:tcMar>
            <w:vAlign w:val="center"/>
          </w:tcPr>
          <w:p w14:paraId="3296F02D" w14:textId="5CCABB35" w:rsidR="00991330" w:rsidRPr="005A1BC3" w:rsidRDefault="00991330" w:rsidP="005A1BC3">
            <w:pPr>
              <w:pStyle w:val="JRCText"/>
              <w:spacing w:before="0" w:after="0"/>
              <w:rPr>
                <w:rFonts w:eastAsia="EC Square Sans Pro" w:cs="EC Square Sans Pro"/>
              </w:rPr>
            </w:pPr>
            <w:r w:rsidRPr="005A1BC3">
              <w:rPr>
                <w:rFonts w:eastAsia="EC Square Sans Pro" w:cs="EC Square Sans Pro"/>
                <w:b/>
              </w:rPr>
              <w:t>X</w:t>
            </w:r>
          </w:p>
        </w:tc>
      </w:tr>
      <w:tr w:rsidR="00991330" w:rsidRPr="003E3FDD" w14:paraId="1C229637" w14:textId="77777777" w:rsidTr="00BA5FBD">
        <w:trPr>
          <w:trHeight w:val="300"/>
        </w:trPr>
        <w:tc>
          <w:tcPr>
            <w:tcW w:w="5122" w:type="dxa"/>
            <w:tcMar>
              <w:left w:w="105" w:type="dxa"/>
              <w:right w:w="105" w:type="dxa"/>
            </w:tcMar>
            <w:vAlign w:val="center"/>
          </w:tcPr>
          <w:p w14:paraId="3385FF74" w14:textId="1B238418" w:rsidR="00991330" w:rsidRPr="00C40697" w:rsidRDefault="00991330" w:rsidP="006779C9">
            <w:pPr>
              <w:pStyle w:val="JRCText"/>
              <w:spacing w:before="0" w:after="0"/>
              <w:rPr>
                <w:rFonts w:eastAsia="EC Square Sans Pro" w:cs="EC Square Sans Pro"/>
              </w:rPr>
            </w:pPr>
            <w:r w:rsidRPr="006779C9">
              <w:rPr>
                <w:rFonts w:eastAsia="EC Square Sans Pro" w:cs="EC Square Sans Pro"/>
              </w:rPr>
              <w:t>Starting from 2025, at leas</w:t>
            </w:r>
            <w:r w:rsidRPr="00C40697">
              <w:rPr>
                <w:rFonts w:eastAsia="EC Square Sans Pro" w:cs="EC Square Sans Pro"/>
              </w:rPr>
              <w:t>t 2% of aviation fuels will be green, with this share increasing every five years: 6% in 2030, 20% in 2035, 34% in 2040, 42% in 2045 and 70% in 2050. Hydrogen and fuel produced from cooking oil or waste gases considered green</w:t>
            </w:r>
          </w:p>
        </w:tc>
        <w:tc>
          <w:tcPr>
            <w:tcW w:w="1260" w:type="dxa"/>
            <w:tcMar>
              <w:left w:w="105" w:type="dxa"/>
              <w:right w:w="105" w:type="dxa"/>
            </w:tcMar>
            <w:vAlign w:val="center"/>
          </w:tcPr>
          <w:p w14:paraId="33B2F4C8" w14:textId="01497E2A" w:rsidR="00991330" w:rsidRPr="00C40697" w:rsidRDefault="00991330" w:rsidP="00C40697">
            <w:pPr>
              <w:pStyle w:val="JRCText"/>
              <w:spacing w:before="0" w:after="0"/>
              <w:rPr>
                <w:rFonts w:eastAsia="EC Square Sans Pro" w:cs="EC Square Sans Pro"/>
              </w:rPr>
            </w:pPr>
            <w:r w:rsidRPr="00C40697">
              <w:rPr>
                <w:rFonts w:eastAsia="EC Square Sans Pro" w:cs="EC Square Sans Pro"/>
              </w:rPr>
              <w:t>No progress</w:t>
            </w:r>
          </w:p>
        </w:tc>
        <w:tc>
          <w:tcPr>
            <w:tcW w:w="1080" w:type="dxa"/>
            <w:tcMar>
              <w:left w:w="105" w:type="dxa"/>
              <w:right w:w="105" w:type="dxa"/>
            </w:tcMar>
            <w:vAlign w:val="center"/>
          </w:tcPr>
          <w:p w14:paraId="2EF479EA" w14:textId="593CDEFD" w:rsidR="00991330" w:rsidRPr="002643D8" w:rsidRDefault="00991330" w:rsidP="002643D8">
            <w:pPr>
              <w:pStyle w:val="JRCText"/>
              <w:spacing w:before="0" w:after="0"/>
              <w:rPr>
                <w:rFonts w:eastAsia="EC Square Sans Pro" w:cs="EC Square Sans Pro"/>
              </w:rPr>
            </w:pPr>
            <w:r w:rsidRPr="002643D8">
              <w:rPr>
                <w:rFonts w:eastAsia="EC Square Sans Pro" w:cs="EC Square Sans Pro"/>
              </w:rPr>
              <w:t>Yes</w:t>
            </w:r>
          </w:p>
        </w:tc>
        <w:tc>
          <w:tcPr>
            <w:tcW w:w="720" w:type="dxa"/>
            <w:tcMar>
              <w:left w:w="105" w:type="dxa"/>
              <w:right w:w="105" w:type="dxa"/>
            </w:tcMar>
            <w:vAlign w:val="center"/>
          </w:tcPr>
          <w:p w14:paraId="3ABFB643" w14:textId="75A784B2" w:rsidR="00991330" w:rsidRPr="002643D8" w:rsidRDefault="00991330" w:rsidP="002643D8">
            <w:pPr>
              <w:spacing w:before="0" w:after="0"/>
              <w:rPr>
                <w:rFonts w:eastAsia="EC Square Sans Pro" w:cs="EC Square Sans Pro"/>
              </w:rPr>
            </w:pPr>
          </w:p>
        </w:tc>
        <w:tc>
          <w:tcPr>
            <w:tcW w:w="810" w:type="dxa"/>
            <w:tcMar>
              <w:left w:w="105" w:type="dxa"/>
              <w:right w:w="105" w:type="dxa"/>
            </w:tcMar>
            <w:vAlign w:val="center"/>
          </w:tcPr>
          <w:p w14:paraId="409C3A6D" w14:textId="78273575" w:rsidR="00991330" w:rsidRPr="005A1BC3" w:rsidRDefault="00991330" w:rsidP="005A1BC3">
            <w:pPr>
              <w:pStyle w:val="JRCText"/>
              <w:spacing w:before="0" w:after="0"/>
              <w:rPr>
                <w:rFonts w:eastAsia="EC Square Sans Pro" w:cs="EC Square Sans Pro"/>
              </w:rPr>
            </w:pPr>
            <w:r w:rsidRPr="005A1BC3">
              <w:rPr>
                <w:rFonts w:eastAsia="EC Square Sans Pro" w:cs="EC Square Sans Pro"/>
                <w:b/>
              </w:rPr>
              <w:t>X</w:t>
            </w:r>
          </w:p>
        </w:tc>
      </w:tr>
      <w:tr w:rsidR="00991330" w:rsidRPr="003E3FDD" w14:paraId="098BE540" w14:textId="77777777" w:rsidTr="00BA5FBD">
        <w:trPr>
          <w:trHeight w:val="300"/>
        </w:trPr>
        <w:tc>
          <w:tcPr>
            <w:tcW w:w="5122" w:type="dxa"/>
            <w:tcMar>
              <w:left w:w="105" w:type="dxa"/>
              <w:right w:w="105" w:type="dxa"/>
            </w:tcMar>
            <w:vAlign w:val="center"/>
          </w:tcPr>
          <w:p w14:paraId="6C0E8B5B" w14:textId="283FE82B" w:rsidR="00991330" w:rsidRPr="00C40697" w:rsidRDefault="00991330" w:rsidP="006779C9">
            <w:pPr>
              <w:pStyle w:val="JRCText"/>
              <w:spacing w:before="0" w:after="0"/>
              <w:rPr>
                <w:rFonts w:ascii="Calibri" w:hAnsi="Calibri" w:cs="Calibri"/>
              </w:rPr>
            </w:pPr>
            <w:r w:rsidRPr="006779C9">
              <w:rPr>
                <w:rFonts w:eastAsia="EC Square Sans Pro" w:cs="EC Square Sans Pro"/>
              </w:rPr>
              <w:t>There wi</w:t>
            </w:r>
            <w:r w:rsidRPr="00C40697">
              <w:rPr>
                <w:rFonts w:eastAsia="EC Square Sans Pro" w:cs="EC Square Sans Pro"/>
              </w:rPr>
              <w:t>ll be at least 30 million zero-emission cars and 80.000 zero-emission lorries in operation</w:t>
            </w:r>
            <w:r w:rsidRPr="00C40697">
              <w:rPr>
                <w:rFonts w:ascii="Calibri" w:hAnsi="Calibri" w:cs="Calibri"/>
              </w:rPr>
              <w:t> </w:t>
            </w:r>
          </w:p>
        </w:tc>
        <w:tc>
          <w:tcPr>
            <w:tcW w:w="1260" w:type="dxa"/>
            <w:tcMar>
              <w:left w:w="105" w:type="dxa"/>
              <w:right w:w="105" w:type="dxa"/>
            </w:tcMar>
            <w:vAlign w:val="center"/>
          </w:tcPr>
          <w:p w14:paraId="092C24D1" w14:textId="17D9A6D8" w:rsidR="00991330" w:rsidRPr="00575B0D" w:rsidRDefault="00991330" w:rsidP="00C40697">
            <w:pPr>
              <w:pStyle w:val="JRCText"/>
              <w:spacing w:before="0" w:after="0"/>
              <w:rPr>
                <w:rFonts w:eastAsia="EC Square Sans Pro" w:cs="EC Square Sans Pro"/>
              </w:rPr>
            </w:pPr>
            <w:r w:rsidRPr="00575B0D">
              <w:rPr>
                <w:rFonts w:eastAsia="EC Square Sans Pro" w:cs="EC Square Sans Pro"/>
              </w:rPr>
              <w:t>Not considered</w:t>
            </w:r>
          </w:p>
        </w:tc>
        <w:tc>
          <w:tcPr>
            <w:tcW w:w="1080" w:type="dxa"/>
            <w:tcMar>
              <w:left w:w="105" w:type="dxa"/>
              <w:right w:w="105" w:type="dxa"/>
            </w:tcMar>
            <w:vAlign w:val="center"/>
          </w:tcPr>
          <w:p w14:paraId="4E692DD8" w14:textId="0E286283" w:rsidR="00991330" w:rsidRPr="002643D8" w:rsidRDefault="00991330" w:rsidP="002643D8">
            <w:pPr>
              <w:pStyle w:val="JRCText"/>
              <w:spacing w:before="0" w:after="0"/>
              <w:rPr>
                <w:rFonts w:eastAsia="EC Square Sans Pro" w:cs="EC Square Sans Pro"/>
              </w:rPr>
            </w:pPr>
            <w:r w:rsidRPr="002643D8">
              <w:rPr>
                <w:rFonts w:eastAsia="EC Square Sans Pro" w:cs="EC Square Sans Pro"/>
              </w:rPr>
              <w:t>No (ambition)</w:t>
            </w:r>
          </w:p>
        </w:tc>
        <w:tc>
          <w:tcPr>
            <w:tcW w:w="720" w:type="dxa"/>
            <w:tcMar>
              <w:left w:w="105" w:type="dxa"/>
              <w:right w:w="105" w:type="dxa"/>
            </w:tcMar>
            <w:vAlign w:val="center"/>
          </w:tcPr>
          <w:p w14:paraId="2C8DA07C" w14:textId="636966BD" w:rsidR="00991330" w:rsidRPr="002643D8" w:rsidRDefault="00991330" w:rsidP="002643D8">
            <w:pPr>
              <w:spacing w:before="0" w:after="0"/>
              <w:rPr>
                <w:rFonts w:eastAsia="EC Square Sans Pro" w:cs="EC Square Sans Pro"/>
              </w:rPr>
            </w:pPr>
          </w:p>
        </w:tc>
        <w:tc>
          <w:tcPr>
            <w:tcW w:w="810" w:type="dxa"/>
            <w:tcMar>
              <w:left w:w="105" w:type="dxa"/>
              <w:right w:w="105" w:type="dxa"/>
            </w:tcMar>
            <w:vAlign w:val="center"/>
          </w:tcPr>
          <w:p w14:paraId="47C71F67" w14:textId="3B6DC61C" w:rsidR="00991330" w:rsidRPr="005A1BC3" w:rsidRDefault="00991330" w:rsidP="005A1BC3">
            <w:pPr>
              <w:pStyle w:val="JRCText"/>
              <w:spacing w:before="0" w:after="0"/>
              <w:rPr>
                <w:rFonts w:eastAsia="EC Square Sans Pro" w:cs="EC Square Sans Pro"/>
              </w:rPr>
            </w:pPr>
            <w:r w:rsidRPr="005A1BC3">
              <w:rPr>
                <w:rFonts w:eastAsia="EC Square Sans Pro" w:cs="EC Square Sans Pro"/>
                <w:b/>
              </w:rPr>
              <w:t>X</w:t>
            </w:r>
          </w:p>
        </w:tc>
      </w:tr>
    </w:tbl>
    <w:p w14:paraId="5F1391A0" w14:textId="5632A3A9" w:rsidR="3BD8C675" w:rsidRDefault="3BD8C675" w:rsidP="006779C9">
      <w:pPr>
        <w:pStyle w:val="JRCLevel-3title"/>
        <w:rPr>
          <w:rFonts w:eastAsia="EC Square Sans Pro"/>
        </w:rPr>
      </w:pPr>
      <w:bookmarkStart w:id="407" w:name="_Toc191999862"/>
      <w:r w:rsidRPr="19E95291">
        <w:rPr>
          <w:rFonts w:eastAsia="EC Square Sans Pro"/>
        </w:rPr>
        <w:t>Food</w:t>
      </w:r>
      <w:bookmarkEnd w:id="407"/>
    </w:p>
    <w:p w14:paraId="7622B45F" w14:textId="167CB186" w:rsidR="3BD8C675" w:rsidRDefault="00B26BFB" w:rsidP="00C40697">
      <w:pPr>
        <w:pStyle w:val="JRCTextbulletedlist1"/>
        <w:keepLines/>
        <w:numPr>
          <w:ilvl w:val="0"/>
          <w:numId w:val="0"/>
        </w:numPr>
        <w:rPr>
          <w:rFonts w:eastAsia="EC Square Sans Pro" w:cs="EC Square Sans Pro"/>
          <w:color w:val="000000" w:themeColor="text1"/>
          <w:sz w:val="22"/>
          <w:szCs w:val="22"/>
        </w:rPr>
      </w:pPr>
      <w:r w:rsidRPr="00431FA7">
        <w:t xml:space="preserve">A total of </w:t>
      </w:r>
      <w:r w:rsidR="00991330">
        <w:rPr>
          <w:b/>
          <w:bCs/>
        </w:rPr>
        <w:t>9</w:t>
      </w:r>
      <w:r w:rsidR="00991330" w:rsidRPr="00431FA7">
        <w:rPr>
          <w:b/>
          <w:bCs/>
        </w:rPr>
        <w:t xml:space="preserve"> </w:t>
      </w:r>
      <w:r w:rsidRPr="00431FA7">
        <w:rPr>
          <w:b/>
          <w:bCs/>
        </w:rPr>
        <w:t>green transition targets</w:t>
      </w:r>
      <w:r w:rsidR="00554CD9">
        <w:rPr>
          <w:b/>
          <w:bCs/>
        </w:rPr>
        <w:t xml:space="preserve"> and </w:t>
      </w:r>
      <w:r w:rsidR="00BE02DE">
        <w:rPr>
          <w:b/>
          <w:bCs/>
        </w:rPr>
        <w:t>a</w:t>
      </w:r>
      <w:r w:rsidR="00554CD9">
        <w:rPr>
          <w:b/>
          <w:bCs/>
        </w:rPr>
        <w:t>mbitions</w:t>
      </w:r>
      <w:r w:rsidRPr="00431FA7">
        <w:t xml:space="preserve"> are modelled in the food basket of products of the CF model. The </w:t>
      </w:r>
      <w:r w:rsidRPr="00431FA7">
        <w:rPr>
          <w:b/>
          <w:bCs/>
        </w:rPr>
        <w:t xml:space="preserve">reduction in use of pesticides </w:t>
      </w:r>
      <w:r w:rsidRPr="00431FA7">
        <w:rPr>
          <w:bCs/>
        </w:rPr>
        <w:t>(which covers 4 targets due to its presence in different policy documents)</w:t>
      </w:r>
      <w:r w:rsidRPr="00431FA7">
        <w:t xml:space="preserve"> is included in the </w:t>
      </w:r>
      <w:r w:rsidRPr="00431FA7">
        <w:rPr>
          <w:rFonts w:eastAsia="EC Square Sans Pro" w:cs="EC Square Sans Pro"/>
          <w:b/>
          <w:color w:val="000000" w:themeColor="text1"/>
        </w:rPr>
        <w:t>GTT</w:t>
      </w:r>
      <w:r>
        <w:rPr>
          <w:rFonts w:eastAsia="EC Square Sans Pro" w:cs="EC Square Sans Pro"/>
          <w:b/>
          <w:color w:val="000000" w:themeColor="text1"/>
        </w:rPr>
        <w:t xml:space="preserve"> on track</w:t>
      </w:r>
      <w:r w:rsidRPr="00431FA7">
        <w:rPr>
          <w:b/>
          <w:bCs/>
        </w:rPr>
        <w:t xml:space="preserve"> scenario</w:t>
      </w:r>
      <w:r w:rsidRPr="00431FA7">
        <w:t>,</w:t>
      </w:r>
      <w:r w:rsidRPr="00431FA7">
        <w:rPr>
          <w:b/>
          <w:bCs/>
        </w:rPr>
        <w:t xml:space="preserve"> </w:t>
      </w:r>
      <w:r w:rsidRPr="00431FA7">
        <w:t xml:space="preserve">and </w:t>
      </w:r>
      <w:r w:rsidRPr="00431FA7">
        <w:rPr>
          <w:b/>
          <w:bCs/>
        </w:rPr>
        <w:t>6 targets</w:t>
      </w:r>
      <w:r w:rsidRPr="00431FA7">
        <w:t xml:space="preserve"> linked to </w:t>
      </w:r>
      <w:r w:rsidRPr="00431FA7">
        <w:rPr>
          <w:b/>
          <w:bCs/>
        </w:rPr>
        <w:t>reduction in nutrient loss, expansion of organic farming, reduction in food waste, as well as the move to a healthier and more sustainable diet</w:t>
      </w:r>
      <w:r w:rsidRPr="00431FA7">
        <w:t xml:space="preserve"> </w:t>
      </w:r>
      <w:r w:rsidR="00554CD9">
        <w:t xml:space="preserve">ambition </w:t>
      </w:r>
      <w:r w:rsidRPr="00431FA7">
        <w:t xml:space="preserve">are included in the </w:t>
      </w:r>
      <w:r w:rsidRPr="00431FA7">
        <w:rPr>
          <w:b/>
          <w:bCs/>
        </w:rPr>
        <w:t>GTT+</w:t>
      </w:r>
      <w:r w:rsidRPr="00431FA7">
        <w:rPr>
          <w:bCs/>
        </w:rPr>
        <w:t xml:space="preserve"> scenario</w:t>
      </w:r>
      <w:r w:rsidR="3BD8C675" w:rsidRPr="19E95291">
        <w:rPr>
          <w:rFonts w:eastAsia="EC Square Sans Pro" w:cs="EC Square Sans Pro"/>
          <w:color w:val="000000" w:themeColor="text1"/>
          <w:sz w:val="22"/>
          <w:szCs w:val="22"/>
        </w:rPr>
        <w:t>.</w:t>
      </w:r>
    </w:p>
    <w:p w14:paraId="1CC70CCC" w14:textId="66D2DADF" w:rsidR="3BD8C675" w:rsidRDefault="3BD8C675" w:rsidP="006779C9">
      <w:pPr>
        <w:pStyle w:val="Caption"/>
        <w:rPr>
          <w:rFonts w:eastAsia="EC Square Sans Pro" w:cs="EC Square Sans Pro"/>
          <w:color w:val="000000" w:themeColor="text1"/>
        </w:rPr>
      </w:pPr>
      <w:r w:rsidRPr="19E95291">
        <w:rPr>
          <w:rFonts w:ascii="EC Square Sans Pro" w:eastAsia="EC Square Sans Pro" w:hAnsi="EC Square Sans Pro" w:cs="EC Square Sans Pro"/>
          <w:iCs w:val="0"/>
          <w:color w:val="000000" w:themeColor="text1"/>
          <w:szCs w:val="20"/>
        </w:rPr>
        <w:t xml:space="preserve">Table 3. Modelled </w:t>
      </w:r>
      <w:r w:rsidR="00B26BFB">
        <w:rPr>
          <w:rFonts w:ascii="EC Square Sans Pro" w:eastAsia="EC Square Sans Pro" w:hAnsi="EC Square Sans Pro" w:cs="EC Square Sans Pro"/>
          <w:iCs w:val="0"/>
          <w:color w:val="000000" w:themeColor="text1"/>
          <w:szCs w:val="20"/>
        </w:rPr>
        <w:t>green transition</w:t>
      </w:r>
      <w:r w:rsidRPr="19E95291">
        <w:rPr>
          <w:rFonts w:ascii="EC Square Sans Pro" w:eastAsia="EC Square Sans Pro" w:hAnsi="EC Square Sans Pro" w:cs="EC Square Sans Pro"/>
          <w:iCs w:val="0"/>
          <w:color w:val="000000" w:themeColor="text1"/>
          <w:szCs w:val="20"/>
        </w:rPr>
        <w:t xml:space="preserve"> </w:t>
      </w:r>
      <w:r w:rsidR="00B26BFB">
        <w:rPr>
          <w:rFonts w:ascii="EC Square Sans Pro" w:eastAsia="EC Square Sans Pro" w:hAnsi="EC Square Sans Pro" w:cs="EC Square Sans Pro"/>
          <w:iCs w:val="0"/>
          <w:color w:val="000000" w:themeColor="text1"/>
          <w:szCs w:val="20"/>
        </w:rPr>
        <w:t>t</w:t>
      </w:r>
      <w:r w:rsidRPr="19E95291">
        <w:rPr>
          <w:rFonts w:ascii="EC Square Sans Pro" w:eastAsia="EC Square Sans Pro" w:hAnsi="EC Square Sans Pro" w:cs="EC Square Sans Pro"/>
          <w:iCs w:val="0"/>
          <w:color w:val="000000" w:themeColor="text1"/>
          <w:szCs w:val="20"/>
        </w:rPr>
        <w:t>argets in the Food Basket of Products of the Consumption Footprint.</w:t>
      </w:r>
    </w:p>
    <w:tbl>
      <w:tblPr>
        <w:tblStyle w:val="TableGrid"/>
        <w:tblW w:w="9064"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5237"/>
        <w:gridCol w:w="1418"/>
        <w:gridCol w:w="992"/>
        <w:gridCol w:w="709"/>
        <w:gridCol w:w="708"/>
      </w:tblGrid>
      <w:tr w:rsidR="00742CF0" w:rsidRPr="00742CF0" w14:paraId="3217C9DE" w14:textId="77777777" w:rsidTr="00E02BCD">
        <w:trPr>
          <w:trHeight w:val="300"/>
        </w:trPr>
        <w:tc>
          <w:tcPr>
            <w:tcW w:w="5237" w:type="dxa"/>
            <w:tcMar>
              <w:left w:w="105" w:type="dxa"/>
              <w:right w:w="105" w:type="dxa"/>
            </w:tcMar>
            <w:vAlign w:val="center"/>
          </w:tcPr>
          <w:p w14:paraId="039CE2AC" w14:textId="3072D42A" w:rsidR="00742CF0" w:rsidRPr="006779C9" w:rsidRDefault="00742CF0" w:rsidP="006779C9">
            <w:pPr>
              <w:pStyle w:val="JRCText"/>
              <w:spacing w:before="0" w:after="0"/>
              <w:rPr>
                <w:rFonts w:eastAsia="EC Square Sans Pro" w:cs="EC Square Sans Pro"/>
              </w:rPr>
            </w:pPr>
            <w:r w:rsidRPr="006779C9">
              <w:rPr>
                <w:rFonts w:eastAsia="EC Square Sans Pro" w:cs="EC Square Sans Pro"/>
                <w:b/>
              </w:rPr>
              <w:t>Modelled Target in Consumption Footprint</w:t>
            </w:r>
          </w:p>
        </w:tc>
        <w:tc>
          <w:tcPr>
            <w:tcW w:w="1418" w:type="dxa"/>
            <w:tcMar>
              <w:left w:w="105" w:type="dxa"/>
              <w:right w:w="105" w:type="dxa"/>
            </w:tcMar>
            <w:vAlign w:val="center"/>
          </w:tcPr>
          <w:p w14:paraId="663A02E7" w14:textId="376A7FF8" w:rsidR="00742CF0" w:rsidRPr="002643D8" w:rsidRDefault="00742CF0" w:rsidP="00067AFD">
            <w:pPr>
              <w:pStyle w:val="JRCText"/>
              <w:spacing w:before="0" w:after="0"/>
              <w:rPr>
                <w:rFonts w:eastAsia="EC Square Sans Pro" w:cs="EC Square Sans Pro"/>
              </w:rPr>
            </w:pPr>
            <w:r w:rsidRPr="00C40697">
              <w:rPr>
                <w:rFonts w:eastAsia="EC Square Sans Pro" w:cs="EC Square Sans Pro"/>
                <w:b/>
              </w:rPr>
              <w:t xml:space="preserve">Status in </w:t>
            </w:r>
            <w:r w:rsidR="00067AFD">
              <w:rPr>
                <w:rFonts w:eastAsia="EC Square Sans Pro" w:cs="EC Square Sans Pro"/>
                <w:b/>
                <w:color w:val="FF0000"/>
                <w:highlight w:val="green"/>
              </w:rPr>
              <w:fldChar w:fldCharType="begin"/>
            </w:r>
            <w:r w:rsidR="00067AFD">
              <w:rPr>
                <w:rFonts w:eastAsia="EC Square Sans Pro" w:cs="EC Square Sans Pro"/>
                <w:b/>
                <w:color w:val="FF0000"/>
                <w:highlight w:val="green"/>
              </w:rPr>
              <w:instrText xml:space="preserve"> ADDIN ZOTERO_ITEM CSL_CITATION {"citationID":"tinC4ezt","properties":{"formattedCitation":"[13]","plainCitation":"[13]","noteIndex":0},"citationItems":[{"id":322,"uris":["http://zotero.org/groups/5272309/items/SVPQQ2LE"],"itemData":{"id":322,"type":"webpage","abstract":"This report provides a comprehensive assessment of progress towards the European Green Deal (EGD), the European Union’s transformative agenda for achieving climate neutrality by 2050. The analysis encompasses 154 quantifiable targets from 44 policy documents between 2019 and 2024 across key sectors such as climate, energy, circular economy, transport, agriculture and food, ecosystems and biodiversity, water, soil and air pollution. The study shows that significant achievement has been delivered so far but progress needs to accelerate in many areas. As of mid-2024, 32 of the 154 targets are currently “on track” and 64 are identified as “acceleration needed” meaning that more progress is needed to meet the targets on time. Furthermore, 15 of the targets are found to be “not progressing” or “regressing”, and for 43 of the targets no data is currently available. The timing of the binding policies, most of which have been recently agreed and are expected to deliver results in the coming years, is a significant factor influencing these assessments. This report integrates all EGD actions and related policies, offering an assessment of the EU’s green transition based on robust data and science. It identifies priority areas for intensified efforts to meet short-term implementation goals and contribute to the long-term ambition of a sustainable, fair, just, and climate-neutral Europe by 2050. This collective work serves as a benchmarking tool, providing scientifically grounded guidance for future EU policies and programmes.","container-title":"JRC Publications Repository","language":"en","note":"ISBN: 9789268231807 9789268231814\nISSN: 1831-9424, 1018-5593\nDOI: 10.2760/3105205","title":"Delivering the EU Green Deal - Progress towards targets","URL":"https://publications.jrc.ec.europa.eu/repository/handle/JRC140372","author":[{"family":"Marelli","given":"Luisa"},{"family":"Trane","given":"Matteo"},{"family":"Barbero","given":"VIGNOLA Giulia"},{"family":"Gastaldi","given":"Chiara"},{"family":"Guerreiro","given":"MIGUEL Mecia"},{"family":"Delgado","given":"CALLICÓ Laia"},{"family":"Borchardt","given":"Steve"},{"family":"Mancini","given":"Lucia"},{"family":"Sanye","given":"MENGUAL Esther"},{"family":"Gourdon","given":"Thomas"},{"family":"Maroni","given":"Michele"},{"family":"Georgakaki","given":"Aliki"},{"family":"Seigneur","given":"Isabelle"},{"family":"M'barek","given":"Robert"},{"family":"Acs","given":"Szvetlana"},{"family":"Listorti","given":"Giulia"},{"family":"Bosco","given":"Simona"},{"family":"Contipelli","given":"Louisa"},{"family":"Dentener","given":"Frank"},{"family":"Dowling","given":"Paul"},{"family":"Grassi","given":"Giacomo"},{"family":"Korosuo","given":"Anu"},{"family":"Manca","given":"Giovanni"},{"family":"Migliavacca","given":"Mirco"},{"family":"Sikora","given":"Przemyslaw"},{"family":"Weitzel","given":"Matthias"},{"family":"Acosta","given":"IBORRA Beatriz"},{"family":"Arrigoni","given":"Alessandro"},{"family":"Bavetta","given":"Maurizio"},{"family":"Bertoldi","given":"Paolo"},{"family":"Bolard","given":"Julien"},{"family":"Bravo","given":"DIAZ Laura"},{"family":"Carlsson","given":"Johan"},{"family":"Castellazzi","given":"Luca"},{"family":"Dagostino","given":"Delia"},{"family":"Della","given":"VALLE Nives"},{"family":"Dolci","given":"Francesco"},{"family":"Dunlop","given":"Ewan Duncan"},{"family":"Hidalgo","given":"GONZALEZ Ignacio"},{"family":"Jaeger","given":"Waldau A."},{"family":"Maduta","given":"Carmen"},{"family":"Mc","given":"GOVERN Lucie"},{"family":"Meletiou","given":"Alexis"},{"family":"Szabo","given":"Sandor"},{"family":"Tapoglou","given":"Evdokia"},{"family":"Taylor","given":"Nigel"},{"family":"Tsemekidi","given":"TZEIRANAK Sofia"},{"family":"Amadei","given":"Andrea"},{"family":"Ardente","given":"Fulvio"},{"family":"Bobba","given":"Silvia"},{"family":"Bruchhausen","given":"Matthias"},{"family":"Coelho","given":"Fernando"},{"family":"De","given":"LAURENTIIS Valeria"},{"family":"Delre","given":"Antonio"},{"family":"Eder","given":"Peter"},{"family":"Egle","given":"Lukas"},{"family":"Foster","given":"Gillian"},{"family":"Cristobal","given":"GARCIA Jorge"},{"family":"Gaudillat","given":"Pierre"},{"family":"Georgitzikis","given":"Konstantinos"},{"family":"Huygens","given":"Dries"},{"family":"Lebedeva","given":"Natalia"},{"family":"Manfredi","given":"Simone"},{"family":"Mathieux","given":"Fabrice"},{"family":"Maury","given":"Thibaut"},{"family":"Orefice","given":"Martina"},{"family":"Pennington","given":"David"},{"family":"Pfrang","given":"Andreas"},{"family":"Pierri","given":"Erika"},{"family":"Saveyn","given":"Hans"},{"family":"Sala","given":"Serenella"},{"family":"Spiliotopoulos","given":"Christoforos"},{"family":"Tonini","given":"Davide"},{"family":"Ciuffo","given":"Biagio"},{"family":"Fontaras","given":"Georgios"},{"family":"Grosso","given":"Monica"},{"family":"Krause","given":"Jette"},{"family":"Lodi","given":"Chiara"},{"family":"Marotta","given":"Alessandro"},{"family":"Martini","given":"Giorgio"},{"family":"Scarlat","given":"Nicolae"},{"family":"Caivano","given":"Arnaldo"},{"family":"Catarino","given":"Rui"},{"family":"De","given":"JONG Beyhan"},{"family":"Druon","given":"Jean-Noel"},{"family":"Guerrero","given":"Irene"},{"family":"Gurria","given":"Patricia"},{"family":"Leite","given":"Joao"},{"family":"Olvedy","given":"Michael"},{"family":"Puerta","given":"PINERO Carolina"},{"family":"Tóth","given":"Katalin"},{"family":"Wollgast","given":"Jan"},{"family":"Addamo","given":"Anna"},{"family":"Barredo","given":"Jose I."},{"family":"Bopp","given":"Stephanie"},{"family":"Cardoso","given":"Ana Cristina"},{"family":"Dubois","given":"Gregoire"},{"family":"La","given":"NOTTE Alessandra"},{"family":"Marando","given":"Federica"},{"family":"Neuville","given":"Aude"},{"family":"Robuchon","given":"Marine"},{"family":"Paracchini","given":"Maria Luisa"},{"family":"Jones","given":"Arwyn"},{"family":"Panagos","given":"Panos"},{"family":"Tamborra","given":"Marialuisa"},{"family":"Vallecillo","given":"Sara"},{"family":"Van","given":"DER VELDE Marijn"},{"family":"Aschberger","given":"Karin"},{"family":"Astorga-Llorens","given":"Covadonga"},{"family":"Belz","given":"Susanne"},{"family":"Gawlik","given":"Bernd Manfred"},{"family":"Held","given":"Andrea"},{"family":"Lettieri","given":"Teresa"},{"family":"Pisoni","given":"Enrico"},{"family":"Pistocchi","given":"Alberto"},{"family":"Rauscher","given":"Hubert"},{"family":"Thunis","given":"Philippe"},{"family":"Wojda","given":"Piotr"},{"family":"Worth","given":"Andrew"},{"family":"Neuwahl","given":"Frederik"}],"accessed":{"date-parts":[["2025",2,5]]},"issued":{"date-parts":[["2025"]]}}}],"schema":"https://github.com/citation-style-language/schema/raw/master/csl-citation.json"} </w:instrText>
            </w:r>
            <w:r w:rsidR="00067AFD">
              <w:rPr>
                <w:rFonts w:eastAsia="EC Square Sans Pro" w:cs="EC Square Sans Pro"/>
                <w:b/>
                <w:color w:val="FF0000"/>
                <w:highlight w:val="green"/>
              </w:rPr>
              <w:fldChar w:fldCharType="separate"/>
            </w:r>
            <w:r w:rsidR="00067AFD" w:rsidRPr="00067AFD">
              <w:rPr>
                <w:highlight w:val="green"/>
              </w:rPr>
              <w:t>[13]</w:t>
            </w:r>
            <w:r w:rsidR="00067AFD">
              <w:rPr>
                <w:rFonts w:eastAsia="EC Square Sans Pro" w:cs="EC Square Sans Pro"/>
                <w:b/>
                <w:color w:val="FF0000"/>
                <w:highlight w:val="green"/>
              </w:rPr>
              <w:fldChar w:fldCharType="end"/>
            </w:r>
          </w:p>
        </w:tc>
        <w:tc>
          <w:tcPr>
            <w:tcW w:w="992" w:type="dxa"/>
            <w:tcMar>
              <w:left w:w="105" w:type="dxa"/>
              <w:right w:w="105" w:type="dxa"/>
            </w:tcMar>
            <w:vAlign w:val="center"/>
          </w:tcPr>
          <w:p w14:paraId="72CEA178" w14:textId="3D9A65AB" w:rsidR="00742CF0" w:rsidRPr="002643D8" w:rsidRDefault="00742CF0" w:rsidP="002643D8">
            <w:pPr>
              <w:pStyle w:val="JRCText"/>
              <w:spacing w:before="0" w:after="0"/>
              <w:rPr>
                <w:rFonts w:eastAsia="EC Square Sans Pro" w:cs="EC Square Sans Pro"/>
              </w:rPr>
            </w:pPr>
            <w:r w:rsidRPr="002643D8">
              <w:rPr>
                <w:rFonts w:eastAsia="EC Square Sans Pro" w:cs="EC Square Sans Pro"/>
                <w:b/>
              </w:rPr>
              <w:t>Legally binding</w:t>
            </w:r>
          </w:p>
        </w:tc>
        <w:tc>
          <w:tcPr>
            <w:tcW w:w="709" w:type="dxa"/>
            <w:tcMar>
              <w:left w:w="105" w:type="dxa"/>
              <w:right w:w="105" w:type="dxa"/>
            </w:tcMar>
            <w:vAlign w:val="center"/>
          </w:tcPr>
          <w:p w14:paraId="401E55DE" w14:textId="42239C77" w:rsidR="00742CF0" w:rsidRPr="006779C9" w:rsidRDefault="00742CF0" w:rsidP="002643D8">
            <w:pPr>
              <w:pStyle w:val="JRCText"/>
              <w:spacing w:before="0" w:after="0"/>
              <w:rPr>
                <w:rFonts w:eastAsia="EC Square Sans Pro" w:cs="EC Square Sans Pro"/>
              </w:rPr>
            </w:pPr>
            <w:r>
              <w:rPr>
                <w:rFonts w:eastAsia="EC Square Sans Pro" w:cs="EC Square Sans Pro"/>
                <w:b/>
                <w:bCs/>
              </w:rPr>
              <w:t>GTT</w:t>
            </w:r>
            <w:r w:rsidRPr="006779C9">
              <w:rPr>
                <w:rFonts w:eastAsia="EC Square Sans Pro" w:cs="EC Square Sans Pro"/>
                <w:b/>
              </w:rPr>
              <w:t xml:space="preserve"> on track</w:t>
            </w:r>
          </w:p>
        </w:tc>
        <w:tc>
          <w:tcPr>
            <w:tcW w:w="708" w:type="dxa"/>
            <w:tcMar>
              <w:left w:w="105" w:type="dxa"/>
              <w:right w:w="105" w:type="dxa"/>
            </w:tcMar>
            <w:vAlign w:val="center"/>
          </w:tcPr>
          <w:p w14:paraId="61F3DF92" w14:textId="6B3659F1" w:rsidR="00742CF0" w:rsidRPr="00C40697" w:rsidRDefault="00742CF0" w:rsidP="002643D8">
            <w:pPr>
              <w:pStyle w:val="JRCText"/>
              <w:spacing w:before="0" w:after="0"/>
              <w:rPr>
                <w:rFonts w:eastAsia="EC Square Sans Pro" w:cs="EC Square Sans Pro"/>
              </w:rPr>
            </w:pPr>
            <w:r>
              <w:rPr>
                <w:rFonts w:eastAsia="EC Square Sans Pro" w:cs="EC Square Sans Pro"/>
                <w:b/>
                <w:bCs/>
              </w:rPr>
              <w:t>GTT</w:t>
            </w:r>
            <w:r w:rsidRPr="006779C9">
              <w:rPr>
                <w:rFonts w:eastAsia="EC Square Sans Pro" w:cs="EC Square Sans Pro"/>
                <w:b/>
              </w:rPr>
              <w:t xml:space="preserve"> ambitions</w:t>
            </w:r>
          </w:p>
        </w:tc>
      </w:tr>
      <w:tr w:rsidR="00742CF0" w:rsidRPr="00742CF0" w14:paraId="5732341D" w14:textId="77777777" w:rsidTr="00E02BCD">
        <w:trPr>
          <w:trHeight w:val="300"/>
        </w:trPr>
        <w:tc>
          <w:tcPr>
            <w:tcW w:w="5237" w:type="dxa"/>
            <w:tcMar>
              <w:left w:w="105" w:type="dxa"/>
              <w:right w:w="105" w:type="dxa"/>
            </w:tcMar>
            <w:vAlign w:val="center"/>
          </w:tcPr>
          <w:p w14:paraId="7E0EF4D4" w14:textId="77777777" w:rsidR="00742CF0" w:rsidRPr="00742CF0" w:rsidRDefault="00742CF0" w:rsidP="006779C9">
            <w:pPr>
              <w:pStyle w:val="JRCText"/>
              <w:spacing w:before="0" w:after="0"/>
              <w:rPr>
                <w:shd w:val="clear" w:color="auto" w:fill="FFFFFF"/>
              </w:rPr>
            </w:pPr>
            <w:r w:rsidRPr="00742CF0">
              <w:rPr>
                <w:shd w:val="clear" w:color="auto" w:fill="FFFFFF"/>
              </w:rPr>
              <w:t xml:space="preserve">Reduce by 50% the use and risk of chemical pesticides </w:t>
            </w:r>
          </w:p>
          <w:p w14:paraId="6A82AFEF" w14:textId="7B5A11EA" w:rsidR="00742CF0" w:rsidRPr="006779C9" w:rsidRDefault="00742CF0" w:rsidP="00067AFD">
            <w:pPr>
              <w:pStyle w:val="JRCText"/>
              <w:spacing w:before="0" w:after="0"/>
              <w:rPr>
                <w:rFonts w:eastAsia="EC Square Sans Pro" w:cs="EC Square Sans Pro"/>
              </w:rPr>
            </w:pPr>
            <w:r w:rsidRPr="00DB2933">
              <w:rPr>
                <w:i/>
                <w:iCs/>
              </w:rPr>
              <w:t xml:space="preserve">(Due to the large coverage of this target in different policy documents, it embeds the modelling of </w:t>
            </w:r>
            <w:r w:rsidRPr="00DB2933">
              <w:rPr>
                <w:b/>
                <w:bCs/>
                <w:i/>
                <w:iCs/>
              </w:rPr>
              <w:t>3 GTT as detailed in Annex 4</w:t>
            </w:r>
            <w:r w:rsidR="00991330">
              <w:rPr>
                <w:b/>
                <w:bCs/>
                <w:i/>
                <w:iCs/>
              </w:rPr>
              <w:t xml:space="preserve"> </w:t>
            </w:r>
            <w:r w:rsidR="00991330">
              <w:rPr>
                <w:rFonts w:eastAsia="EC Square Sans Pro" w:cs="EC Square Sans Pro"/>
                <w:color w:val="000000" w:themeColor="text1"/>
              </w:rPr>
              <w:t xml:space="preserve">of </w:t>
            </w:r>
            <w:r w:rsidR="00067AFD">
              <w:rPr>
                <w:rFonts w:eastAsia="EC Square Sans Pro" w:cs="EC Square Sans Pro"/>
                <w:bCs/>
                <w:color w:val="FF0000"/>
                <w:highlight w:val="green"/>
              </w:rPr>
              <w:fldChar w:fldCharType="begin"/>
            </w:r>
            <w:r w:rsidR="00067AFD">
              <w:rPr>
                <w:rFonts w:eastAsia="EC Square Sans Pro" w:cs="EC Square Sans Pro"/>
                <w:bCs/>
                <w:color w:val="FF0000"/>
                <w:highlight w:val="green"/>
              </w:rPr>
              <w:instrText xml:space="preserve"> ADDIN ZOTERO_ITEM CSL_CITATION {"citationID":"QcYD9Gco","properties":{"formattedCitation":"[3]","plainCitation":"[3]","noteIndex":0},"citationItems":[{"id":1027,"uris":["http://zotero.org/groups/5272309/items/SZHAHM6E"],"itemData":{"id":1027,"type":"webpage","abstract":"The European Commission - Joint Research Centre has developed and kept updating since 2016 a modelling framework that includes the Consumption Footprint (CF) and the Domestic Footprint (CF) models, which have become established as a means for monitoring the progress of the EU’s environmental performance. The models are based on Life Cycle Assessment, and use the Environmental Footprint (EF) impact assessment method to produce a set of 16 indicators (also available as a single weighted score) to assess the environmental impacts of EU production and consumption, and compare to the planetary boundaries. This report describes how these models can be applied to generate an outlook in the framework of the Zero Pollution Action Plan (ZPAP) for 2030. This is performed via: (i) calculating the ZPAP official targets in the context of the models, (ii) integrating selected relevant and illustrative green transition measures from the targets and ambitions of the European Green Deal (iii) comparing three progressively more ambitious scenarios simulating the achievement of these measures. The results indicate that the gap is widening between the environmental impacts occurring within the EU’s borders and those linked to consumption via supply chains, that is, those that result from imports into the EU. The selected green transition measures should make progress in terms of reducing environmental impact within the EU. However, via integrating additional ambitions the EU could accelerate actions for almost all EF environmental indicators, and reduce the EU’s environmental impact of consumption even below the ZPAP 2030 targets.","container-title":"JRC Publications Repository","language":"en","note":"ISBN: 9789268238967\nISSN: 1831-9424\nDOI: 10.2760/6552881","title":"Consumption Footprint and Domestic Footprint Outlook Report 2025","URL":"https://publications.jrc.ec.europa.eu/repository/handle/JRC139655","author":[{"family":"Pasqualino","given":"Roberto"},{"family":"Valenzano","given":"Annarita"},{"family":"Chiorrini","given":"Andrea"},{"family":"Wierzgala","given":"Piotr"},{"family":"Frankowska","given":"Angelina"},{"family":"Sanye","given":"MENGUAL Esther"},{"family":"Bennett","given":"Michael John"},{"family":"Listorti","given":"Giulia"},{"family":"Sala","given":"Serenella"}],"accessed":{"date-parts":[["2025",3,4]]},"issued":{"date-parts":[["2025"]]}}}],"schema":"https://github.com/citation-style-language/schema/raw/master/csl-citation.json"} </w:instrText>
            </w:r>
            <w:r w:rsidR="00067AFD">
              <w:rPr>
                <w:rFonts w:eastAsia="EC Square Sans Pro" w:cs="EC Square Sans Pro"/>
                <w:bCs/>
                <w:color w:val="FF0000"/>
                <w:highlight w:val="green"/>
              </w:rPr>
              <w:fldChar w:fldCharType="separate"/>
            </w:r>
            <w:r w:rsidR="00067AFD" w:rsidRPr="00067AFD">
              <w:rPr>
                <w:highlight w:val="green"/>
              </w:rPr>
              <w:t>[3]</w:t>
            </w:r>
            <w:r w:rsidR="00067AFD">
              <w:rPr>
                <w:rFonts w:eastAsia="EC Square Sans Pro" w:cs="EC Square Sans Pro"/>
                <w:bCs/>
                <w:color w:val="FF0000"/>
                <w:highlight w:val="green"/>
              </w:rPr>
              <w:fldChar w:fldCharType="end"/>
            </w:r>
            <w:r w:rsidRPr="00DB2933">
              <w:rPr>
                <w:i/>
                <w:iCs/>
              </w:rPr>
              <w:t>)</w:t>
            </w:r>
            <w:r w:rsidRPr="00DB2933">
              <w:rPr>
                <w:rFonts w:ascii="Calibri" w:hAnsi="Calibri" w:cs="Calibri"/>
                <w:shd w:val="clear" w:color="auto" w:fill="FFFFFF"/>
              </w:rPr>
              <w:t> </w:t>
            </w:r>
          </w:p>
        </w:tc>
        <w:tc>
          <w:tcPr>
            <w:tcW w:w="1418" w:type="dxa"/>
            <w:tcMar>
              <w:left w:w="105" w:type="dxa"/>
              <w:right w:w="105" w:type="dxa"/>
            </w:tcMar>
            <w:vAlign w:val="center"/>
          </w:tcPr>
          <w:p w14:paraId="73B5DB0D" w14:textId="2388E589" w:rsidR="00742CF0" w:rsidRPr="00C40697" w:rsidRDefault="00742CF0" w:rsidP="00C40697">
            <w:pPr>
              <w:pStyle w:val="JRCText"/>
              <w:spacing w:before="0" w:after="0"/>
              <w:rPr>
                <w:rFonts w:eastAsia="EC Square Sans Pro" w:cs="EC Square Sans Pro"/>
                <w:color w:val="000000" w:themeColor="text1"/>
              </w:rPr>
            </w:pPr>
            <w:r w:rsidRPr="00C40697">
              <w:rPr>
                <w:rFonts w:eastAsia="EC Square Sans Pro" w:cs="EC Square Sans Pro"/>
                <w:color w:val="000000" w:themeColor="text1"/>
              </w:rPr>
              <w:t>On track to be achieved</w:t>
            </w:r>
          </w:p>
        </w:tc>
        <w:tc>
          <w:tcPr>
            <w:tcW w:w="992" w:type="dxa"/>
            <w:tcMar>
              <w:left w:w="105" w:type="dxa"/>
              <w:right w:w="105" w:type="dxa"/>
            </w:tcMar>
            <w:vAlign w:val="center"/>
          </w:tcPr>
          <w:p w14:paraId="5B1A5FF8" w14:textId="2DE0B96B" w:rsidR="00742CF0" w:rsidRPr="002643D8" w:rsidRDefault="00742CF0" w:rsidP="002643D8">
            <w:pPr>
              <w:pStyle w:val="JRCText"/>
              <w:spacing w:before="0" w:after="0"/>
              <w:rPr>
                <w:rFonts w:eastAsia="EC Square Sans Pro" w:cs="EC Square Sans Pro"/>
                <w:color w:val="000000" w:themeColor="text1"/>
              </w:rPr>
            </w:pPr>
            <w:r w:rsidRPr="002643D8">
              <w:rPr>
                <w:rFonts w:eastAsia="EC Square Sans Pro" w:cs="EC Square Sans Pro"/>
                <w:color w:val="000000" w:themeColor="text1"/>
              </w:rPr>
              <w:t>No</w:t>
            </w:r>
          </w:p>
        </w:tc>
        <w:tc>
          <w:tcPr>
            <w:tcW w:w="709" w:type="dxa"/>
            <w:tcMar>
              <w:left w:w="105" w:type="dxa"/>
              <w:right w:w="105" w:type="dxa"/>
            </w:tcMar>
            <w:vAlign w:val="center"/>
          </w:tcPr>
          <w:p w14:paraId="5B0A6ECA" w14:textId="568D3405" w:rsidR="00742CF0" w:rsidRPr="002643D8" w:rsidRDefault="00742CF0" w:rsidP="002643D8">
            <w:pPr>
              <w:pStyle w:val="JRCText"/>
              <w:spacing w:before="0" w:after="0"/>
              <w:rPr>
                <w:rFonts w:eastAsia="EC Square Sans Pro" w:cs="EC Square Sans Pro"/>
              </w:rPr>
            </w:pPr>
            <w:r w:rsidRPr="002643D8">
              <w:rPr>
                <w:rFonts w:eastAsia="EC Square Sans Pro" w:cs="EC Square Sans Pro"/>
                <w:b/>
              </w:rPr>
              <w:t>X</w:t>
            </w:r>
          </w:p>
        </w:tc>
        <w:tc>
          <w:tcPr>
            <w:tcW w:w="708" w:type="dxa"/>
            <w:tcMar>
              <w:left w:w="105" w:type="dxa"/>
              <w:right w:w="105" w:type="dxa"/>
            </w:tcMar>
            <w:vAlign w:val="center"/>
          </w:tcPr>
          <w:p w14:paraId="4B727539" w14:textId="6B48D664" w:rsidR="00742CF0" w:rsidRPr="005A1BC3" w:rsidRDefault="00742CF0" w:rsidP="002643D8">
            <w:pPr>
              <w:pStyle w:val="JRCText"/>
              <w:spacing w:before="0" w:after="0"/>
              <w:rPr>
                <w:rFonts w:eastAsia="EC Square Sans Pro" w:cs="EC Square Sans Pro"/>
              </w:rPr>
            </w:pPr>
            <w:r w:rsidRPr="002643D8">
              <w:rPr>
                <w:rFonts w:eastAsia="EC Square Sans Pro" w:cs="EC Square Sans Pro"/>
                <w:b/>
              </w:rPr>
              <w:t>X</w:t>
            </w:r>
          </w:p>
        </w:tc>
      </w:tr>
      <w:tr w:rsidR="00742CF0" w:rsidRPr="00742CF0" w14:paraId="211727A3" w14:textId="77777777" w:rsidTr="00E02BCD">
        <w:trPr>
          <w:trHeight w:val="300"/>
        </w:trPr>
        <w:tc>
          <w:tcPr>
            <w:tcW w:w="5237" w:type="dxa"/>
            <w:tcMar>
              <w:left w:w="105" w:type="dxa"/>
              <w:right w:w="105" w:type="dxa"/>
            </w:tcMar>
            <w:vAlign w:val="center"/>
          </w:tcPr>
          <w:p w14:paraId="4FB1935C" w14:textId="030F7C07" w:rsidR="00742CF0" w:rsidRPr="006779C9" w:rsidRDefault="00742CF0" w:rsidP="006779C9">
            <w:pPr>
              <w:pStyle w:val="JRCText"/>
              <w:spacing w:before="0" w:after="0"/>
              <w:rPr>
                <w:rFonts w:ascii="Calibri" w:hAnsi="Calibri" w:cs="Calibri"/>
              </w:rPr>
            </w:pPr>
            <w:r w:rsidRPr="006779C9">
              <w:rPr>
                <w:rFonts w:eastAsia="EC Square Sans Pro" w:cs="EC Square Sans Pro"/>
              </w:rPr>
              <w:t>Reduce the generation of food waste in processing and manufacturing by 10% in comparison to 2020</w:t>
            </w:r>
            <w:r w:rsidRPr="006779C9">
              <w:rPr>
                <w:rFonts w:ascii="Calibri" w:hAnsi="Calibri" w:cs="Calibri"/>
              </w:rPr>
              <w:t> </w:t>
            </w:r>
          </w:p>
        </w:tc>
        <w:tc>
          <w:tcPr>
            <w:tcW w:w="1418" w:type="dxa"/>
            <w:tcMar>
              <w:left w:w="105" w:type="dxa"/>
              <w:right w:w="105" w:type="dxa"/>
            </w:tcMar>
            <w:vAlign w:val="center"/>
          </w:tcPr>
          <w:p w14:paraId="1F061842" w14:textId="4E3BC82A" w:rsidR="00742CF0" w:rsidRPr="00C40697" w:rsidRDefault="00742CF0" w:rsidP="00C40697">
            <w:pPr>
              <w:pStyle w:val="JRCText"/>
              <w:spacing w:before="0" w:after="0"/>
              <w:rPr>
                <w:rFonts w:eastAsia="EC Square Sans Pro" w:cs="EC Square Sans Pro"/>
              </w:rPr>
            </w:pPr>
            <w:r w:rsidRPr="00C40697">
              <w:rPr>
                <w:rFonts w:eastAsia="EC Square Sans Pro" w:cs="EC Square Sans Pro"/>
              </w:rPr>
              <w:t>Acceleration needed</w:t>
            </w:r>
          </w:p>
        </w:tc>
        <w:tc>
          <w:tcPr>
            <w:tcW w:w="992" w:type="dxa"/>
            <w:tcMar>
              <w:left w:w="105" w:type="dxa"/>
              <w:right w:w="105" w:type="dxa"/>
            </w:tcMar>
            <w:vAlign w:val="center"/>
          </w:tcPr>
          <w:p w14:paraId="03D9708B" w14:textId="18FEED0D" w:rsidR="00742CF0" w:rsidRPr="002643D8" w:rsidRDefault="00742CF0" w:rsidP="002643D8">
            <w:pPr>
              <w:pStyle w:val="JRCText"/>
              <w:spacing w:before="0" w:after="0"/>
              <w:rPr>
                <w:rFonts w:eastAsia="EC Square Sans Pro" w:cs="EC Square Sans Pro"/>
                <w:color w:val="000000" w:themeColor="text1"/>
              </w:rPr>
            </w:pPr>
            <w:r w:rsidRPr="002643D8">
              <w:rPr>
                <w:rFonts w:eastAsia="EC Square Sans Pro" w:cs="EC Square Sans Pro"/>
                <w:color w:val="000000" w:themeColor="text1"/>
              </w:rPr>
              <w:t>No</w:t>
            </w:r>
          </w:p>
        </w:tc>
        <w:tc>
          <w:tcPr>
            <w:tcW w:w="709" w:type="dxa"/>
            <w:tcMar>
              <w:left w:w="105" w:type="dxa"/>
              <w:right w:w="105" w:type="dxa"/>
            </w:tcMar>
            <w:vAlign w:val="center"/>
          </w:tcPr>
          <w:p w14:paraId="11EBEC07" w14:textId="72CD1226" w:rsidR="00742CF0" w:rsidRPr="002643D8" w:rsidRDefault="00742CF0" w:rsidP="002643D8">
            <w:pPr>
              <w:spacing w:before="0" w:after="0"/>
              <w:rPr>
                <w:rFonts w:eastAsia="EC Square Sans Pro" w:cs="EC Square Sans Pro"/>
              </w:rPr>
            </w:pPr>
          </w:p>
        </w:tc>
        <w:tc>
          <w:tcPr>
            <w:tcW w:w="708" w:type="dxa"/>
            <w:tcMar>
              <w:left w:w="105" w:type="dxa"/>
              <w:right w:w="105" w:type="dxa"/>
            </w:tcMar>
            <w:vAlign w:val="center"/>
          </w:tcPr>
          <w:p w14:paraId="0FE76F01" w14:textId="3F1A2DB4" w:rsidR="00742CF0" w:rsidRPr="002643D8" w:rsidRDefault="00742CF0" w:rsidP="002643D8">
            <w:pPr>
              <w:pStyle w:val="JRCText"/>
              <w:spacing w:before="0" w:after="0"/>
              <w:rPr>
                <w:rFonts w:eastAsia="EC Square Sans Pro" w:cs="EC Square Sans Pro"/>
              </w:rPr>
            </w:pPr>
            <w:r w:rsidRPr="002643D8">
              <w:rPr>
                <w:rFonts w:eastAsia="EC Square Sans Pro" w:cs="EC Square Sans Pro"/>
                <w:b/>
              </w:rPr>
              <w:t>X</w:t>
            </w:r>
          </w:p>
        </w:tc>
      </w:tr>
      <w:tr w:rsidR="00742CF0" w:rsidRPr="00742CF0" w14:paraId="137D9EBE" w14:textId="77777777" w:rsidTr="00E02BCD">
        <w:trPr>
          <w:trHeight w:val="300"/>
        </w:trPr>
        <w:tc>
          <w:tcPr>
            <w:tcW w:w="5237" w:type="dxa"/>
            <w:tcMar>
              <w:left w:w="105" w:type="dxa"/>
              <w:right w:w="105" w:type="dxa"/>
            </w:tcMar>
            <w:vAlign w:val="center"/>
          </w:tcPr>
          <w:p w14:paraId="7CB93A1C" w14:textId="3F34B419" w:rsidR="00742CF0" w:rsidRPr="00C40697" w:rsidRDefault="00742CF0" w:rsidP="006779C9">
            <w:pPr>
              <w:pStyle w:val="JRCText"/>
              <w:spacing w:before="0" w:after="0"/>
              <w:rPr>
                <w:rFonts w:ascii="Calibri" w:hAnsi="Calibri" w:cs="Calibri"/>
              </w:rPr>
            </w:pPr>
            <w:r w:rsidRPr="006779C9">
              <w:rPr>
                <w:rFonts w:eastAsia="EC Square Sans Pro" w:cs="EC Square Sans Pro"/>
              </w:rPr>
              <w:t>Reduce the generation of food waste per capita, jointly in retail and other distribution of food, in restaurants and food service</w:t>
            </w:r>
            <w:r w:rsidRPr="00C40697">
              <w:rPr>
                <w:rFonts w:eastAsia="EC Square Sans Pro" w:cs="EC Square Sans Pro"/>
              </w:rPr>
              <w:t>s and in households, by 30 % in comparison 2020.</w:t>
            </w:r>
            <w:r w:rsidRPr="00C40697">
              <w:rPr>
                <w:rFonts w:ascii="Calibri" w:hAnsi="Calibri" w:cs="Calibri"/>
              </w:rPr>
              <w:t> </w:t>
            </w:r>
          </w:p>
        </w:tc>
        <w:tc>
          <w:tcPr>
            <w:tcW w:w="1418" w:type="dxa"/>
            <w:tcMar>
              <w:left w:w="105" w:type="dxa"/>
              <w:right w:w="105" w:type="dxa"/>
            </w:tcMar>
            <w:vAlign w:val="center"/>
          </w:tcPr>
          <w:p w14:paraId="325A0375" w14:textId="4BFED713" w:rsidR="00742CF0" w:rsidRPr="00575B0D" w:rsidRDefault="00742CF0" w:rsidP="00C40697">
            <w:pPr>
              <w:pStyle w:val="JRCText"/>
              <w:spacing w:before="0" w:after="0"/>
              <w:rPr>
                <w:rFonts w:eastAsia="EC Square Sans Pro" w:cs="EC Square Sans Pro"/>
              </w:rPr>
            </w:pPr>
            <w:r w:rsidRPr="00575B0D">
              <w:rPr>
                <w:rFonts w:eastAsia="EC Square Sans Pro" w:cs="EC Square Sans Pro"/>
              </w:rPr>
              <w:t>Acceleration needed</w:t>
            </w:r>
          </w:p>
        </w:tc>
        <w:tc>
          <w:tcPr>
            <w:tcW w:w="992" w:type="dxa"/>
            <w:tcMar>
              <w:left w:w="105" w:type="dxa"/>
              <w:right w:w="105" w:type="dxa"/>
            </w:tcMar>
            <w:vAlign w:val="center"/>
          </w:tcPr>
          <w:p w14:paraId="40A414A8" w14:textId="1C818307" w:rsidR="00742CF0" w:rsidRPr="002643D8" w:rsidRDefault="00742CF0" w:rsidP="002643D8">
            <w:pPr>
              <w:pStyle w:val="JRCText"/>
              <w:spacing w:before="0" w:after="0"/>
              <w:rPr>
                <w:rFonts w:eastAsia="EC Square Sans Pro" w:cs="EC Square Sans Pro"/>
                <w:color w:val="000000" w:themeColor="text1"/>
              </w:rPr>
            </w:pPr>
            <w:r w:rsidRPr="002643D8">
              <w:rPr>
                <w:rFonts w:eastAsia="EC Square Sans Pro" w:cs="EC Square Sans Pro"/>
                <w:color w:val="000000" w:themeColor="text1"/>
              </w:rPr>
              <w:t>No</w:t>
            </w:r>
          </w:p>
        </w:tc>
        <w:tc>
          <w:tcPr>
            <w:tcW w:w="709" w:type="dxa"/>
            <w:tcMar>
              <w:left w:w="105" w:type="dxa"/>
              <w:right w:w="105" w:type="dxa"/>
            </w:tcMar>
            <w:vAlign w:val="center"/>
          </w:tcPr>
          <w:p w14:paraId="1B434691" w14:textId="531B795A" w:rsidR="00742CF0" w:rsidRPr="002643D8" w:rsidRDefault="00742CF0" w:rsidP="002643D8">
            <w:pPr>
              <w:spacing w:before="0" w:after="0"/>
              <w:rPr>
                <w:rFonts w:eastAsia="EC Square Sans Pro" w:cs="EC Square Sans Pro"/>
              </w:rPr>
            </w:pPr>
          </w:p>
        </w:tc>
        <w:tc>
          <w:tcPr>
            <w:tcW w:w="708" w:type="dxa"/>
            <w:tcMar>
              <w:left w:w="105" w:type="dxa"/>
              <w:right w:w="105" w:type="dxa"/>
            </w:tcMar>
            <w:vAlign w:val="center"/>
          </w:tcPr>
          <w:p w14:paraId="548F175D" w14:textId="08A11C42" w:rsidR="00742CF0" w:rsidRPr="002643D8" w:rsidRDefault="00742CF0" w:rsidP="002643D8">
            <w:pPr>
              <w:pStyle w:val="JRCText"/>
              <w:spacing w:before="0" w:after="0"/>
              <w:rPr>
                <w:rFonts w:eastAsia="EC Square Sans Pro" w:cs="EC Square Sans Pro"/>
              </w:rPr>
            </w:pPr>
            <w:r w:rsidRPr="002643D8">
              <w:rPr>
                <w:rFonts w:eastAsia="EC Square Sans Pro" w:cs="EC Square Sans Pro"/>
                <w:b/>
              </w:rPr>
              <w:t>X</w:t>
            </w:r>
          </w:p>
        </w:tc>
      </w:tr>
      <w:tr w:rsidR="00742CF0" w:rsidRPr="00742CF0" w14:paraId="4B07C0F3" w14:textId="77777777" w:rsidTr="00E02BCD">
        <w:trPr>
          <w:trHeight w:val="300"/>
        </w:trPr>
        <w:tc>
          <w:tcPr>
            <w:tcW w:w="5237" w:type="dxa"/>
            <w:tcMar>
              <w:left w:w="105" w:type="dxa"/>
              <w:right w:w="105" w:type="dxa"/>
            </w:tcMar>
            <w:vAlign w:val="center"/>
          </w:tcPr>
          <w:p w14:paraId="50FB47E1" w14:textId="0760886D" w:rsidR="00742CF0" w:rsidRPr="006779C9" w:rsidRDefault="00742CF0" w:rsidP="006779C9">
            <w:pPr>
              <w:pStyle w:val="JRCText"/>
              <w:spacing w:before="0" w:after="0"/>
              <w:rPr>
                <w:rFonts w:eastAsia="EC Square Sans Pro" w:cs="EC Square Sans Pro"/>
              </w:rPr>
            </w:pPr>
            <w:r w:rsidRPr="006779C9">
              <w:rPr>
                <w:rFonts w:eastAsia="EC Square Sans Pro" w:cs="EC Square Sans Pro"/>
              </w:rPr>
              <w:t>Increase organic farming with the aim to achieve at least 25% of total farmland under organic farming by 2030</w:t>
            </w:r>
          </w:p>
        </w:tc>
        <w:tc>
          <w:tcPr>
            <w:tcW w:w="1418" w:type="dxa"/>
            <w:tcMar>
              <w:left w:w="105" w:type="dxa"/>
              <w:right w:w="105" w:type="dxa"/>
            </w:tcMar>
            <w:vAlign w:val="center"/>
          </w:tcPr>
          <w:p w14:paraId="216457A0" w14:textId="07097D7A" w:rsidR="00742CF0" w:rsidRPr="00C40697" w:rsidRDefault="00742CF0" w:rsidP="00C40697">
            <w:pPr>
              <w:pStyle w:val="JRCText"/>
              <w:spacing w:before="0" w:after="0"/>
              <w:rPr>
                <w:rFonts w:eastAsia="EC Square Sans Pro" w:cs="EC Square Sans Pro"/>
                <w:color w:val="000000" w:themeColor="text1"/>
              </w:rPr>
            </w:pPr>
            <w:r w:rsidRPr="00C40697">
              <w:rPr>
                <w:rFonts w:eastAsia="EC Square Sans Pro" w:cs="EC Square Sans Pro"/>
                <w:color w:val="000000" w:themeColor="text1"/>
              </w:rPr>
              <w:t>Acceleration needed</w:t>
            </w:r>
          </w:p>
        </w:tc>
        <w:tc>
          <w:tcPr>
            <w:tcW w:w="992" w:type="dxa"/>
            <w:tcMar>
              <w:left w:w="105" w:type="dxa"/>
              <w:right w:w="105" w:type="dxa"/>
            </w:tcMar>
            <w:vAlign w:val="center"/>
          </w:tcPr>
          <w:p w14:paraId="3F0B7E8E" w14:textId="781137CB" w:rsidR="00742CF0" w:rsidRPr="002643D8" w:rsidRDefault="00742CF0" w:rsidP="002643D8">
            <w:pPr>
              <w:pStyle w:val="JRCText"/>
              <w:spacing w:before="0" w:after="0"/>
              <w:rPr>
                <w:rFonts w:eastAsia="EC Square Sans Pro" w:cs="EC Square Sans Pro"/>
                <w:color w:val="000000" w:themeColor="text1"/>
              </w:rPr>
            </w:pPr>
            <w:r w:rsidRPr="002643D8">
              <w:rPr>
                <w:rFonts w:eastAsia="EC Square Sans Pro" w:cs="EC Square Sans Pro"/>
                <w:color w:val="000000" w:themeColor="text1"/>
              </w:rPr>
              <w:t>No</w:t>
            </w:r>
          </w:p>
        </w:tc>
        <w:tc>
          <w:tcPr>
            <w:tcW w:w="709" w:type="dxa"/>
            <w:tcMar>
              <w:left w:w="105" w:type="dxa"/>
              <w:right w:w="105" w:type="dxa"/>
            </w:tcMar>
            <w:vAlign w:val="center"/>
          </w:tcPr>
          <w:p w14:paraId="1B59D4BA" w14:textId="421C1400" w:rsidR="00742CF0" w:rsidRPr="002643D8" w:rsidRDefault="00742CF0" w:rsidP="002643D8">
            <w:pPr>
              <w:spacing w:before="0" w:after="0"/>
              <w:rPr>
                <w:rFonts w:eastAsia="EC Square Sans Pro" w:cs="EC Square Sans Pro"/>
              </w:rPr>
            </w:pPr>
          </w:p>
        </w:tc>
        <w:tc>
          <w:tcPr>
            <w:tcW w:w="708" w:type="dxa"/>
            <w:tcMar>
              <w:left w:w="105" w:type="dxa"/>
              <w:right w:w="105" w:type="dxa"/>
            </w:tcMar>
            <w:vAlign w:val="center"/>
          </w:tcPr>
          <w:p w14:paraId="433E4B12" w14:textId="1AEFA5D6" w:rsidR="00742CF0" w:rsidRPr="002643D8" w:rsidRDefault="00742CF0" w:rsidP="002643D8">
            <w:pPr>
              <w:pStyle w:val="JRCText"/>
              <w:spacing w:before="0" w:after="0"/>
              <w:rPr>
                <w:rFonts w:eastAsia="EC Square Sans Pro" w:cs="EC Square Sans Pro"/>
              </w:rPr>
            </w:pPr>
            <w:r w:rsidRPr="002643D8">
              <w:rPr>
                <w:rFonts w:eastAsia="EC Square Sans Pro" w:cs="EC Square Sans Pro"/>
                <w:b/>
              </w:rPr>
              <w:t>X</w:t>
            </w:r>
          </w:p>
        </w:tc>
      </w:tr>
      <w:tr w:rsidR="00742CF0" w:rsidRPr="00742CF0" w14:paraId="5EFC150D" w14:textId="77777777" w:rsidTr="00E02BCD">
        <w:trPr>
          <w:trHeight w:val="300"/>
        </w:trPr>
        <w:tc>
          <w:tcPr>
            <w:tcW w:w="5237" w:type="dxa"/>
            <w:tcMar>
              <w:left w:w="105" w:type="dxa"/>
              <w:right w:w="105" w:type="dxa"/>
            </w:tcMar>
            <w:vAlign w:val="center"/>
          </w:tcPr>
          <w:p w14:paraId="14FED472" w14:textId="77777777" w:rsidR="00742CF0" w:rsidRPr="00742CF0" w:rsidRDefault="00742CF0" w:rsidP="006779C9">
            <w:pPr>
              <w:pStyle w:val="JRCText"/>
              <w:spacing w:before="0" w:after="0"/>
              <w:rPr>
                <w:rFonts w:ascii="Calibri" w:hAnsi="Calibri" w:cs="Calibri"/>
              </w:rPr>
            </w:pPr>
            <w:r w:rsidRPr="00742CF0">
              <w:rPr>
                <w:shd w:val="clear" w:color="auto" w:fill="FFFFFF"/>
              </w:rPr>
              <w:lastRenderedPageBreak/>
              <w:t>The losses of nutrients from fertilisers are reduced by 50%, resulting in the reduction of the use of fertilisers by at least 20%</w:t>
            </w:r>
            <w:r w:rsidRPr="00742CF0">
              <w:rPr>
                <w:rFonts w:ascii="Calibri" w:hAnsi="Calibri" w:cs="Calibri"/>
              </w:rPr>
              <w:t> </w:t>
            </w:r>
          </w:p>
          <w:p w14:paraId="18D9D6FD" w14:textId="58F8D901" w:rsidR="00742CF0" w:rsidRPr="006779C9" w:rsidRDefault="00742CF0" w:rsidP="00B15600">
            <w:pPr>
              <w:pStyle w:val="JRCText"/>
              <w:spacing w:before="0" w:after="0"/>
              <w:rPr>
                <w:rFonts w:ascii="Calibri" w:hAnsi="Calibri" w:cs="Calibri"/>
              </w:rPr>
            </w:pPr>
            <w:r w:rsidRPr="00DB2933">
              <w:rPr>
                <w:i/>
                <w:iCs/>
              </w:rPr>
              <w:t xml:space="preserve">(Due to the large coverage of this target in different policy documents, it embeds the modelling of </w:t>
            </w:r>
            <w:r w:rsidR="003C3D02">
              <w:rPr>
                <w:b/>
                <w:bCs/>
                <w:i/>
                <w:iCs/>
              </w:rPr>
              <w:t xml:space="preserve">2 </w:t>
            </w:r>
            <w:r w:rsidRPr="00DB2933">
              <w:rPr>
                <w:b/>
                <w:bCs/>
                <w:i/>
                <w:iCs/>
              </w:rPr>
              <w:t>GTT as detailed in Annex 4</w:t>
            </w:r>
            <w:r w:rsidR="00991330">
              <w:rPr>
                <w:b/>
                <w:bCs/>
                <w:i/>
                <w:iCs/>
              </w:rPr>
              <w:t xml:space="preserve"> </w:t>
            </w:r>
            <w:r w:rsidR="00991330">
              <w:rPr>
                <w:rFonts w:eastAsia="EC Square Sans Pro" w:cs="EC Square Sans Pro"/>
                <w:color w:val="000000" w:themeColor="text1"/>
              </w:rPr>
              <w:t xml:space="preserve">of </w:t>
            </w:r>
            <w:r w:rsidR="00B15600">
              <w:rPr>
                <w:rFonts w:eastAsia="EC Square Sans Pro" w:cs="EC Square Sans Pro"/>
                <w:bCs/>
                <w:color w:val="FF0000"/>
                <w:highlight w:val="green"/>
              </w:rPr>
              <w:fldChar w:fldCharType="begin"/>
            </w:r>
            <w:r w:rsidR="00B15600">
              <w:rPr>
                <w:rFonts w:eastAsia="EC Square Sans Pro" w:cs="EC Square Sans Pro"/>
                <w:bCs/>
                <w:color w:val="FF0000"/>
                <w:highlight w:val="green"/>
              </w:rPr>
              <w:instrText xml:space="preserve"> ADDIN ZOTERO_ITEM CSL_CITATION {"citationID":"o2DZwWJe","properties":{"formattedCitation":"[3]","plainCitation":"[3]","noteIndex":0},"citationItems":[{"id":1027,"uris":["http://zotero.org/groups/5272309/items/SZHAHM6E"],"itemData":{"id":1027,"type":"webpage","abstract":"The European Commission - Joint Research Centre has developed and kept updating since 2016 a modelling framework that includes the Consumption Footprint (CF) and the Domestic Footprint (CF) models, which have become established as a means for monitoring the progress of the EU’s environmental performance. The models are based on Life Cycle Assessment, and use the Environmental Footprint (EF) impact assessment method to produce a set of 16 indicators (also available as a single weighted score) to assess the environmental impacts of EU production and consumption, and compare to the planetary boundaries. This report describes how these models can be applied to generate an outlook in the framework of the Zero Pollution Action Plan (ZPAP) for 2030. This is performed via: (i) calculating the ZPAP official targets in the context of the models, (ii) integrating selected relevant and illustrative green transition measures from the targets and ambitions of the European Green Deal (iii) comparing three progressively more ambitious scenarios simulating the achievement of these measures. The results indicate that the gap is widening between the environmental impacts occurring within the EU’s borders and those linked to consumption via supply chains, that is, those that result from imports into the EU. The selected green transition measures should make progress in terms of reducing environmental impact within the EU. However, via integrating additional ambitions the EU could accelerate actions for almost all EF environmental indicators, and reduce the EU’s environmental impact of consumption even below the ZPAP 2030 targets.","container-title":"JRC Publications Repository","language":"en","note":"ISBN: 9789268238967\nISSN: 1831-9424\nDOI: 10.2760/6552881","title":"Consumption Footprint and Domestic Footprint Outlook Report 2025","URL":"https://publications.jrc.ec.europa.eu/repository/handle/JRC139655","author":[{"family":"Pasqualino","given":"Roberto"},{"family":"Valenzano","given":"Annarita"},{"family":"Chiorrini","given":"Andrea"},{"family":"Wierzgala","given":"Piotr"},{"family":"Frankowska","given":"Angelina"},{"family":"Sanye","given":"MENGUAL Esther"},{"family":"Bennett","given":"Michael John"},{"family":"Listorti","given":"Giulia"},{"family":"Sala","given":"Serenella"}],"accessed":{"date-parts":[["2025",3,4]]},"issued":{"date-parts":[["2025"]]}}}],"schema":"https://github.com/citation-style-language/schema/raw/master/csl-citation.json"} </w:instrText>
            </w:r>
            <w:r w:rsidR="00B15600">
              <w:rPr>
                <w:rFonts w:eastAsia="EC Square Sans Pro" w:cs="EC Square Sans Pro"/>
                <w:bCs/>
                <w:color w:val="FF0000"/>
                <w:highlight w:val="green"/>
              </w:rPr>
              <w:fldChar w:fldCharType="separate"/>
            </w:r>
            <w:r w:rsidR="00B15600" w:rsidRPr="00B15600">
              <w:rPr>
                <w:highlight w:val="green"/>
              </w:rPr>
              <w:t>[3]</w:t>
            </w:r>
            <w:r w:rsidR="00B15600">
              <w:rPr>
                <w:rFonts w:eastAsia="EC Square Sans Pro" w:cs="EC Square Sans Pro"/>
                <w:bCs/>
                <w:color w:val="FF0000"/>
                <w:highlight w:val="green"/>
              </w:rPr>
              <w:fldChar w:fldCharType="end"/>
            </w:r>
            <w:r w:rsidRPr="009E188C">
              <w:rPr>
                <w:i/>
                <w:iCs/>
                <w:highlight w:val="green"/>
              </w:rPr>
              <w:t>)</w:t>
            </w:r>
            <w:r w:rsidRPr="00DB2933">
              <w:rPr>
                <w:rFonts w:ascii="Calibri" w:hAnsi="Calibri" w:cs="Calibri"/>
                <w:shd w:val="clear" w:color="auto" w:fill="FFFFFF"/>
              </w:rPr>
              <w:t> </w:t>
            </w:r>
          </w:p>
        </w:tc>
        <w:tc>
          <w:tcPr>
            <w:tcW w:w="1418" w:type="dxa"/>
            <w:tcMar>
              <w:left w:w="105" w:type="dxa"/>
              <w:right w:w="105" w:type="dxa"/>
            </w:tcMar>
            <w:vAlign w:val="center"/>
          </w:tcPr>
          <w:p w14:paraId="21C6B6DE" w14:textId="0925478A" w:rsidR="00742CF0" w:rsidRPr="00C40697" w:rsidRDefault="00742CF0" w:rsidP="00C40697">
            <w:pPr>
              <w:pStyle w:val="JRCText"/>
              <w:spacing w:before="0" w:after="0"/>
              <w:rPr>
                <w:rFonts w:eastAsia="EC Square Sans Pro" w:cs="EC Square Sans Pro"/>
              </w:rPr>
            </w:pPr>
            <w:r w:rsidRPr="00C40697">
              <w:rPr>
                <w:rFonts w:eastAsia="EC Square Sans Pro" w:cs="EC Square Sans Pro"/>
              </w:rPr>
              <w:t>Acceleration needed</w:t>
            </w:r>
          </w:p>
        </w:tc>
        <w:tc>
          <w:tcPr>
            <w:tcW w:w="992" w:type="dxa"/>
            <w:tcMar>
              <w:left w:w="105" w:type="dxa"/>
              <w:right w:w="105" w:type="dxa"/>
            </w:tcMar>
            <w:vAlign w:val="center"/>
          </w:tcPr>
          <w:p w14:paraId="17B0A4B7" w14:textId="04BDE3DE" w:rsidR="00742CF0" w:rsidRPr="002643D8" w:rsidRDefault="00742CF0" w:rsidP="002643D8">
            <w:pPr>
              <w:pStyle w:val="JRCText"/>
              <w:spacing w:before="0" w:after="0"/>
              <w:rPr>
                <w:rFonts w:eastAsia="EC Square Sans Pro" w:cs="EC Square Sans Pro"/>
                <w:color w:val="000000" w:themeColor="text1"/>
              </w:rPr>
            </w:pPr>
            <w:r w:rsidRPr="002643D8">
              <w:rPr>
                <w:rFonts w:eastAsia="EC Square Sans Pro" w:cs="EC Square Sans Pro"/>
                <w:color w:val="000000" w:themeColor="text1"/>
              </w:rPr>
              <w:t>No</w:t>
            </w:r>
          </w:p>
        </w:tc>
        <w:tc>
          <w:tcPr>
            <w:tcW w:w="709" w:type="dxa"/>
            <w:tcMar>
              <w:left w:w="105" w:type="dxa"/>
              <w:right w:w="105" w:type="dxa"/>
            </w:tcMar>
            <w:vAlign w:val="center"/>
          </w:tcPr>
          <w:p w14:paraId="68A827ED" w14:textId="1D9B6D5A" w:rsidR="00742CF0" w:rsidRPr="002643D8" w:rsidRDefault="00742CF0" w:rsidP="002643D8">
            <w:pPr>
              <w:spacing w:before="0" w:after="0"/>
              <w:rPr>
                <w:rFonts w:eastAsia="EC Square Sans Pro" w:cs="EC Square Sans Pro"/>
              </w:rPr>
            </w:pPr>
          </w:p>
        </w:tc>
        <w:tc>
          <w:tcPr>
            <w:tcW w:w="708" w:type="dxa"/>
            <w:tcMar>
              <w:left w:w="105" w:type="dxa"/>
              <w:right w:w="105" w:type="dxa"/>
            </w:tcMar>
            <w:vAlign w:val="center"/>
          </w:tcPr>
          <w:p w14:paraId="58B25F68" w14:textId="62C5C60C" w:rsidR="00742CF0" w:rsidRPr="002643D8" w:rsidRDefault="00742CF0" w:rsidP="002643D8">
            <w:pPr>
              <w:pStyle w:val="JRCText"/>
              <w:spacing w:before="0" w:after="0"/>
              <w:rPr>
                <w:rFonts w:eastAsia="EC Square Sans Pro" w:cs="EC Square Sans Pro"/>
              </w:rPr>
            </w:pPr>
            <w:r w:rsidRPr="002643D8">
              <w:rPr>
                <w:rFonts w:eastAsia="EC Square Sans Pro" w:cs="EC Square Sans Pro"/>
                <w:b/>
              </w:rPr>
              <w:t>X</w:t>
            </w:r>
          </w:p>
        </w:tc>
      </w:tr>
      <w:tr w:rsidR="00742CF0" w:rsidRPr="00742CF0" w14:paraId="2369B4B5" w14:textId="77777777" w:rsidTr="00E02BCD">
        <w:trPr>
          <w:trHeight w:val="300"/>
        </w:trPr>
        <w:tc>
          <w:tcPr>
            <w:tcW w:w="5237" w:type="dxa"/>
            <w:tcMar>
              <w:left w:w="105" w:type="dxa"/>
              <w:right w:w="105" w:type="dxa"/>
            </w:tcMar>
            <w:vAlign w:val="center"/>
          </w:tcPr>
          <w:p w14:paraId="06D7D96A" w14:textId="5BA798BC" w:rsidR="00742CF0" w:rsidRPr="00C40697" w:rsidRDefault="00742CF0" w:rsidP="006779C9">
            <w:pPr>
              <w:pStyle w:val="JRCText"/>
              <w:spacing w:before="0" w:after="0"/>
              <w:rPr>
                <w:rFonts w:ascii="Calibri" w:hAnsi="Calibri" w:cs="Calibri"/>
              </w:rPr>
            </w:pPr>
            <w:r w:rsidRPr="006779C9">
              <w:rPr>
                <w:rFonts w:eastAsia="EC Square Sans Pro" w:cs="EC Square Sans Pro"/>
              </w:rPr>
              <w:t>Move to healthier and more sustainable diets</w:t>
            </w:r>
            <w:r w:rsidRPr="00C40697">
              <w:rPr>
                <w:rFonts w:ascii="Calibri" w:hAnsi="Calibri" w:cs="Calibri"/>
              </w:rPr>
              <w:t>   </w:t>
            </w:r>
          </w:p>
        </w:tc>
        <w:tc>
          <w:tcPr>
            <w:tcW w:w="1418" w:type="dxa"/>
            <w:tcMar>
              <w:left w:w="105" w:type="dxa"/>
              <w:right w:w="105" w:type="dxa"/>
            </w:tcMar>
            <w:vAlign w:val="center"/>
          </w:tcPr>
          <w:p w14:paraId="402D287B" w14:textId="0B39F24C" w:rsidR="00742CF0" w:rsidRPr="00C40697" w:rsidRDefault="00742CF0" w:rsidP="00C40697">
            <w:pPr>
              <w:pStyle w:val="JRCText"/>
              <w:spacing w:before="0" w:after="0"/>
              <w:rPr>
                <w:rFonts w:eastAsia="EC Square Sans Pro" w:cs="EC Square Sans Pro"/>
              </w:rPr>
            </w:pPr>
            <w:r w:rsidRPr="00C40697">
              <w:rPr>
                <w:rFonts w:eastAsia="EC Square Sans Pro" w:cs="EC Square Sans Pro"/>
              </w:rPr>
              <w:t>Not considered</w:t>
            </w:r>
          </w:p>
        </w:tc>
        <w:tc>
          <w:tcPr>
            <w:tcW w:w="992" w:type="dxa"/>
            <w:tcMar>
              <w:left w:w="105" w:type="dxa"/>
              <w:right w:w="105" w:type="dxa"/>
            </w:tcMar>
            <w:vAlign w:val="center"/>
          </w:tcPr>
          <w:p w14:paraId="482065B3" w14:textId="011A8D6A" w:rsidR="00742CF0" w:rsidRPr="002643D8" w:rsidRDefault="00742CF0" w:rsidP="002643D8">
            <w:pPr>
              <w:pStyle w:val="JRCText"/>
              <w:spacing w:before="0" w:after="0"/>
              <w:rPr>
                <w:rFonts w:eastAsia="EC Square Sans Pro" w:cs="EC Square Sans Pro"/>
                <w:color w:val="000000" w:themeColor="text1"/>
              </w:rPr>
            </w:pPr>
            <w:r w:rsidRPr="002643D8">
              <w:rPr>
                <w:rFonts w:eastAsia="EC Square Sans Pro" w:cs="EC Square Sans Pro"/>
                <w:color w:val="000000" w:themeColor="text1"/>
              </w:rPr>
              <w:t>No (Ambition)</w:t>
            </w:r>
          </w:p>
        </w:tc>
        <w:tc>
          <w:tcPr>
            <w:tcW w:w="709" w:type="dxa"/>
            <w:tcMar>
              <w:left w:w="105" w:type="dxa"/>
              <w:right w:w="105" w:type="dxa"/>
            </w:tcMar>
            <w:vAlign w:val="center"/>
          </w:tcPr>
          <w:p w14:paraId="260ED4F4" w14:textId="4F82A5A4" w:rsidR="00742CF0" w:rsidRPr="002643D8" w:rsidRDefault="00742CF0" w:rsidP="002643D8">
            <w:pPr>
              <w:spacing w:before="0" w:after="0"/>
              <w:rPr>
                <w:rFonts w:eastAsia="EC Square Sans Pro" w:cs="EC Square Sans Pro"/>
              </w:rPr>
            </w:pPr>
          </w:p>
        </w:tc>
        <w:tc>
          <w:tcPr>
            <w:tcW w:w="708" w:type="dxa"/>
            <w:tcMar>
              <w:left w:w="105" w:type="dxa"/>
              <w:right w:w="105" w:type="dxa"/>
            </w:tcMar>
            <w:vAlign w:val="center"/>
          </w:tcPr>
          <w:p w14:paraId="267D4FDD" w14:textId="1616AD86" w:rsidR="00742CF0" w:rsidRPr="002643D8" w:rsidRDefault="00742CF0" w:rsidP="002643D8">
            <w:pPr>
              <w:pStyle w:val="JRCText"/>
              <w:spacing w:before="0" w:after="0"/>
              <w:rPr>
                <w:rFonts w:eastAsia="EC Square Sans Pro" w:cs="EC Square Sans Pro"/>
              </w:rPr>
            </w:pPr>
            <w:r w:rsidRPr="002643D8">
              <w:rPr>
                <w:rFonts w:eastAsia="EC Square Sans Pro" w:cs="EC Square Sans Pro"/>
                <w:b/>
              </w:rPr>
              <w:t>X</w:t>
            </w:r>
          </w:p>
        </w:tc>
      </w:tr>
    </w:tbl>
    <w:p w14:paraId="29E43AE2" w14:textId="7C90EF5C" w:rsidR="00B26BFB" w:rsidRPr="006779C9" w:rsidRDefault="3BD8C675" w:rsidP="006779C9">
      <w:pPr>
        <w:pStyle w:val="JRCLevel-3title"/>
        <w:rPr>
          <w:rFonts w:eastAsia="EC Square Sans Pro" w:cs="EC Square Sans Pro"/>
          <w:color w:val="000000" w:themeColor="text1"/>
        </w:rPr>
      </w:pPr>
      <w:bookmarkStart w:id="408" w:name="_Toc191999863"/>
      <w:r w:rsidRPr="19E95291">
        <w:rPr>
          <w:rFonts w:eastAsia="EC Square Sans Pro"/>
        </w:rPr>
        <w:t>Housing</w:t>
      </w:r>
      <w:bookmarkEnd w:id="408"/>
    </w:p>
    <w:p w14:paraId="1CC14C46" w14:textId="4A064C85" w:rsidR="3BD8C675" w:rsidRPr="00B26BFB" w:rsidRDefault="00B26BFB" w:rsidP="006779C9">
      <w:pPr>
        <w:pStyle w:val="JRCTextbulletedlist1"/>
        <w:keepLines/>
        <w:numPr>
          <w:ilvl w:val="0"/>
          <w:numId w:val="0"/>
        </w:numPr>
        <w:rPr>
          <w:rFonts w:eastAsia="EC Square Sans Pro" w:cs="EC Square Sans Pro"/>
          <w:color w:val="000000" w:themeColor="text1"/>
          <w:sz w:val="22"/>
          <w:szCs w:val="22"/>
        </w:rPr>
      </w:pPr>
      <w:r w:rsidRPr="00431FA7">
        <w:t>In the context of housing,</w:t>
      </w:r>
      <w:r w:rsidRPr="006779C9">
        <w:rPr>
          <w:b/>
        </w:rPr>
        <w:t xml:space="preserve"> </w:t>
      </w:r>
      <w:r w:rsidRPr="00B26BFB">
        <w:rPr>
          <w:b/>
          <w:bCs/>
        </w:rPr>
        <w:t>5 target</w:t>
      </w:r>
      <w:r w:rsidRPr="00431FA7">
        <w:rPr>
          <w:b/>
          <w:bCs/>
        </w:rPr>
        <w:t>s</w:t>
      </w:r>
      <w:r w:rsidRPr="00431FA7">
        <w:t xml:space="preserve"> </w:t>
      </w:r>
      <w:r w:rsidR="00554CD9">
        <w:t xml:space="preserve">and ambitions </w:t>
      </w:r>
      <w:r w:rsidRPr="00431FA7">
        <w:t>are considered (see</w:t>
      </w:r>
      <w:r w:rsidRPr="006779C9">
        <w:rPr>
          <w:color w:val="2B579A"/>
          <w:shd w:val="clear" w:color="auto" w:fill="E6E6E6"/>
        </w:rPr>
        <w:t xml:space="preserve"> </w:t>
      </w:r>
      <w:r w:rsidRPr="00431FA7">
        <w:rPr>
          <w:color w:val="2B579A"/>
          <w:shd w:val="clear" w:color="auto" w:fill="E6E6E6"/>
        </w:rPr>
        <w:fldChar w:fldCharType="begin"/>
      </w:r>
      <w:r w:rsidRPr="00431FA7">
        <w:instrText xml:space="preserve"> REF _Ref176276289 \h</w:instrText>
      </w:r>
      <w:r w:rsidRPr="00B26BFB">
        <w:rPr>
          <w:color w:val="2B579A"/>
          <w:shd w:val="clear" w:color="auto" w:fill="E6E6E6"/>
        </w:rPr>
        <w:instrText xml:space="preserve">  \* MERGEFORMAT</w:instrText>
      </w:r>
      <w:r w:rsidRPr="00431FA7">
        <w:rPr>
          <w:color w:val="2B579A"/>
          <w:shd w:val="clear" w:color="auto" w:fill="E6E6E6"/>
        </w:rPr>
        <w:instrText xml:space="preserve"> </w:instrText>
      </w:r>
      <w:r w:rsidRPr="00431FA7">
        <w:rPr>
          <w:color w:val="2B579A"/>
          <w:shd w:val="clear" w:color="auto" w:fill="E6E6E6"/>
        </w:rPr>
      </w:r>
      <w:r w:rsidRPr="00431FA7">
        <w:rPr>
          <w:color w:val="2B579A"/>
          <w:shd w:val="clear" w:color="auto" w:fill="E6E6E6"/>
        </w:rPr>
        <w:fldChar w:fldCharType="separate"/>
      </w:r>
      <w:r w:rsidRPr="00431FA7">
        <w:t>Table</w:t>
      </w:r>
      <w:r w:rsidRPr="00431FA7">
        <w:rPr>
          <w:noProof/>
        </w:rPr>
        <w:t xml:space="preserve"> </w:t>
      </w:r>
      <w:r w:rsidRPr="00E02BCD">
        <w:rPr>
          <w:color w:val="2B579A"/>
          <w:shd w:val="clear" w:color="auto" w:fill="E6E6E6"/>
        </w:rPr>
        <w:t>4</w:t>
      </w:r>
      <w:r w:rsidRPr="00431FA7">
        <w:rPr>
          <w:color w:val="2B579A"/>
          <w:shd w:val="clear" w:color="auto" w:fill="E6E6E6"/>
        </w:rPr>
        <w:fldChar w:fldCharType="end"/>
      </w:r>
      <w:r w:rsidRPr="00431FA7">
        <w:t>).</w:t>
      </w:r>
      <w:r w:rsidRPr="006779C9">
        <w:rPr>
          <w:rFonts w:eastAsia="EC Square Sans Pro"/>
        </w:rPr>
        <w:t xml:space="preserve"> </w:t>
      </w:r>
      <w:r w:rsidRPr="00B26BFB">
        <w:rPr>
          <w:rFonts w:eastAsia="EC Square Sans Pro"/>
          <w:bCs/>
        </w:rPr>
        <w:t>One target</w:t>
      </w:r>
      <w:r w:rsidRPr="00B26BFB">
        <w:rPr>
          <w:rFonts w:eastAsia="EC Square Sans Pro"/>
        </w:rPr>
        <w:t xml:space="preserve"> linked to the</w:t>
      </w:r>
      <w:r w:rsidRPr="006779C9">
        <w:rPr>
          <w:rFonts w:eastAsia="EC Square Sans Pro"/>
          <w:b/>
        </w:rPr>
        <w:t xml:space="preserve"> </w:t>
      </w:r>
      <w:r w:rsidRPr="00B26BFB">
        <w:rPr>
          <w:rFonts w:eastAsia="EC Square Sans Pro"/>
          <w:b/>
        </w:rPr>
        <w:t>use of renewable energy in buildings</w:t>
      </w:r>
      <w:r w:rsidRPr="00B26BFB">
        <w:rPr>
          <w:rFonts w:eastAsia="EC Square Sans Pro"/>
        </w:rPr>
        <w:t xml:space="preserve"> was considered to be achieved in the</w:t>
      </w:r>
      <w:r w:rsidRPr="006779C9">
        <w:rPr>
          <w:rFonts w:eastAsia="EC Square Sans Pro"/>
          <w:b/>
        </w:rPr>
        <w:t xml:space="preserve"> </w:t>
      </w:r>
      <w:r w:rsidRPr="00431FA7">
        <w:rPr>
          <w:rFonts w:eastAsia="EC Square Sans Pro" w:cs="EC Square Sans Pro"/>
          <w:b/>
          <w:color w:val="000000" w:themeColor="text1"/>
        </w:rPr>
        <w:t>GTT</w:t>
      </w:r>
      <w:r>
        <w:rPr>
          <w:rFonts w:eastAsia="EC Square Sans Pro" w:cs="EC Square Sans Pro"/>
          <w:b/>
          <w:color w:val="000000" w:themeColor="text1"/>
        </w:rPr>
        <w:t xml:space="preserve"> on track</w:t>
      </w:r>
      <w:r w:rsidRPr="00B26BFB">
        <w:rPr>
          <w:rFonts w:eastAsia="EC Square Sans Pro"/>
          <w:bCs/>
        </w:rPr>
        <w:t xml:space="preserve"> scenario</w:t>
      </w:r>
      <w:r w:rsidRPr="00B26BFB">
        <w:rPr>
          <w:rFonts w:eastAsia="EC Square Sans Pro"/>
        </w:rPr>
        <w:t>, and</w:t>
      </w:r>
      <w:r w:rsidRPr="006779C9">
        <w:rPr>
          <w:rFonts w:eastAsia="EC Square Sans Pro"/>
          <w:b/>
        </w:rPr>
        <w:t xml:space="preserve"> </w:t>
      </w:r>
      <w:r w:rsidRPr="00B26BFB">
        <w:rPr>
          <w:rFonts w:eastAsia="EC Square Sans Pro"/>
          <w:b/>
          <w:bCs/>
        </w:rPr>
        <w:t>4 targets</w:t>
      </w:r>
      <w:r w:rsidRPr="00B26BFB">
        <w:rPr>
          <w:rFonts w:eastAsia="EC Square Sans Pro"/>
        </w:rPr>
        <w:t xml:space="preserve"> that represent the ambition of renovation wave (i.e.,</w:t>
      </w:r>
      <w:r w:rsidRPr="006779C9">
        <w:rPr>
          <w:rFonts w:eastAsia="EC Square Sans Pro"/>
          <w:b/>
        </w:rPr>
        <w:t xml:space="preserve"> </w:t>
      </w:r>
      <w:r w:rsidRPr="00B26BFB">
        <w:rPr>
          <w:rFonts w:eastAsia="EC Square Sans Pro"/>
          <w:b/>
        </w:rPr>
        <w:t>reducing final energy and heat energy consumption in buildings</w:t>
      </w:r>
      <w:r w:rsidRPr="00B26BFB">
        <w:rPr>
          <w:rFonts w:eastAsia="EC Square Sans Pro"/>
        </w:rPr>
        <w:t>, as well as</w:t>
      </w:r>
      <w:r w:rsidRPr="006779C9">
        <w:rPr>
          <w:rFonts w:eastAsia="EC Square Sans Pro"/>
          <w:b/>
        </w:rPr>
        <w:t xml:space="preserve"> </w:t>
      </w:r>
      <w:r w:rsidRPr="00B26BFB">
        <w:rPr>
          <w:rFonts w:eastAsia="EC Square Sans Pro"/>
          <w:b/>
        </w:rPr>
        <w:t>increasing the rate of expansion of energy efficient building until achieving deep renovation in 35 million building</w:t>
      </w:r>
      <w:r w:rsidRPr="00B26BFB">
        <w:rPr>
          <w:rFonts w:eastAsia="EC Square Sans Pro"/>
        </w:rPr>
        <w:t>) were modelled in the</w:t>
      </w:r>
      <w:r w:rsidRPr="006779C9">
        <w:rPr>
          <w:rFonts w:eastAsia="EC Square Sans Pro"/>
          <w:b/>
        </w:rPr>
        <w:t xml:space="preserve"> </w:t>
      </w:r>
      <w:r w:rsidRPr="00B26BFB">
        <w:rPr>
          <w:rFonts w:eastAsia="EC Square Sans Pro"/>
          <w:b/>
          <w:bCs/>
        </w:rPr>
        <w:t xml:space="preserve">GTT+ </w:t>
      </w:r>
      <w:r w:rsidRPr="00B26BFB">
        <w:rPr>
          <w:rFonts w:eastAsia="EC Square Sans Pro"/>
          <w:bCs/>
        </w:rPr>
        <w:t>scenario</w:t>
      </w:r>
      <w:r w:rsidRPr="00B26BFB">
        <w:rPr>
          <w:rFonts w:eastAsia="EC Square Sans Pro"/>
        </w:rPr>
        <w:t>. It is worth noting that the use phase (e.g. space heating) of housing represents the major hotspot for the environmental impact of buildings for livelihood, leading to the greatest opportunity for green transition at the EU level</w:t>
      </w:r>
      <w:r w:rsidRPr="00431FA7">
        <w:rPr>
          <w:rFonts w:eastAsia="EC Square Sans Pro"/>
        </w:rPr>
        <w:t>.</w:t>
      </w:r>
    </w:p>
    <w:p w14:paraId="4031DD98" w14:textId="63173E1F" w:rsidR="3BD8C675" w:rsidRDefault="3BD8C675" w:rsidP="006779C9">
      <w:pPr>
        <w:pStyle w:val="Caption"/>
        <w:rPr>
          <w:rFonts w:eastAsia="EC Square Sans Pro" w:cs="EC Square Sans Pro"/>
          <w:color w:val="000000" w:themeColor="text1"/>
        </w:rPr>
      </w:pPr>
      <w:r w:rsidRPr="19E95291">
        <w:rPr>
          <w:rFonts w:ascii="EC Square Sans Pro" w:eastAsia="EC Square Sans Pro" w:hAnsi="EC Square Sans Pro" w:cs="EC Square Sans Pro"/>
          <w:iCs w:val="0"/>
          <w:color w:val="000000" w:themeColor="text1"/>
          <w:szCs w:val="20"/>
        </w:rPr>
        <w:t xml:space="preserve">Table 4. Modelled </w:t>
      </w:r>
      <w:r w:rsidR="00B26BFB">
        <w:rPr>
          <w:rFonts w:ascii="EC Square Sans Pro" w:eastAsia="EC Square Sans Pro" w:hAnsi="EC Square Sans Pro" w:cs="EC Square Sans Pro"/>
          <w:iCs w:val="0"/>
          <w:color w:val="000000" w:themeColor="text1"/>
          <w:szCs w:val="20"/>
        </w:rPr>
        <w:t>green transition</w:t>
      </w:r>
      <w:r w:rsidRPr="19E95291">
        <w:rPr>
          <w:rFonts w:ascii="EC Square Sans Pro" w:eastAsia="EC Square Sans Pro" w:hAnsi="EC Square Sans Pro" w:cs="EC Square Sans Pro"/>
          <w:iCs w:val="0"/>
          <w:color w:val="000000" w:themeColor="text1"/>
          <w:szCs w:val="20"/>
        </w:rPr>
        <w:t xml:space="preserve"> targets in the Housing Basket of Products of the Consumption Footprint.</w:t>
      </w:r>
    </w:p>
    <w:tbl>
      <w:tblPr>
        <w:tblStyle w:val="TableGrid"/>
        <w:tblW w:w="9064"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954"/>
        <w:gridCol w:w="1417"/>
        <w:gridCol w:w="992"/>
        <w:gridCol w:w="709"/>
        <w:gridCol w:w="992"/>
      </w:tblGrid>
      <w:tr w:rsidR="00742CF0" w:rsidRPr="00742CF0" w14:paraId="6C59E021" w14:textId="77777777" w:rsidTr="00E02BCD">
        <w:trPr>
          <w:trHeight w:val="300"/>
        </w:trPr>
        <w:tc>
          <w:tcPr>
            <w:tcW w:w="4954" w:type="dxa"/>
            <w:tcMar>
              <w:left w:w="105" w:type="dxa"/>
              <w:right w:w="105" w:type="dxa"/>
            </w:tcMar>
            <w:vAlign w:val="center"/>
          </w:tcPr>
          <w:p w14:paraId="75BF172D" w14:textId="2EE4E23B" w:rsidR="00742CF0" w:rsidRPr="006779C9" w:rsidRDefault="00742CF0" w:rsidP="006779C9">
            <w:pPr>
              <w:pStyle w:val="JRCText"/>
              <w:spacing w:before="0" w:after="0"/>
              <w:rPr>
                <w:rFonts w:eastAsia="EC Square Sans Pro" w:cs="EC Square Sans Pro"/>
              </w:rPr>
            </w:pPr>
            <w:r w:rsidRPr="006779C9">
              <w:rPr>
                <w:rFonts w:eastAsia="EC Square Sans Pro" w:cs="EC Square Sans Pro"/>
                <w:b/>
              </w:rPr>
              <w:t>Modelled Target in Consumption Footprint</w:t>
            </w:r>
          </w:p>
        </w:tc>
        <w:tc>
          <w:tcPr>
            <w:tcW w:w="1417" w:type="dxa"/>
            <w:tcMar>
              <w:left w:w="105" w:type="dxa"/>
              <w:right w:w="105" w:type="dxa"/>
            </w:tcMar>
            <w:vAlign w:val="center"/>
          </w:tcPr>
          <w:p w14:paraId="4EC861D2" w14:textId="3A0F67B5" w:rsidR="00742CF0" w:rsidRPr="002643D8" w:rsidRDefault="00742CF0" w:rsidP="00B15600">
            <w:pPr>
              <w:pStyle w:val="JRCText"/>
              <w:spacing w:before="0" w:after="0"/>
              <w:rPr>
                <w:rFonts w:eastAsia="EC Square Sans Pro" w:cs="EC Square Sans Pro"/>
              </w:rPr>
            </w:pPr>
            <w:r w:rsidRPr="00C40697">
              <w:rPr>
                <w:rFonts w:eastAsia="EC Square Sans Pro" w:cs="EC Square Sans Pro"/>
                <w:b/>
              </w:rPr>
              <w:t xml:space="preserve">Status in </w:t>
            </w:r>
            <w:r w:rsidR="00B15600">
              <w:rPr>
                <w:rFonts w:eastAsia="EC Square Sans Pro" w:cs="EC Square Sans Pro"/>
                <w:b/>
                <w:color w:val="FF0000"/>
                <w:highlight w:val="green"/>
              </w:rPr>
              <w:fldChar w:fldCharType="begin"/>
            </w:r>
            <w:r w:rsidR="00B15600">
              <w:rPr>
                <w:rFonts w:eastAsia="EC Square Sans Pro" w:cs="EC Square Sans Pro"/>
                <w:b/>
                <w:color w:val="FF0000"/>
                <w:highlight w:val="green"/>
              </w:rPr>
              <w:instrText xml:space="preserve"> ADDIN ZOTERO_ITEM CSL_CITATION {"citationID":"vA7xA1hQ","properties":{"formattedCitation":"[13]","plainCitation":"[13]","noteIndex":0},"citationItems":[{"id":322,"uris":["http://zotero.org/groups/5272309/items/SVPQQ2LE"],"itemData":{"id":322,"type":"webpage","abstract":"This report provides a comprehensive assessment of progress towards the European Green Deal (EGD), the European Union’s transformative agenda for achieving climate neutrality by 2050. The analysis encompasses 154 quantifiable targets from 44 policy documents between 2019 and 2024 across key sectors such as climate, energy, circular economy, transport, agriculture and food, ecosystems and biodiversity, water, soil and air pollution. The study shows that significant achievement has been delivered so far but progress needs to accelerate in many areas. As of mid-2024, 32 of the 154 targets are currently “on track” and 64 are identified as “acceleration needed” meaning that more progress is needed to meet the targets on time. Furthermore, 15 of the targets are found to be “not progressing” or “regressing”, and for 43 of the targets no data is currently available. The timing of the binding policies, most of which have been recently agreed and are expected to deliver results in the coming years, is a significant factor influencing these assessments. This report integrates all EGD actions and related policies, offering an assessment of the EU’s green transition based on robust data and science. It identifies priority areas for intensified efforts to meet short-term implementation goals and contribute to the long-term ambition of a sustainable, fair, just, and climate-neutral Europe by 2050. This collective work serves as a benchmarking tool, providing scientifically grounded guidance for future EU policies and programmes.","container-title":"JRC Publications Repository","language":"en","note":"ISBN: 9789268231807 9789268231814\nISSN: 1831-9424, 1018-5593\nDOI: 10.2760/3105205","title":"Delivering the EU Green Deal - Progress towards targets","URL":"https://publications.jrc.ec.europa.eu/repository/handle/JRC140372","author":[{"family":"Marelli","given":"Luisa"},{"family":"Trane","given":"Matteo"},{"family":"Barbero","given":"VIGNOLA Giulia"},{"family":"Gastaldi","given":"Chiara"},{"family":"Guerreiro","given":"MIGUEL Mecia"},{"family":"Delgado","given":"CALLICÓ Laia"},{"family":"Borchardt","given":"Steve"},{"family":"Mancini","given":"Lucia"},{"family":"Sanye","given":"MENGUAL Esther"},{"family":"Gourdon","given":"Thomas"},{"family":"Maroni","given":"Michele"},{"family":"Georgakaki","given":"Aliki"},{"family":"Seigneur","given":"Isabelle"},{"family":"M'barek","given":"Robert"},{"family":"Acs","given":"Szvetlana"},{"family":"Listorti","given":"Giulia"},{"family":"Bosco","given":"Simona"},{"family":"Contipelli","given":"Louisa"},{"family":"Dentener","given":"Frank"},{"family":"Dowling","given":"Paul"},{"family":"Grassi","given":"Giacomo"},{"family":"Korosuo","given":"Anu"},{"family":"Manca","given":"Giovanni"},{"family":"Migliavacca","given":"Mirco"},{"family":"Sikora","given":"Przemyslaw"},{"family":"Weitzel","given":"Matthias"},{"family":"Acosta","given":"IBORRA Beatriz"},{"family":"Arrigoni","given":"Alessandro"},{"family":"Bavetta","given":"Maurizio"},{"family":"Bertoldi","given":"Paolo"},{"family":"Bolard","given":"Julien"},{"family":"Bravo","given":"DIAZ Laura"},{"family":"Carlsson","given":"Johan"},{"family":"Castellazzi","given":"Luca"},{"family":"Dagostino","given":"Delia"},{"family":"Della","given":"VALLE Nives"},{"family":"Dolci","given":"Francesco"},{"family":"Dunlop","given":"Ewan Duncan"},{"family":"Hidalgo","given":"GONZALEZ Ignacio"},{"family":"Jaeger","given":"Waldau A."},{"family":"Maduta","given":"Carmen"},{"family":"Mc","given":"GOVERN Lucie"},{"family":"Meletiou","given":"Alexis"},{"family":"Szabo","given":"Sandor"},{"family":"Tapoglou","given":"Evdokia"},{"family":"Taylor","given":"Nigel"},{"family":"Tsemekidi","given":"TZEIRANAK Sofia"},{"family":"Amadei","given":"Andrea"},{"family":"Ardente","given":"Fulvio"},{"family":"Bobba","given":"Silvia"},{"family":"Bruchhausen","given":"Matthias"},{"family":"Coelho","given":"Fernando"},{"family":"De","given":"LAURENTIIS Valeria"},{"family":"Delre","given":"Antonio"},{"family":"Eder","given":"Peter"},{"family":"Egle","given":"Lukas"},{"family":"Foster","given":"Gillian"},{"family":"Cristobal","given":"GARCIA Jorge"},{"family":"Gaudillat","given":"Pierre"},{"family":"Georgitzikis","given":"Konstantinos"},{"family":"Huygens","given":"Dries"},{"family":"Lebedeva","given":"Natalia"},{"family":"Manfredi","given":"Simone"},{"family":"Mathieux","given":"Fabrice"},{"family":"Maury","given":"Thibaut"},{"family":"Orefice","given":"Martina"},{"family":"Pennington","given":"David"},{"family":"Pfrang","given":"Andreas"},{"family":"Pierri","given":"Erika"},{"family":"Saveyn","given":"Hans"},{"family":"Sala","given":"Serenella"},{"family":"Spiliotopoulos","given":"Christoforos"},{"family":"Tonini","given":"Davide"},{"family":"Ciuffo","given":"Biagio"},{"family":"Fontaras","given":"Georgios"},{"family":"Grosso","given":"Monica"},{"family":"Krause","given":"Jette"},{"family":"Lodi","given":"Chiara"},{"family":"Marotta","given":"Alessandro"},{"family":"Martini","given":"Giorgio"},{"family":"Scarlat","given":"Nicolae"},{"family":"Caivano","given":"Arnaldo"},{"family":"Catarino","given":"Rui"},{"family":"De","given":"JONG Beyhan"},{"family":"Druon","given":"Jean-Noel"},{"family":"Guerrero","given":"Irene"},{"family":"Gurria","given":"Patricia"},{"family":"Leite","given":"Joao"},{"family":"Olvedy","given":"Michael"},{"family":"Puerta","given":"PINERO Carolina"},{"family":"Tóth","given":"Katalin"},{"family":"Wollgast","given":"Jan"},{"family":"Addamo","given":"Anna"},{"family":"Barredo","given":"Jose I."},{"family":"Bopp","given":"Stephanie"},{"family":"Cardoso","given":"Ana Cristina"},{"family":"Dubois","given":"Gregoire"},{"family":"La","given":"NOTTE Alessandra"},{"family":"Marando","given":"Federica"},{"family":"Neuville","given":"Aude"},{"family":"Robuchon","given":"Marine"},{"family":"Paracchini","given":"Maria Luisa"},{"family":"Jones","given":"Arwyn"},{"family":"Panagos","given":"Panos"},{"family":"Tamborra","given":"Marialuisa"},{"family":"Vallecillo","given":"Sara"},{"family":"Van","given":"DER VELDE Marijn"},{"family":"Aschberger","given":"Karin"},{"family":"Astorga-Llorens","given":"Covadonga"},{"family":"Belz","given":"Susanne"},{"family":"Gawlik","given":"Bernd Manfred"},{"family":"Held","given":"Andrea"},{"family":"Lettieri","given":"Teresa"},{"family":"Pisoni","given":"Enrico"},{"family":"Pistocchi","given":"Alberto"},{"family":"Rauscher","given":"Hubert"},{"family":"Thunis","given":"Philippe"},{"family":"Wojda","given":"Piotr"},{"family":"Worth","given":"Andrew"},{"family":"Neuwahl","given":"Frederik"}],"accessed":{"date-parts":[["2025",2,5]]},"issued":{"date-parts":[["2025"]]}}}],"schema":"https://github.com/citation-style-language/schema/raw/master/csl-citation.json"} </w:instrText>
            </w:r>
            <w:r w:rsidR="00B15600">
              <w:rPr>
                <w:rFonts w:eastAsia="EC Square Sans Pro" w:cs="EC Square Sans Pro"/>
                <w:b/>
                <w:color w:val="FF0000"/>
                <w:highlight w:val="green"/>
              </w:rPr>
              <w:fldChar w:fldCharType="separate"/>
            </w:r>
            <w:r w:rsidR="00B15600" w:rsidRPr="00B15600">
              <w:rPr>
                <w:highlight w:val="green"/>
              </w:rPr>
              <w:t>[13]</w:t>
            </w:r>
            <w:r w:rsidR="00B15600">
              <w:rPr>
                <w:rFonts w:eastAsia="EC Square Sans Pro" w:cs="EC Square Sans Pro"/>
                <w:b/>
                <w:color w:val="FF0000"/>
                <w:highlight w:val="green"/>
              </w:rPr>
              <w:fldChar w:fldCharType="end"/>
            </w:r>
          </w:p>
        </w:tc>
        <w:tc>
          <w:tcPr>
            <w:tcW w:w="992" w:type="dxa"/>
            <w:tcMar>
              <w:left w:w="105" w:type="dxa"/>
              <w:right w:w="105" w:type="dxa"/>
            </w:tcMar>
            <w:vAlign w:val="center"/>
          </w:tcPr>
          <w:p w14:paraId="5E31BD9D" w14:textId="26674898" w:rsidR="00742CF0" w:rsidRPr="002643D8" w:rsidRDefault="00742CF0" w:rsidP="002643D8">
            <w:pPr>
              <w:pStyle w:val="JRCText"/>
              <w:spacing w:before="0" w:after="0"/>
              <w:rPr>
                <w:rFonts w:eastAsia="EC Square Sans Pro" w:cs="EC Square Sans Pro"/>
              </w:rPr>
            </w:pPr>
            <w:r w:rsidRPr="002643D8">
              <w:rPr>
                <w:rFonts w:eastAsia="EC Square Sans Pro" w:cs="EC Square Sans Pro"/>
                <w:b/>
              </w:rPr>
              <w:t>Legally binding</w:t>
            </w:r>
          </w:p>
        </w:tc>
        <w:tc>
          <w:tcPr>
            <w:tcW w:w="709" w:type="dxa"/>
            <w:tcMar>
              <w:left w:w="105" w:type="dxa"/>
              <w:right w:w="105" w:type="dxa"/>
            </w:tcMar>
            <w:vAlign w:val="center"/>
          </w:tcPr>
          <w:p w14:paraId="28FDF0AF" w14:textId="75750234" w:rsidR="00742CF0" w:rsidRPr="006779C9" w:rsidRDefault="00742CF0" w:rsidP="002643D8">
            <w:pPr>
              <w:pStyle w:val="JRCText"/>
              <w:spacing w:before="0" w:after="0"/>
              <w:rPr>
                <w:rFonts w:eastAsia="EC Square Sans Pro" w:cs="EC Square Sans Pro"/>
              </w:rPr>
            </w:pPr>
            <w:r>
              <w:rPr>
                <w:rFonts w:eastAsia="EC Square Sans Pro" w:cs="EC Square Sans Pro"/>
                <w:b/>
                <w:bCs/>
              </w:rPr>
              <w:t>GTT</w:t>
            </w:r>
            <w:r w:rsidRPr="006779C9">
              <w:rPr>
                <w:rFonts w:eastAsia="EC Square Sans Pro" w:cs="EC Square Sans Pro"/>
                <w:b/>
              </w:rPr>
              <w:t xml:space="preserve"> on track</w:t>
            </w:r>
          </w:p>
        </w:tc>
        <w:tc>
          <w:tcPr>
            <w:tcW w:w="992" w:type="dxa"/>
            <w:tcMar>
              <w:left w:w="105" w:type="dxa"/>
              <w:right w:w="105" w:type="dxa"/>
            </w:tcMar>
            <w:vAlign w:val="center"/>
          </w:tcPr>
          <w:p w14:paraId="54985582" w14:textId="24E275F6" w:rsidR="00742CF0" w:rsidRPr="00C40697" w:rsidRDefault="00742CF0" w:rsidP="002643D8">
            <w:pPr>
              <w:pStyle w:val="JRCText"/>
              <w:spacing w:before="0" w:after="0"/>
              <w:rPr>
                <w:rFonts w:eastAsia="EC Square Sans Pro" w:cs="EC Square Sans Pro"/>
              </w:rPr>
            </w:pPr>
            <w:r>
              <w:rPr>
                <w:rFonts w:eastAsia="EC Square Sans Pro" w:cs="EC Square Sans Pro"/>
                <w:b/>
                <w:bCs/>
              </w:rPr>
              <w:t>GTT</w:t>
            </w:r>
            <w:r w:rsidRPr="006779C9">
              <w:rPr>
                <w:rFonts w:eastAsia="EC Square Sans Pro" w:cs="EC Square Sans Pro"/>
                <w:b/>
              </w:rPr>
              <w:t xml:space="preserve"> ambitions</w:t>
            </w:r>
          </w:p>
        </w:tc>
      </w:tr>
      <w:tr w:rsidR="00742CF0" w:rsidRPr="00742CF0" w14:paraId="1BC98B3C" w14:textId="77777777" w:rsidTr="00E02BCD">
        <w:trPr>
          <w:trHeight w:val="300"/>
        </w:trPr>
        <w:tc>
          <w:tcPr>
            <w:tcW w:w="4954" w:type="dxa"/>
            <w:tcMar>
              <w:left w:w="105" w:type="dxa"/>
              <w:right w:w="105" w:type="dxa"/>
            </w:tcMar>
            <w:vAlign w:val="center"/>
          </w:tcPr>
          <w:p w14:paraId="0A1871DE" w14:textId="5CE8FB57" w:rsidR="00742CF0" w:rsidRPr="00C40697" w:rsidRDefault="00742CF0" w:rsidP="006779C9">
            <w:pPr>
              <w:pStyle w:val="JRCText"/>
              <w:spacing w:before="0" w:after="0"/>
              <w:rPr>
                <w:rFonts w:ascii="Calibri" w:hAnsi="Calibri" w:cs="Calibri"/>
              </w:rPr>
            </w:pPr>
            <w:r w:rsidRPr="006779C9">
              <w:rPr>
                <w:rFonts w:eastAsia="EC Square Sans Pro" w:cs="EC Square Sans Pro"/>
              </w:rPr>
              <w:t>Member States shall determine an indicative national share of renewable energy produced on-site or nearby as well as renewable energy taken from the grid in final energy consumption in their building sector in 2030 that is consistent with an indicative target of at least a 49 % share of energy from renewable sources in the building sector in the Union’s final energy consumption in buildings in 2030</w:t>
            </w:r>
            <w:r w:rsidRPr="00C40697">
              <w:rPr>
                <w:rFonts w:ascii="Calibri" w:hAnsi="Calibri" w:cs="Calibri"/>
              </w:rPr>
              <w:t> </w:t>
            </w:r>
          </w:p>
        </w:tc>
        <w:tc>
          <w:tcPr>
            <w:tcW w:w="1417" w:type="dxa"/>
            <w:tcMar>
              <w:left w:w="105" w:type="dxa"/>
              <w:right w:w="105" w:type="dxa"/>
            </w:tcMar>
            <w:vAlign w:val="center"/>
          </w:tcPr>
          <w:p w14:paraId="77111483" w14:textId="5A9D8DCA" w:rsidR="00742CF0" w:rsidRPr="00C40697" w:rsidRDefault="00742CF0" w:rsidP="00C40697">
            <w:pPr>
              <w:pStyle w:val="JRCText"/>
              <w:spacing w:before="0" w:after="0"/>
              <w:rPr>
                <w:rFonts w:eastAsia="EC Square Sans Pro" w:cs="EC Square Sans Pro"/>
              </w:rPr>
            </w:pPr>
            <w:r w:rsidRPr="00C40697">
              <w:rPr>
                <w:rFonts w:eastAsia="EC Square Sans Pro" w:cs="EC Square Sans Pro"/>
              </w:rPr>
              <w:t>No data</w:t>
            </w:r>
          </w:p>
        </w:tc>
        <w:tc>
          <w:tcPr>
            <w:tcW w:w="992" w:type="dxa"/>
            <w:tcMar>
              <w:left w:w="105" w:type="dxa"/>
              <w:right w:w="105" w:type="dxa"/>
            </w:tcMar>
            <w:vAlign w:val="center"/>
          </w:tcPr>
          <w:p w14:paraId="63DF37ED" w14:textId="24428BCD" w:rsidR="00742CF0" w:rsidRPr="002643D8" w:rsidRDefault="00742CF0" w:rsidP="002643D8">
            <w:pPr>
              <w:pStyle w:val="JRCText"/>
              <w:spacing w:before="0" w:after="0"/>
              <w:rPr>
                <w:rFonts w:eastAsia="EC Square Sans Pro" w:cs="EC Square Sans Pro"/>
              </w:rPr>
            </w:pPr>
            <w:r w:rsidRPr="002643D8">
              <w:rPr>
                <w:rFonts w:eastAsia="EC Square Sans Pro" w:cs="EC Square Sans Pro"/>
              </w:rPr>
              <w:t>Yes</w:t>
            </w:r>
          </w:p>
        </w:tc>
        <w:tc>
          <w:tcPr>
            <w:tcW w:w="709" w:type="dxa"/>
            <w:tcMar>
              <w:left w:w="105" w:type="dxa"/>
              <w:right w:w="105" w:type="dxa"/>
            </w:tcMar>
            <w:vAlign w:val="center"/>
          </w:tcPr>
          <w:p w14:paraId="606D6EFA" w14:textId="767F53BB" w:rsidR="00742CF0" w:rsidRPr="002643D8" w:rsidRDefault="00742CF0" w:rsidP="002643D8">
            <w:pPr>
              <w:spacing w:before="0" w:after="0"/>
              <w:rPr>
                <w:rFonts w:eastAsia="EC Square Sans Pro" w:cs="EC Square Sans Pro"/>
              </w:rPr>
            </w:pPr>
          </w:p>
        </w:tc>
        <w:tc>
          <w:tcPr>
            <w:tcW w:w="992" w:type="dxa"/>
            <w:tcMar>
              <w:left w:w="105" w:type="dxa"/>
              <w:right w:w="105" w:type="dxa"/>
            </w:tcMar>
            <w:vAlign w:val="center"/>
          </w:tcPr>
          <w:p w14:paraId="69F2EE7F" w14:textId="45733FED" w:rsidR="00742CF0" w:rsidRPr="002643D8" w:rsidRDefault="00742CF0" w:rsidP="002643D8">
            <w:pPr>
              <w:pStyle w:val="JRCText"/>
              <w:spacing w:before="0" w:after="0"/>
              <w:rPr>
                <w:rFonts w:eastAsia="EC Square Sans Pro" w:cs="EC Square Sans Pro"/>
              </w:rPr>
            </w:pPr>
            <w:r w:rsidRPr="002643D8">
              <w:rPr>
                <w:rFonts w:eastAsia="EC Square Sans Pro" w:cs="EC Square Sans Pro"/>
                <w:b/>
              </w:rPr>
              <w:t>X</w:t>
            </w:r>
          </w:p>
        </w:tc>
      </w:tr>
      <w:tr w:rsidR="00742CF0" w:rsidRPr="00742CF0" w14:paraId="20E323AF" w14:textId="77777777" w:rsidTr="00E02BCD">
        <w:trPr>
          <w:trHeight w:val="300"/>
        </w:trPr>
        <w:tc>
          <w:tcPr>
            <w:tcW w:w="4954" w:type="dxa"/>
            <w:tcMar>
              <w:left w:w="105" w:type="dxa"/>
              <w:right w:w="105" w:type="dxa"/>
            </w:tcMar>
            <w:vAlign w:val="center"/>
          </w:tcPr>
          <w:p w14:paraId="7CB9C833" w14:textId="43DE82ED" w:rsidR="00742CF0" w:rsidRPr="006779C9" w:rsidRDefault="00742CF0" w:rsidP="006779C9">
            <w:pPr>
              <w:pStyle w:val="JRCText"/>
              <w:spacing w:before="0" w:after="0"/>
              <w:rPr>
                <w:rFonts w:eastAsia="EC Square Sans Pro" w:cs="EC Square Sans Pro"/>
              </w:rPr>
            </w:pPr>
            <w:r w:rsidRPr="006779C9">
              <w:rPr>
                <w:rFonts w:eastAsia="EC Square Sans Pro" w:cs="EC Square Sans Pro"/>
              </w:rPr>
              <w:t>Reduce buildings' final energy consumption by 14%</w:t>
            </w:r>
          </w:p>
        </w:tc>
        <w:tc>
          <w:tcPr>
            <w:tcW w:w="1417" w:type="dxa"/>
            <w:tcMar>
              <w:left w:w="105" w:type="dxa"/>
              <w:right w:w="105" w:type="dxa"/>
            </w:tcMar>
            <w:vAlign w:val="center"/>
          </w:tcPr>
          <w:p w14:paraId="42D08251" w14:textId="1A1A7DF3" w:rsidR="00742CF0" w:rsidRPr="00575B0D" w:rsidRDefault="00742CF0" w:rsidP="00C40697">
            <w:pPr>
              <w:pStyle w:val="JRCText"/>
              <w:spacing w:before="0" w:after="0"/>
              <w:rPr>
                <w:rFonts w:eastAsia="EC Square Sans Pro" w:cs="EC Square Sans Pro"/>
              </w:rPr>
            </w:pPr>
            <w:r w:rsidRPr="00C40697">
              <w:rPr>
                <w:rFonts w:eastAsia="EC Square Sans Pro" w:cs="EC Square Sans Pro"/>
              </w:rPr>
              <w:t>Acc</w:t>
            </w:r>
            <w:r w:rsidRPr="00575B0D">
              <w:rPr>
                <w:rFonts w:eastAsia="EC Square Sans Pro" w:cs="EC Square Sans Pro"/>
              </w:rPr>
              <w:t>eleration needed</w:t>
            </w:r>
          </w:p>
        </w:tc>
        <w:tc>
          <w:tcPr>
            <w:tcW w:w="992" w:type="dxa"/>
            <w:tcMar>
              <w:left w:w="105" w:type="dxa"/>
              <w:right w:w="105" w:type="dxa"/>
            </w:tcMar>
            <w:vAlign w:val="center"/>
          </w:tcPr>
          <w:p w14:paraId="3A5BBEC8" w14:textId="6265B973" w:rsidR="00742CF0" w:rsidRPr="002643D8" w:rsidRDefault="00742CF0" w:rsidP="002643D8">
            <w:pPr>
              <w:pStyle w:val="JRCText"/>
              <w:spacing w:before="0" w:after="0"/>
              <w:rPr>
                <w:rFonts w:eastAsia="EC Square Sans Pro" w:cs="EC Square Sans Pro"/>
              </w:rPr>
            </w:pPr>
            <w:r w:rsidRPr="002643D8">
              <w:rPr>
                <w:rFonts w:eastAsia="EC Square Sans Pro" w:cs="EC Square Sans Pro"/>
              </w:rPr>
              <w:t>No</w:t>
            </w:r>
          </w:p>
        </w:tc>
        <w:tc>
          <w:tcPr>
            <w:tcW w:w="709" w:type="dxa"/>
            <w:tcMar>
              <w:left w:w="105" w:type="dxa"/>
              <w:right w:w="105" w:type="dxa"/>
            </w:tcMar>
            <w:vAlign w:val="center"/>
          </w:tcPr>
          <w:p w14:paraId="411148C3" w14:textId="165902E5" w:rsidR="00742CF0" w:rsidRPr="002643D8" w:rsidRDefault="00742CF0" w:rsidP="002643D8">
            <w:pPr>
              <w:spacing w:before="0" w:after="0"/>
              <w:rPr>
                <w:rFonts w:eastAsia="EC Square Sans Pro" w:cs="EC Square Sans Pro"/>
              </w:rPr>
            </w:pPr>
          </w:p>
        </w:tc>
        <w:tc>
          <w:tcPr>
            <w:tcW w:w="992" w:type="dxa"/>
            <w:tcMar>
              <w:left w:w="105" w:type="dxa"/>
              <w:right w:w="105" w:type="dxa"/>
            </w:tcMar>
            <w:vAlign w:val="center"/>
          </w:tcPr>
          <w:p w14:paraId="6A249FFD" w14:textId="786DD99E" w:rsidR="00742CF0" w:rsidRPr="005A1BC3" w:rsidRDefault="00742CF0" w:rsidP="002643D8">
            <w:pPr>
              <w:pStyle w:val="JRCText"/>
              <w:spacing w:before="0" w:after="0"/>
              <w:rPr>
                <w:rFonts w:eastAsia="EC Square Sans Pro" w:cs="EC Square Sans Pro"/>
              </w:rPr>
            </w:pPr>
            <w:r w:rsidRPr="002643D8">
              <w:rPr>
                <w:rFonts w:eastAsia="EC Square Sans Pro" w:cs="EC Square Sans Pro"/>
                <w:b/>
              </w:rPr>
              <w:t>X</w:t>
            </w:r>
          </w:p>
        </w:tc>
      </w:tr>
      <w:tr w:rsidR="00742CF0" w:rsidRPr="00742CF0" w14:paraId="27D44C3A" w14:textId="77777777" w:rsidTr="00E02BCD">
        <w:trPr>
          <w:trHeight w:val="300"/>
        </w:trPr>
        <w:tc>
          <w:tcPr>
            <w:tcW w:w="4954" w:type="dxa"/>
            <w:tcMar>
              <w:left w:w="105" w:type="dxa"/>
              <w:right w:w="105" w:type="dxa"/>
            </w:tcMar>
            <w:vAlign w:val="center"/>
          </w:tcPr>
          <w:p w14:paraId="317E66C0" w14:textId="6CE42765" w:rsidR="00742CF0" w:rsidRPr="006779C9" w:rsidRDefault="00742CF0" w:rsidP="006779C9">
            <w:pPr>
              <w:pStyle w:val="JRCText"/>
              <w:spacing w:before="0" w:after="0"/>
              <w:rPr>
                <w:rFonts w:eastAsia="EC Square Sans Pro" w:cs="EC Square Sans Pro"/>
              </w:rPr>
            </w:pPr>
            <w:r w:rsidRPr="006779C9">
              <w:rPr>
                <w:rFonts w:eastAsia="EC Square Sans Pro" w:cs="EC Square Sans Pro"/>
              </w:rPr>
              <w:t>Reduce buildings' energy consumption for heating and cooling by 18%</w:t>
            </w:r>
          </w:p>
        </w:tc>
        <w:tc>
          <w:tcPr>
            <w:tcW w:w="1417" w:type="dxa"/>
            <w:tcMar>
              <w:left w:w="105" w:type="dxa"/>
              <w:right w:w="105" w:type="dxa"/>
            </w:tcMar>
            <w:vAlign w:val="center"/>
          </w:tcPr>
          <w:p w14:paraId="3FDCAE36" w14:textId="25805DB3" w:rsidR="00742CF0" w:rsidRPr="00C40697" w:rsidRDefault="00742CF0" w:rsidP="00C40697">
            <w:pPr>
              <w:pStyle w:val="JRCText"/>
              <w:spacing w:before="0" w:after="0"/>
              <w:rPr>
                <w:rFonts w:eastAsia="EC Square Sans Pro" w:cs="EC Square Sans Pro"/>
              </w:rPr>
            </w:pPr>
            <w:r w:rsidRPr="00C40697">
              <w:rPr>
                <w:rFonts w:eastAsia="EC Square Sans Pro" w:cs="EC Square Sans Pro"/>
              </w:rPr>
              <w:t>Acceleration needed</w:t>
            </w:r>
          </w:p>
        </w:tc>
        <w:tc>
          <w:tcPr>
            <w:tcW w:w="992" w:type="dxa"/>
            <w:tcMar>
              <w:left w:w="105" w:type="dxa"/>
              <w:right w:w="105" w:type="dxa"/>
            </w:tcMar>
            <w:vAlign w:val="center"/>
          </w:tcPr>
          <w:p w14:paraId="3B8391FE" w14:textId="3AD2C351" w:rsidR="00742CF0" w:rsidRPr="002643D8" w:rsidRDefault="00742CF0" w:rsidP="002643D8">
            <w:pPr>
              <w:pStyle w:val="JRCText"/>
              <w:spacing w:before="0" w:after="0"/>
              <w:rPr>
                <w:rFonts w:eastAsia="EC Square Sans Pro" w:cs="EC Square Sans Pro"/>
              </w:rPr>
            </w:pPr>
            <w:r w:rsidRPr="002643D8">
              <w:rPr>
                <w:rFonts w:eastAsia="EC Square Sans Pro" w:cs="EC Square Sans Pro"/>
              </w:rPr>
              <w:t>No</w:t>
            </w:r>
          </w:p>
        </w:tc>
        <w:tc>
          <w:tcPr>
            <w:tcW w:w="709" w:type="dxa"/>
            <w:tcMar>
              <w:left w:w="105" w:type="dxa"/>
              <w:right w:w="105" w:type="dxa"/>
            </w:tcMar>
            <w:vAlign w:val="center"/>
          </w:tcPr>
          <w:p w14:paraId="6A794118" w14:textId="4CB3A0DF" w:rsidR="00742CF0" w:rsidRPr="002643D8" w:rsidRDefault="00742CF0" w:rsidP="002643D8">
            <w:pPr>
              <w:spacing w:before="0" w:after="0"/>
              <w:rPr>
                <w:rFonts w:eastAsia="EC Square Sans Pro" w:cs="EC Square Sans Pro"/>
              </w:rPr>
            </w:pPr>
          </w:p>
        </w:tc>
        <w:tc>
          <w:tcPr>
            <w:tcW w:w="992" w:type="dxa"/>
            <w:tcMar>
              <w:left w:w="105" w:type="dxa"/>
              <w:right w:w="105" w:type="dxa"/>
            </w:tcMar>
            <w:vAlign w:val="center"/>
          </w:tcPr>
          <w:p w14:paraId="6079D3AC" w14:textId="71A9A8A1" w:rsidR="00742CF0" w:rsidRPr="005A1BC3" w:rsidRDefault="00742CF0" w:rsidP="002643D8">
            <w:pPr>
              <w:pStyle w:val="JRCText"/>
              <w:spacing w:before="0" w:after="0"/>
              <w:rPr>
                <w:rFonts w:eastAsia="EC Square Sans Pro" w:cs="EC Square Sans Pro"/>
              </w:rPr>
            </w:pPr>
            <w:r w:rsidRPr="002643D8">
              <w:rPr>
                <w:rFonts w:eastAsia="EC Square Sans Pro" w:cs="EC Square Sans Pro"/>
                <w:b/>
              </w:rPr>
              <w:t>X</w:t>
            </w:r>
          </w:p>
        </w:tc>
      </w:tr>
      <w:tr w:rsidR="00742CF0" w:rsidRPr="00742CF0" w14:paraId="4854AE9F" w14:textId="77777777" w:rsidTr="00E02BCD">
        <w:trPr>
          <w:trHeight w:val="300"/>
        </w:trPr>
        <w:tc>
          <w:tcPr>
            <w:tcW w:w="4954" w:type="dxa"/>
            <w:tcMar>
              <w:left w:w="105" w:type="dxa"/>
              <w:right w:w="105" w:type="dxa"/>
            </w:tcMar>
            <w:vAlign w:val="center"/>
          </w:tcPr>
          <w:p w14:paraId="03C26C6C" w14:textId="09921A5A" w:rsidR="00742CF0" w:rsidRPr="00C40697" w:rsidRDefault="00742CF0" w:rsidP="006779C9">
            <w:pPr>
              <w:pStyle w:val="JRCText"/>
              <w:spacing w:before="0" w:after="0"/>
              <w:rPr>
                <w:rFonts w:eastAsia="EC Square Sans Pro" w:cs="EC Square Sans Pro"/>
              </w:rPr>
            </w:pPr>
            <w:r w:rsidRPr="006779C9">
              <w:rPr>
                <w:rFonts w:eastAsia="EC Square Sans Pro" w:cs="EC Square Sans Pro"/>
              </w:rPr>
              <w:t>At least double the annual energy renovation rate of residential and non-residential buildings by 2030 and to foster deep energy renovati</w:t>
            </w:r>
            <w:r w:rsidRPr="00C40697">
              <w:rPr>
                <w:rFonts w:eastAsia="EC Square Sans Pro" w:cs="EC Square Sans Pro"/>
              </w:rPr>
              <w:t>ons</w:t>
            </w:r>
          </w:p>
        </w:tc>
        <w:tc>
          <w:tcPr>
            <w:tcW w:w="1417" w:type="dxa"/>
            <w:tcMar>
              <w:left w:w="105" w:type="dxa"/>
              <w:right w:w="105" w:type="dxa"/>
            </w:tcMar>
            <w:vAlign w:val="center"/>
          </w:tcPr>
          <w:p w14:paraId="0CA440E4" w14:textId="4F79588A" w:rsidR="00742CF0" w:rsidRPr="00C40697" w:rsidRDefault="00742CF0" w:rsidP="00C40697">
            <w:pPr>
              <w:pStyle w:val="JRCText"/>
              <w:spacing w:before="0" w:after="0"/>
              <w:rPr>
                <w:rFonts w:eastAsia="EC Square Sans Pro" w:cs="EC Square Sans Pro"/>
              </w:rPr>
            </w:pPr>
            <w:r w:rsidRPr="00C40697">
              <w:rPr>
                <w:rFonts w:eastAsia="EC Square Sans Pro" w:cs="EC Square Sans Pro"/>
              </w:rPr>
              <w:t>Acceleration needed</w:t>
            </w:r>
          </w:p>
        </w:tc>
        <w:tc>
          <w:tcPr>
            <w:tcW w:w="992" w:type="dxa"/>
            <w:tcMar>
              <w:left w:w="105" w:type="dxa"/>
              <w:right w:w="105" w:type="dxa"/>
            </w:tcMar>
            <w:vAlign w:val="center"/>
          </w:tcPr>
          <w:p w14:paraId="14D53FD8" w14:textId="3AB975A8" w:rsidR="00742CF0" w:rsidRPr="002643D8" w:rsidRDefault="00742CF0" w:rsidP="002643D8">
            <w:pPr>
              <w:pStyle w:val="JRCText"/>
              <w:spacing w:before="0" w:after="0"/>
              <w:rPr>
                <w:rFonts w:eastAsia="EC Square Sans Pro" w:cs="EC Square Sans Pro"/>
              </w:rPr>
            </w:pPr>
            <w:r w:rsidRPr="002643D8">
              <w:rPr>
                <w:rFonts w:eastAsia="EC Square Sans Pro" w:cs="EC Square Sans Pro"/>
              </w:rPr>
              <w:t>No</w:t>
            </w:r>
          </w:p>
        </w:tc>
        <w:tc>
          <w:tcPr>
            <w:tcW w:w="709" w:type="dxa"/>
            <w:tcMar>
              <w:left w:w="105" w:type="dxa"/>
              <w:right w:w="105" w:type="dxa"/>
            </w:tcMar>
            <w:vAlign w:val="center"/>
          </w:tcPr>
          <w:p w14:paraId="61548168" w14:textId="4898F98D" w:rsidR="00742CF0" w:rsidRPr="002643D8" w:rsidRDefault="00742CF0" w:rsidP="002643D8">
            <w:pPr>
              <w:spacing w:before="0" w:after="0"/>
              <w:rPr>
                <w:rFonts w:eastAsia="EC Square Sans Pro" w:cs="EC Square Sans Pro"/>
              </w:rPr>
            </w:pPr>
          </w:p>
        </w:tc>
        <w:tc>
          <w:tcPr>
            <w:tcW w:w="992" w:type="dxa"/>
            <w:tcMar>
              <w:left w:w="105" w:type="dxa"/>
              <w:right w:w="105" w:type="dxa"/>
            </w:tcMar>
            <w:vAlign w:val="center"/>
          </w:tcPr>
          <w:p w14:paraId="1F80FE3E" w14:textId="440C4DDD" w:rsidR="00742CF0" w:rsidRPr="005A1BC3" w:rsidRDefault="00742CF0" w:rsidP="002643D8">
            <w:pPr>
              <w:pStyle w:val="JRCText"/>
              <w:spacing w:before="0" w:after="0"/>
              <w:rPr>
                <w:rFonts w:eastAsia="EC Square Sans Pro" w:cs="EC Square Sans Pro"/>
              </w:rPr>
            </w:pPr>
            <w:r w:rsidRPr="002643D8">
              <w:rPr>
                <w:rFonts w:eastAsia="EC Square Sans Pro" w:cs="EC Square Sans Pro"/>
                <w:b/>
              </w:rPr>
              <w:t>X</w:t>
            </w:r>
          </w:p>
        </w:tc>
      </w:tr>
      <w:tr w:rsidR="00742CF0" w:rsidRPr="00742CF0" w14:paraId="414D065E" w14:textId="77777777" w:rsidTr="00E02BCD">
        <w:trPr>
          <w:trHeight w:val="300"/>
        </w:trPr>
        <w:tc>
          <w:tcPr>
            <w:tcW w:w="4954" w:type="dxa"/>
            <w:tcMar>
              <w:left w:w="105" w:type="dxa"/>
              <w:right w:w="105" w:type="dxa"/>
            </w:tcMar>
            <w:vAlign w:val="center"/>
          </w:tcPr>
          <w:p w14:paraId="10463B74" w14:textId="7D113D83" w:rsidR="00742CF0" w:rsidRPr="006779C9" w:rsidRDefault="00742CF0" w:rsidP="006779C9">
            <w:pPr>
              <w:pStyle w:val="JRCText"/>
              <w:spacing w:before="0" w:after="0"/>
              <w:rPr>
                <w:rFonts w:eastAsia="EC Square Sans Pro" w:cs="EC Square Sans Pro"/>
              </w:rPr>
            </w:pPr>
            <w:r w:rsidRPr="006779C9">
              <w:rPr>
                <w:rFonts w:eastAsia="EC Square Sans Pro" w:cs="EC Square Sans Pro"/>
              </w:rPr>
              <w:t>Indicative national targets aiming to achieve the deep renovation of at least 35 million building units by 2030 to support reaching an annual energy renovation rate of 3 % or more for the period till 2050</w:t>
            </w:r>
          </w:p>
        </w:tc>
        <w:tc>
          <w:tcPr>
            <w:tcW w:w="1417" w:type="dxa"/>
            <w:tcMar>
              <w:left w:w="105" w:type="dxa"/>
              <w:right w:w="105" w:type="dxa"/>
            </w:tcMar>
            <w:vAlign w:val="center"/>
          </w:tcPr>
          <w:p w14:paraId="46F4A68A" w14:textId="32965774" w:rsidR="00742CF0" w:rsidRPr="00C40697" w:rsidRDefault="00742CF0" w:rsidP="00C40697">
            <w:pPr>
              <w:pStyle w:val="JRCText"/>
              <w:spacing w:before="0" w:after="0"/>
              <w:rPr>
                <w:rFonts w:eastAsia="EC Square Sans Pro" w:cs="EC Square Sans Pro"/>
              </w:rPr>
            </w:pPr>
            <w:r w:rsidRPr="00C40697">
              <w:rPr>
                <w:rFonts w:eastAsia="EC Square Sans Pro" w:cs="EC Square Sans Pro"/>
              </w:rPr>
              <w:t>Not considered</w:t>
            </w:r>
          </w:p>
        </w:tc>
        <w:tc>
          <w:tcPr>
            <w:tcW w:w="992" w:type="dxa"/>
            <w:tcMar>
              <w:left w:w="105" w:type="dxa"/>
              <w:right w:w="105" w:type="dxa"/>
            </w:tcMar>
            <w:vAlign w:val="center"/>
          </w:tcPr>
          <w:p w14:paraId="70D3F480" w14:textId="4C2A18B5" w:rsidR="00742CF0" w:rsidRPr="002643D8" w:rsidRDefault="00742CF0" w:rsidP="002643D8">
            <w:pPr>
              <w:pStyle w:val="JRCText"/>
              <w:spacing w:before="0" w:after="0"/>
              <w:rPr>
                <w:rFonts w:eastAsia="EC Square Sans Pro" w:cs="EC Square Sans Pro"/>
              </w:rPr>
            </w:pPr>
            <w:r w:rsidRPr="002643D8">
              <w:rPr>
                <w:rFonts w:eastAsia="EC Square Sans Pro" w:cs="EC Square Sans Pro"/>
              </w:rPr>
              <w:t>No (Ambition)</w:t>
            </w:r>
          </w:p>
        </w:tc>
        <w:tc>
          <w:tcPr>
            <w:tcW w:w="709" w:type="dxa"/>
            <w:tcMar>
              <w:left w:w="105" w:type="dxa"/>
              <w:right w:w="105" w:type="dxa"/>
            </w:tcMar>
            <w:vAlign w:val="center"/>
          </w:tcPr>
          <w:p w14:paraId="2F04EA55" w14:textId="78FE0461" w:rsidR="00742CF0" w:rsidRPr="002643D8" w:rsidRDefault="00742CF0" w:rsidP="002643D8">
            <w:pPr>
              <w:spacing w:before="0" w:after="0"/>
              <w:rPr>
                <w:rFonts w:eastAsia="EC Square Sans Pro" w:cs="EC Square Sans Pro"/>
              </w:rPr>
            </w:pPr>
          </w:p>
        </w:tc>
        <w:tc>
          <w:tcPr>
            <w:tcW w:w="992" w:type="dxa"/>
            <w:tcMar>
              <w:left w:w="105" w:type="dxa"/>
              <w:right w:w="105" w:type="dxa"/>
            </w:tcMar>
            <w:vAlign w:val="center"/>
          </w:tcPr>
          <w:p w14:paraId="4B6758DF" w14:textId="71F90F5A" w:rsidR="00742CF0" w:rsidRPr="00723565" w:rsidRDefault="00742CF0" w:rsidP="002643D8">
            <w:pPr>
              <w:pStyle w:val="JRCText"/>
              <w:spacing w:before="0" w:after="0"/>
              <w:rPr>
                <w:rFonts w:eastAsia="EC Square Sans Pro" w:cs="EC Square Sans Pro"/>
              </w:rPr>
            </w:pPr>
            <w:r w:rsidRPr="005A1BC3">
              <w:rPr>
                <w:rFonts w:eastAsia="EC Square Sans Pro" w:cs="EC Square Sans Pro"/>
                <w:b/>
              </w:rPr>
              <w:t>X</w:t>
            </w:r>
          </w:p>
        </w:tc>
      </w:tr>
    </w:tbl>
    <w:p w14:paraId="77BEDDAF" w14:textId="7C2BF400" w:rsidR="19E95291" w:rsidRDefault="19E95291" w:rsidP="006779C9">
      <w:pPr>
        <w:rPr>
          <w:rFonts w:eastAsia="EC Square Sans Pro" w:cs="EC Square Sans Pro"/>
          <w:color w:val="000000" w:themeColor="text1"/>
          <w:sz w:val="22"/>
          <w:szCs w:val="22"/>
        </w:rPr>
      </w:pPr>
    </w:p>
    <w:p w14:paraId="718B4BA0" w14:textId="46A2D020" w:rsidR="00B26BFB" w:rsidRPr="00AE0C9D" w:rsidRDefault="3BD8C675" w:rsidP="006779C9">
      <w:pPr>
        <w:pStyle w:val="JRCLevel-3title"/>
        <w:rPr>
          <w:rFonts w:eastAsia="EC Square Sans Pro"/>
        </w:rPr>
      </w:pPr>
      <w:bookmarkStart w:id="409" w:name="_Toc191999864"/>
      <w:r w:rsidRPr="19E95291">
        <w:rPr>
          <w:rFonts w:eastAsia="EC Square Sans Pro"/>
        </w:rPr>
        <w:t>Cross cutting: energy, transport, waste treatment, recycling and packaging</w:t>
      </w:r>
      <w:bookmarkEnd w:id="409"/>
    </w:p>
    <w:p w14:paraId="4A889653" w14:textId="3A09BB6A" w:rsidR="00B26BFB" w:rsidRPr="00BA5FBD" w:rsidRDefault="00B26BFB" w:rsidP="00B26BFB">
      <w:pPr>
        <w:pStyle w:val="JRCTextbulletedlist1"/>
        <w:rPr>
          <w:rFonts w:eastAsia="EC Square Sans Pro" w:cs="EC Square Sans Pro"/>
          <w:color w:val="000000" w:themeColor="text1"/>
          <w:sz w:val="22"/>
          <w:szCs w:val="22"/>
        </w:rPr>
      </w:pPr>
      <w:r w:rsidRPr="00BA5FBD">
        <w:rPr>
          <w:color w:val="2B579A"/>
          <w:sz w:val="22"/>
          <w:szCs w:val="22"/>
          <w:shd w:val="clear" w:color="auto" w:fill="E6E6E6"/>
        </w:rPr>
        <w:fldChar w:fldCharType="begin"/>
      </w:r>
      <w:r w:rsidRPr="00BA5FBD">
        <w:rPr>
          <w:sz w:val="22"/>
          <w:szCs w:val="22"/>
        </w:rPr>
        <w:instrText xml:space="preserve"> REF _Ref176282366 \h </w:instrText>
      </w:r>
      <w:r w:rsidRPr="00BA5FBD">
        <w:rPr>
          <w:color w:val="2B579A"/>
          <w:sz w:val="22"/>
          <w:szCs w:val="22"/>
          <w:shd w:val="clear" w:color="auto" w:fill="E6E6E6"/>
        </w:rPr>
        <w:instrText xml:space="preserve"> \* MERGEFORMAT </w:instrText>
      </w:r>
      <w:r w:rsidRPr="00BA5FBD">
        <w:rPr>
          <w:color w:val="2B579A"/>
          <w:sz w:val="22"/>
          <w:szCs w:val="22"/>
          <w:shd w:val="clear" w:color="auto" w:fill="E6E6E6"/>
        </w:rPr>
      </w:r>
      <w:r w:rsidRPr="00BA5FBD">
        <w:rPr>
          <w:color w:val="2B579A"/>
          <w:sz w:val="22"/>
          <w:szCs w:val="22"/>
          <w:shd w:val="clear" w:color="auto" w:fill="E6E6E6"/>
        </w:rPr>
        <w:fldChar w:fldCharType="separate"/>
      </w:r>
      <w:r w:rsidRPr="00BA5FBD">
        <w:rPr>
          <w:sz w:val="22"/>
          <w:szCs w:val="22"/>
        </w:rPr>
        <w:t xml:space="preserve">Table </w:t>
      </w:r>
      <w:r w:rsidRPr="00BA5FBD">
        <w:rPr>
          <w:noProof/>
          <w:sz w:val="22"/>
          <w:szCs w:val="22"/>
        </w:rPr>
        <w:t>5</w:t>
      </w:r>
      <w:r w:rsidRPr="00BA5FBD">
        <w:rPr>
          <w:color w:val="2B579A"/>
          <w:sz w:val="22"/>
          <w:szCs w:val="22"/>
          <w:shd w:val="clear" w:color="auto" w:fill="E6E6E6"/>
        </w:rPr>
        <w:fldChar w:fldCharType="end"/>
      </w:r>
      <w:r w:rsidRPr="00BA5FBD">
        <w:rPr>
          <w:sz w:val="22"/>
          <w:szCs w:val="22"/>
        </w:rPr>
        <w:t xml:space="preserve"> shows the </w:t>
      </w:r>
      <w:r w:rsidR="00554CD9">
        <w:rPr>
          <w:b/>
          <w:bCs/>
          <w:sz w:val="22"/>
          <w:szCs w:val="22"/>
        </w:rPr>
        <w:t>20</w:t>
      </w:r>
      <w:r w:rsidRPr="00BA5FBD">
        <w:rPr>
          <w:b/>
          <w:bCs/>
          <w:sz w:val="22"/>
          <w:szCs w:val="22"/>
        </w:rPr>
        <w:t xml:space="preserve"> cross-cutting targets</w:t>
      </w:r>
      <w:r w:rsidRPr="00BA5FBD">
        <w:rPr>
          <w:sz w:val="22"/>
          <w:szCs w:val="22"/>
        </w:rPr>
        <w:t xml:space="preserve"> (i.e., targeting more than one baske</w:t>
      </w:r>
      <w:r w:rsidR="00AE0C9D" w:rsidRPr="00BA5FBD">
        <w:rPr>
          <w:sz w:val="22"/>
          <w:szCs w:val="22"/>
        </w:rPr>
        <w:t>t</w:t>
      </w:r>
      <w:r w:rsidRPr="00BA5FBD">
        <w:rPr>
          <w:sz w:val="22"/>
          <w:szCs w:val="22"/>
        </w:rPr>
        <w:t xml:space="preserve"> of products in the CF)</w:t>
      </w:r>
      <w:r w:rsidRPr="00BA5FBD">
        <w:rPr>
          <w:rFonts w:eastAsia="EC Square Sans Pro" w:cs="EC Square Sans Pro"/>
          <w:color w:val="000000" w:themeColor="text1"/>
          <w:sz w:val="22"/>
          <w:szCs w:val="22"/>
        </w:rPr>
        <w:t xml:space="preserve">. Due to the high importance of energy and circular economy for environmental impact </w:t>
      </w:r>
      <w:r w:rsidR="00554CD9">
        <w:rPr>
          <w:rFonts w:eastAsia="EC Square Sans Pro" w:cs="EC Square Sans Pro"/>
          <w:color w:val="000000" w:themeColor="text1"/>
          <w:sz w:val="22"/>
          <w:szCs w:val="22"/>
        </w:rPr>
        <w:t>5</w:t>
      </w:r>
      <w:r w:rsidR="00554CD9" w:rsidRPr="00BA5FBD">
        <w:rPr>
          <w:rFonts w:eastAsia="EC Square Sans Pro" w:cs="EC Square Sans Pro"/>
          <w:color w:val="000000" w:themeColor="text1"/>
          <w:sz w:val="22"/>
          <w:szCs w:val="22"/>
        </w:rPr>
        <w:t xml:space="preserve"> </w:t>
      </w:r>
      <w:r w:rsidRPr="00BA5FBD">
        <w:rPr>
          <w:rFonts w:eastAsia="EC Square Sans Pro" w:cs="EC Square Sans Pro"/>
          <w:color w:val="000000" w:themeColor="text1"/>
          <w:sz w:val="22"/>
          <w:szCs w:val="22"/>
        </w:rPr>
        <w:t xml:space="preserve">targets </w:t>
      </w:r>
      <w:r w:rsidR="00554CD9">
        <w:rPr>
          <w:rFonts w:eastAsia="EC Square Sans Pro" w:cs="EC Square Sans Pro"/>
          <w:color w:val="000000" w:themeColor="text1"/>
          <w:sz w:val="22"/>
          <w:szCs w:val="22"/>
        </w:rPr>
        <w:t xml:space="preserve">linked to energy expansion and recycling are considered as on track to be achieved, and </w:t>
      </w:r>
      <w:r w:rsidRPr="00BA5FBD">
        <w:rPr>
          <w:rFonts w:eastAsia="EC Square Sans Pro" w:cs="EC Square Sans Pro"/>
          <w:color w:val="000000" w:themeColor="text1"/>
          <w:sz w:val="22"/>
          <w:szCs w:val="22"/>
        </w:rPr>
        <w:t xml:space="preserve">included in the </w:t>
      </w:r>
      <w:r w:rsidRPr="00BA5FBD">
        <w:rPr>
          <w:rFonts w:eastAsia="EC Square Sans Pro" w:cs="EC Square Sans Pro"/>
          <w:b/>
          <w:color w:val="000000" w:themeColor="text1"/>
          <w:sz w:val="22"/>
          <w:szCs w:val="22"/>
        </w:rPr>
        <w:t>GTT on track</w:t>
      </w:r>
      <w:r w:rsidRPr="00BA5FBD">
        <w:rPr>
          <w:rFonts w:eastAsia="EC Square Sans Pro" w:cs="EC Square Sans Pro"/>
          <w:color w:val="000000" w:themeColor="text1"/>
          <w:sz w:val="22"/>
          <w:szCs w:val="22"/>
        </w:rPr>
        <w:t xml:space="preserve"> scenario. Specifically, the changes in energy mix due to the expansion of renewable energy, with high promises for solar energy is a major driver of the impacts in the analysis of this scenario, as well as they impact all basket of products, and specifically in their production and manufacturing life cycle stages. On the other hand, </w:t>
      </w:r>
      <w:r w:rsidR="00554CD9">
        <w:rPr>
          <w:rFonts w:eastAsia="EC Square Sans Pro" w:cs="EC Square Sans Pro"/>
          <w:color w:val="000000" w:themeColor="text1"/>
          <w:sz w:val="22"/>
          <w:szCs w:val="22"/>
        </w:rPr>
        <w:t>t</w:t>
      </w:r>
      <w:r w:rsidR="00554CD9" w:rsidRPr="009607C3">
        <w:rPr>
          <w:rFonts w:eastAsia="EC Square Sans Pro" w:cs="EC Square Sans Pro"/>
          <w:color w:val="000000" w:themeColor="text1"/>
          <w:sz w:val="22"/>
          <w:szCs w:val="22"/>
        </w:rPr>
        <w:t xml:space="preserve">he </w:t>
      </w:r>
      <w:r w:rsidR="00554CD9" w:rsidRPr="009607C3">
        <w:rPr>
          <w:rFonts w:eastAsia="EC Square Sans Pro" w:cs="EC Square Sans Pro"/>
          <w:b/>
          <w:color w:val="000000" w:themeColor="text1"/>
          <w:sz w:val="22"/>
          <w:szCs w:val="22"/>
        </w:rPr>
        <w:t>GTT+</w:t>
      </w:r>
      <w:r w:rsidR="00554CD9" w:rsidRPr="009607C3">
        <w:rPr>
          <w:rFonts w:eastAsia="EC Square Sans Pro" w:cs="EC Square Sans Pro"/>
          <w:color w:val="000000" w:themeColor="text1"/>
          <w:sz w:val="22"/>
          <w:szCs w:val="22"/>
        </w:rPr>
        <w:t xml:space="preserve"> scenario </w:t>
      </w:r>
      <w:r w:rsidR="00554CD9">
        <w:rPr>
          <w:rFonts w:eastAsia="EC Square Sans Pro" w:cs="EC Square Sans Pro"/>
          <w:color w:val="000000" w:themeColor="text1"/>
          <w:sz w:val="22"/>
          <w:szCs w:val="22"/>
        </w:rPr>
        <w:t xml:space="preserve">also assumes the achievement of </w:t>
      </w:r>
      <w:r w:rsidRPr="00BA5FBD">
        <w:rPr>
          <w:rFonts w:eastAsia="EC Square Sans Pro" w:cs="EC Square Sans Pro"/>
          <w:color w:val="000000" w:themeColor="text1"/>
          <w:sz w:val="22"/>
          <w:szCs w:val="22"/>
        </w:rPr>
        <w:t xml:space="preserve">circular economy intervention which target the recycling of packaging </w:t>
      </w:r>
      <w:r w:rsidR="00554CD9">
        <w:rPr>
          <w:rFonts w:eastAsia="EC Square Sans Pro" w:cs="EC Square Sans Pro"/>
          <w:color w:val="000000" w:themeColor="text1"/>
          <w:sz w:val="22"/>
          <w:szCs w:val="22"/>
        </w:rPr>
        <w:t xml:space="preserve">made in plastic </w:t>
      </w:r>
      <w:r w:rsidRPr="00BA5FBD">
        <w:rPr>
          <w:rFonts w:eastAsia="EC Square Sans Pro" w:cs="EC Square Sans Pro"/>
          <w:color w:val="000000" w:themeColor="text1"/>
          <w:sz w:val="22"/>
          <w:szCs w:val="22"/>
        </w:rPr>
        <w:t xml:space="preserve">as well as sub-products (e.g., </w:t>
      </w:r>
      <w:r w:rsidRPr="00BA5FBD">
        <w:rPr>
          <w:rFonts w:eastAsia="EC Square Sans Pro" w:cs="EC Square Sans Pro"/>
          <w:color w:val="000000" w:themeColor="text1"/>
          <w:sz w:val="22"/>
          <w:szCs w:val="22"/>
        </w:rPr>
        <w:lastRenderedPageBreak/>
        <w:t>batteries in cars and phones)</w:t>
      </w:r>
      <w:r w:rsidR="00554CD9">
        <w:rPr>
          <w:rFonts w:eastAsia="EC Square Sans Pro" w:cs="EC Square Sans Pro"/>
          <w:color w:val="000000" w:themeColor="text1"/>
          <w:sz w:val="22"/>
          <w:szCs w:val="22"/>
        </w:rPr>
        <w:t xml:space="preserve">, </w:t>
      </w:r>
      <w:r w:rsidRPr="00BA5FBD">
        <w:rPr>
          <w:rFonts w:eastAsia="EC Square Sans Pro" w:cs="EC Square Sans Pro"/>
          <w:color w:val="000000" w:themeColor="text1"/>
          <w:sz w:val="22"/>
          <w:szCs w:val="22"/>
        </w:rPr>
        <w:t>policies which influence landfill and incineration of wasted products</w:t>
      </w:r>
      <w:r w:rsidR="00554CD9">
        <w:rPr>
          <w:rFonts w:eastAsia="EC Square Sans Pro" w:cs="EC Square Sans Pro"/>
          <w:color w:val="000000" w:themeColor="text1"/>
          <w:sz w:val="22"/>
          <w:szCs w:val="22"/>
        </w:rPr>
        <w:t>, as well as</w:t>
      </w:r>
      <w:r w:rsidRPr="00BA5FBD">
        <w:rPr>
          <w:rFonts w:eastAsia="EC Square Sans Pro" w:cs="EC Square Sans Pro"/>
          <w:color w:val="000000" w:themeColor="text1"/>
          <w:sz w:val="22"/>
          <w:szCs w:val="22"/>
        </w:rPr>
        <w:t xml:space="preserve"> </w:t>
      </w:r>
      <w:r w:rsidR="00554CD9">
        <w:rPr>
          <w:rFonts w:eastAsia="EC Square Sans Pro" w:cs="EC Square Sans Pro"/>
          <w:color w:val="000000" w:themeColor="text1"/>
          <w:sz w:val="22"/>
          <w:szCs w:val="22"/>
        </w:rPr>
        <w:t xml:space="preserve">further </w:t>
      </w:r>
      <w:r w:rsidR="00554CD9" w:rsidRPr="00BA5FBD">
        <w:rPr>
          <w:rFonts w:eastAsia="EC Square Sans Pro" w:cs="EC Square Sans Pro"/>
          <w:b/>
          <w:color w:val="000000" w:themeColor="text1"/>
          <w:sz w:val="22"/>
          <w:szCs w:val="22"/>
        </w:rPr>
        <w:t xml:space="preserve">expansion of renewable energy </w:t>
      </w:r>
      <w:r w:rsidR="00554CD9" w:rsidRPr="00BE02DE">
        <w:rPr>
          <w:rFonts w:eastAsia="EC Square Sans Pro" w:cs="EC Square Sans Pro"/>
          <w:b/>
          <w:color w:val="000000" w:themeColor="text1"/>
          <w:sz w:val="22"/>
          <w:szCs w:val="22"/>
        </w:rPr>
        <w:t>and</w:t>
      </w:r>
      <w:r w:rsidRPr="00BA5FBD">
        <w:rPr>
          <w:rFonts w:eastAsia="EC Square Sans Pro" w:cs="EC Square Sans Pro"/>
          <w:color w:val="000000" w:themeColor="text1"/>
          <w:sz w:val="22"/>
          <w:szCs w:val="22"/>
        </w:rPr>
        <w:t xml:space="preserve"> </w:t>
      </w:r>
      <w:r w:rsidRPr="00BA5FBD">
        <w:rPr>
          <w:rFonts w:eastAsia="EC Square Sans Pro" w:cs="EC Square Sans Pro"/>
          <w:b/>
          <w:bCs/>
          <w:color w:val="000000" w:themeColor="text1"/>
          <w:sz w:val="22"/>
          <w:szCs w:val="22"/>
        </w:rPr>
        <w:t>wind energy</w:t>
      </w:r>
      <w:r w:rsidRPr="00BA5FBD">
        <w:rPr>
          <w:rFonts w:eastAsia="EC Square Sans Pro" w:cs="EC Square Sans Pro"/>
          <w:bCs/>
          <w:color w:val="000000" w:themeColor="text1"/>
          <w:sz w:val="22"/>
          <w:szCs w:val="22"/>
        </w:rPr>
        <w:t xml:space="preserve"> as part of the renewable energy mix</w:t>
      </w:r>
      <w:r w:rsidRPr="00BA5FBD">
        <w:rPr>
          <w:rFonts w:eastAsia="EC Square Sans Pro" w:cs="EC Square Sans Pro"/>
          <w:b/>
          <w:bCs/>
          <w:color w:val="000000" w:themeColor="text1"/>
          <w:sz w:val="22"/>
          <w:szCs w:val="22"/>
        </w:rPr>
        <w:t xml:space="preserve">. </w:t>
      </w:r>
    </w:p>
    <w:p w14:paraId="7045918D" w14:textId="07CA4CF4" w:rsidR="3BD8C675" w:rsidRDefault="3BD8C675" w:rsidP="006779C9">
      <w:pPr>
        <w:pStyle w:val="Caption"/>
        <w:rPr>
          <w:rFonts w:eastAsia="EC Square Sans Pro" w:cs="EC Square Sans Pro"/>
          <w:color w:val="000000" w:themeColor="text1"/>
        </w:rPr>
      </w:pPr>
      <w:r w:rsidRPr="19E95291">
        <w:rPr>
          <w:rFonts w:ascii="EC Square Sans Pro" w:eastAsia="EC Square Sans Pro" w:hAnsi="EC Square Sans Pro" w:cs="EC Square Sans Pro"/>
          <w:iCs w:val="0"/>
          <w:color w:val="000000" w:themeColor="text1"/>
          <w:szCs w:val="20"/>
        </w:rPr>
        <w:t xml:space="preserve">Table 5. Modelled </w:t>
      </w:r>
      <w:r w:rsidR="00B26BFB">
        <w:rPr>
          <w:rFonts w:ascii="EC Square Sans Pro" w:eastAsia="EC Square Sans Pro" w:hAnsi="EC Square Sans Pro" w:cs="EC Square Sans Pro"/>
          <w:iCs w:val="0"/>
          <w:color w:val="000000" w:themeColor="text1"/>
          <w:szCs w:val="20"/>
        </w:rPr>
        <w:t>green transition</w:t>
      </w:r>
      <w:r w:rsidRPr="19E95291">
        <w:rPr>
          <w:rFonts w:ascii="EC Square Sans Pro" w:eastAsia="EC Square Sans Pro" w:hAnsi="EC Square Sans Pro" w:cs="EC Square Sans Pro"/>
          <w:iCs w:val="0"/>
          <w:color w:val="000000" w:themeColor="text1"/>
          <w:szCs w:val="20"/>
        </w:rPr>
        <w:t xml:space="preserve"> targets in the energy, transport and waste treatment of the Consumption Footprint.</w:t>
      </w:r>
    </w:p>
    <w:tbl>
      <w:tblPr>
        <w:tblStyle w:val="TableGrid"/>
        <w:tblW w:w="9064"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820"/>
        <w:gridCol w:w="1417"/>
        <w:gridCol w:w="1276"/>
        <w:gridCol w:w="992"/>
        <w:gridCol w:w="709"/>
        <w:gridCol w:w="850"/>
      </w:tblGrid>
      <w:tr w:rsidR="00742CF0" w:rsidRPr="00742CF0" w14:paraId="04C1B8CD" w14:textId="77777777" w:rsidTr="00C40697">
        <w:trPr>
          <w:trHeight w:val="300"/>
        </w:trPr>
        <w:tc>
          <w:tcPr>
            <w:tcW w:w="3820" w:type="dxa"/>
            <w:tcMar>
              <w:left w:w="105" w:type="dxa"/>
              <w:right w:w="105" w:type="dxa"/>
            </w:tcMar>
            <w:vAlign w:val="center"/>
          </w:tcPr>
          <w:p w14:paraId="02F12CAC" w14:textId="5C49187F" w:rsidR="00742CF0" w:rsidRPr="00C40697" w:rsidRDefault="00742CF0" w:rsidP="006779C9">
            <w:pPr>
              <w:pStyle w:val="JRCText"/>
              <w:spacing w:before="0" w:after="0"/>
              <w:rPr>
                <w:rFonts w:eastAsia="EC Square Sans Pro" w:cs="EC Square Sans Pro"/>
              </w:rPr>
            </w:pPr>
            <w:r w:rsidRPr="006779C9">
              <w:rPr>
                <w:rFonts w:eastAsia="EC Square Sans Pro" w:cs="EC Square Sans Pro"/>
                <w:b/>
              </w:rPr>
              <w:t>Modelled Target in Consumption Footprint</w:t>
            </w:r>
          </w:p>
        </w:tc>
        <w:tc>
          <w:tcPr>
            <w:tcW w:w="1417" w:type="dxa"/>
            <w:tcMar>
              <w:left w:w="105" w:type="dxa"/>
              <w:right w:w="105" w:type="dxa"/>
            </w:tcMar>
            <w:vAlign w:val="center"/>
          </w:tcPr>
          <w:p w14:paraId="2DB87F91" w14:textId="734FF7C7" w:rsidR="00742CF0" w:rsidRPr="00C40697" w:rsidRDefault="00742CF0" w:rsidP="00C40697">
            <w:pPr>
              <w:pStyle w:val="JRCText"/>
              <w:spacing w:before="0" w:after="0"/>
              <w:rPr>
                <w:rFonts w:eastAsia="EC Square Sans Pro" w:cs="EC Square Sans Pro"/>
              </w:rPr>
            </w:pPr>
            <w:r w:rsidRPr="00C40697">
              <w:rPr>
                <w:rFonts w:eastAsia="EC Square Sans Pro" w:cs="EC Square Sans Pro"/>
                <w:b/>
              </w:rPr>
              <w:t>Basket of Products</w:t>
            </w:r>
          </w:p>
        </w:tc>
        <w:tc>
          <w:tcPr>
            <w:tcW w:w="1276" w:type="dxa"/>
            <w:tcMar>
              <w:left w:w="105" w:type="dxa"/>
              <w:right w:w="105" w:type="dxa"/>
            </w:tcMar>
            <w:vAlign w:val="center"/>
          </w:tcPr>
          <w:p w14:paraId="0DE8C934" w14:textId="60C7C7D3" w:rsidR="00742CF0" w:rsidRPr="00C40697" w:rsidRDefault="00742CF0" w:rsidP="00B15600">
            <w:pPr>
              <w:pStyle w:val="JRCText"/>
              <w:spacing w:before="0" w:after="0"/>
              <w:rPr>
                <w:rFonts w:eastAsia="EC Square Sans Pro" w:cs="EC Square Sans Pro"/>
              </w:rPr>
            </w:pPr>
            <w:r w:rsidRPr="00C40697">
              <w:rPr>
                <w:rFonts w:eastAsia="EC Square Sans Pro" w:cs="EC Square Sans Pro"/>
                <w:b/>
              </w:rPr>
              <w:t xml:space="preserve">Status in </w:t>
            </w:r>
            <w:r w:rsidR="00B15600">
              <w:rPr>
                <w:rFonts w:eastAsia="EC Square Sans Pro" w:cs="EC Square Sans Pro"/>
                <w:b/>
                <w:color w:val="FF0000"/>
                <w:highlight w:val="green"/>
              </w:rPr>
              <w:fldChar w:fldCharType="begin"/>
            </w:r>
            <w:r w:rsidR="00B15600">
              <w:rPr>
                <w:rFonts w:eastAsia="EC Square Sans Pro" w:cs="EC Square Sans Pro"/>
                <w:b/>
                <w:color w:val="FF0000"/>
                <w:highlight w:val="green"/>
              </w:rPr>
              <w:instrText xml:space="preserve"> ADDIN ZOTERO_ITEM CSL_CITATION {"citationID":"TqhCSys4","properties":{"formattedCitation":"[13]","plainCitation":"[13]","noteIndex":0},"citationItems":[{"id":322,"uris":["http://zotero.org/groups/5272309/items/SVPQQ2LE"],"itemData":{"id":322,"type":"webpage","abstract":"This report provides a comprehensive assessment of progress towards the European Green Deal (EGD), the European Union’s transformative agenda for achieving climate neutrality by 2050. The analysis encompasses 154 quantifiable targets from 44 policy documents between 2019 and 2024 across key sectors such as climate, energy, circular economy, transport, agriculture and food, ecosystems and biodiversity, water, soil and air pollution. The study shows that significant achievement has been delivered so far but progress needs to accelerate in many areas. As of mid-2024, 32 of the 154 targets are currently “on track” and 64 are identified as “acceleration needed” meaning that more progress is needed to meet the targets on time. Furthermore, 15 of the targets are found to be “not progressing” or “regressing”, and for 43 of the targets no data is currently available. The timing of the binding policies, most of which have been recently agreed and are expected to deliver results in the coming years, is a significant factor influencing these assessments. This report integrates all EGD actions and related policies, offering an assessment of the EU’s green transition based on robust data and science. It identifies priority areas for intensified efforts to meet short-term implementation goals and contribute to the long-term ambition of a sustainable, fair, just, and climate-neutral Europe by 2050. This collective work serves as a benchmarking tool, providing scientifically grounded guidance for future EU policies and programmes.","container-title":"JRC Publications Repository","language":"en","note":"ISBN: 9789268231807 9789268231814\nISSN: 1831-9424, 1018-5593\nDOI: 10.2760/3105205","title":"Delivering the EU Green Deal - Progress towards targets","URL":"https://publications.jrc.ec.europa.eu/repository/handle/JRC140372","author":[{"family":"Marelli","given":"Luisa"},{"family":"Trane","given":"Matteo"},{"family":"Barbero","given":"VIGNOLA Giulia"},{"family":"Gastaldi","given":"Chiara"},{"family":"Guerreiro","given":"MIGUEL Mecia"},{"family":"Delgado","given":"CALLICÓ Laia"},{"family":"Borchardt","given":"Steve"},{"family":"Mancini","given":"Lucia"},{"family":"Sanye","given":"MENGUAL Esther"},{"family":"Gourdon","given":"Thomas"},{"family":"Maroni","given":"Michele"},{"family":"Georgakaki","given":"Aliki"},{"family":"Seigneur","given":"Isabelle"},{"family":"M'barek","given":"Robert"},{"family":"Acs","given":"Szvetlana"},{"family":"Listorti","given":"Giulia"},{"family":"Bosco","given":"Simona"},{"family":"Contipelli","given":"Louisa"},{"family":"Dentener","given":"Frank"},{"family":"Dowling","given":"Paul"},{"family":"Grassi","given":"Giacomo"},{"family":"Korosuo","given":"Anu"},{"family":"Manca","given":"Giovanni"},{"family":"Migliavacca","given":"Mirco"},{"family":"Sikora","given":"Przemyslaw"},{"family":"Weitzel","given":"Matthias"},{"family":"Acosta","given":"IBORRA Beatriz"},{"family":"Arrigoni","given":"Alessandro"},{"family":"Bavetta","given":"Maurizio"},{"family":"Bertoldi","given":"Paolo"},{"family":"Bolard","given":"Julien"},{"family":"Bravo","given":"DIAZ Laura"},{"family":"Carlsson","given":"Johan"},{"family":"Castellazzi","given":"Luca"},{"family":"Dagostino","given":"Delia"},{"family":"Della","given":"VALLE Nives"},{"family":"Dolci","given":"Francesco"},{"family":"Dunlop","given":"Ewan Duncan"},{"family":"Hidalgo","given":"GONZALEZ Ignacio"},{"family":"Jaeger","given":"Waldau A."},{"family":"Maduta","given":"Carmen"},{"family":"Mc","given":"GOVERN Lucie"},{"family":"Meletiou","given":"Alexis"},{"family":"Szabo","given":"Sandor"},{"family":"Tapoglou","given":"Evdokia"},{"family":"Taylor","given":"Nigel"},{"family":"Tsemekidi","given":"TZEIRANAK Sofia"},{"family":"Amadei","given":"Andrea"},{"family":"Ardente","given":"Fulvio"},{"family":"Bobba","given":"Silvia"},{"family":"Bruchhausen","given":"Matthias"},{"family":"Coelho","given":"Fernando"},{"family":"De","given":"LAURENTIIS Valeria"},{"family":"Delre","given":"Antonio"},{"family":"Eder","given":"Peter"},{"family":"Egle","given":"Lukas"},{"family":"Foster","given":"Gillian"},{"family":"Cristobal","given":"GARCIA Jorge"},{"family":"Gaudillat","given":"Pierre"},{"family":"Georgitzikis","given":"Konstantinos"},{"family":"Huygens","given":"Dries"},{"family":"Lebedeva","given":"Natalia"},{"family":"Manfredi","given":"Simone"},{"family":"Mathieux","given":"Fabrice"},{"family":"Maury","given":"Thibaut"},{"family":"Orefice","given":"Martina"},{"family":"Pennington","given":"David"},{"family":"Pfrang","given":"Andreas"},{"family":"Pierri","given":"Erika"},{"family":"Saveyn","given":"Hans"},{"family":"Sala","given":"Serenella"},{"family":"Spiliotopoulos","given":"Christoforos"},{"family":"Tonini","given":"Davide"},{"family":"Ciuffo","given":"Biagio"},{"family":"Fontaras","given":"Georgios"},{"family":"Grosso","given":"Monica"},{"family":"Krause","given":"Jette"},{"family":"Lodi","given":"Chiara"},{"family":"Marotta","given":"Alessandro"},{"family":"Martini","given":"Giorgio"},{"family":"Scarlat","given":"Nicolae"},{"family":"Caivano","given":"Arnaldo"},{"family":"Catarino","given":"Rui"},{"family":"De","given":"JONG Beyhan"},{"family":"Druon","given":"Jean-Noel"},{"family":"Guerrero","given":"Irene"},{"family":"Gurria","given":"Patricia"},{"family":"Leite","given":"Joao"},{"family":"Olvedy","given":"Michael"},{"family":"Puerta","given":"PINERO Carolina"},{"family":"Tóth","given":"Katalin"},{"family":"Wollgast","given":"Jan"},{"family":"Addamo","given":"Anna"},{"family":"Barredo","given":"Jose I."},{"family":"Bopp","given":"Stephanie"},{"family":"Cardoso","given":"Ana Cristina"},{"family":"Dubois","given":"Gregoire"},{"family":"La","given":"NOTTE Alessandra"},{"family":"Marando","given":"Federica"},{"family":"Neuville","given":"Aude"},{"family":"Robuchon","given":"Marine"},{"family":"Paracchini","given":"Maria Luisa"},{"family":"Jones","given":"Arwyn"},{"family":"Panagos","given":"Panos"},{"family":"Tamborra","given":"Marialuisa"},{"family":"Vallecillo","given":"Sara"},{"family":"Van","given":"DER VELDE Marijn"},{"family":"Aschberger","given":"Karin"},{"family":"Astorga-Llorens","given":"Covadonga"},{"family":"Belz","given":"Susanne"},{"family":"Gawlik","given":"Bernd Manfred"},{"family":"Held","given":"Andrea"},{"family":"Lettieri","given":"Teresa"},{"family":"Pisoni","given":"Enrico"},{"family":"Pistocchi","given":"Alberto"},{"family":"Rauscher","given":"Hubert"},{"family":"Thunis","given":"Philippe"},{"family":"Wojda","given":"Piotr"},{"family":"Worth","given":"Andrew"},{"family":"Neuwahl","given":"Frederik"}],"accessed":{"date-parts":[["2025",2,5]]},"issued":{"date-parts":[["2025"]]}}}],"schema":"https://github.com/citation-style-language/schema/raw/master/csl-citation.json"} </w:instrText>
            </w:r>
            <w:r w:rsidR="00B15600">
              <w:rPr>
                <w:rFonts w:eastAsia="EC Square Sans Pro" w:cs="EC Square Sans Pro"/>
                <w:b/>
                <w:color w:val="FF0000"/>
                <w:highlight w:val="green"/>
              </w:rPr>
              <w:fldChar w:fldCharType="separate"/>
            </w:r>
            <w:r w:rsidR="00B15600" w:rsidRPr="00B15600">
              <w:rPr>
                <w:highlight w:val="green"/>
              </w:rPr>
              <w:t>[13]</w:t>
            </w:r>
            <w:r w:rsidR="00B15600">
              <w:rPr>
                <w:rFonts w:eastAsia="EC Square Sans Pro" w:cs="EC Square Sans Pro"/>
                <w:b/>
                <w:color w:val="FF0000"/>
                <w:highlight w:val="green"/>
              </w:rPr>
              <w:fldChar w:fldCharType="end"/>
            </w:r>
          </w:p>
        </w:tc>
        <w:tc>
          <w:tcPr>
            <w:tcW w:w="992" w:type="dxa"/>
            <w:tcMar>
              <w:left w:w="105" w:type="dxa"/>
              <w:right w:w="105" w:type="dxa"/>
            </w:tcMar>
            <w:vAlign w:val="center"/>
          </w:tcPr>
          <w:p w14:paraId="74768402" w14:textId="61199919" w:rsidR="00742CF0" w:rsidRPr="00C40697" w:rsidRDefault="00742CF0" w:rsidP="00C40697">
            <w:pPr>
              <w:pStyle w:val="JRCText"/>
              <w:spacing w:before="0" w:after="0"/>
              <w:rPr>
                <w:rFonts w:eastAsia="EC Square Sans Pro" w:cs="EC Square Sans Pro"/>
              </w:rPr>
            </w:pPr>
            <w:r w:rsidRPr="00C40697">
              <w:rPr>
                <w:rFonts w:eastAsia="EC Square Sans Pro" w:cs="EC Square Sans Pro"/>
                <w:b/>
              </w:rPr>
              <w:t>Legally binding</w:t>
            </w:r>
          </w:p>
        </w:tc>
        <w:tc>
          <w:tcPr>
            <w:tcW w:w="709" w:type="dxa"/>
            <w:tcMar>
              <w:left w:w="105" w:type="dxa"/>
              <w:right w:w="105" w:type="dxa"/>
            </w:tcMar>
            <w:vAlign w:val="center"/>
          </w:tcPr>
          <w:p w14:paraId="2C06B7FF" w14:textId="7AF78E6D" w:rsidR="00742CF0" w:rsidRPr="00C40697" w:rsidRDefault="00742CF0" w:rsidP="00C40697">
            <w:pPr>
              <w:pStyle w:val="JRCText"/>
              <w:spacing w:before="0" w:after="0"/>
              <w:rPr>
                <w:rFonts w:eastAsia="EC Square Sans Pro" w:cs="EC Square Sans Pro"/>
              </w:rPr>
            </w:pPr>
            <w:r w:rsidRPr="00AE0C9D">
              <w:rPr>
                <w:rFonts w:eastAsia="EC Square Sans Pro" w:cs="EC Square Sans Pro"/>
                <w:b/>
                <w:bCs/>
              </w:rPr>
              <w:t>GTT</w:t>
            </w:r>
            <w:r w:rsidRPr="006779C9">
              <w:rPr>
                <w:rFonts w:eastAsia="EC Square Sans Pro" w:cs="EC Square Sans Pro"/>
                <w:b/>
              </w:rPr>
              <w:t xml:space="preserve"> on track</w:t>
            </w:r>
          </w:p>
        </w:tc>
        <w:tc>
          <w:tcPr>
            <w:tcW w:w="850" w:type="dxa"/>
            <w:tcMar>
              <w:left w:w="105" w:type="dxa"/>
              <w:right w:w="105" w:type="dxa"/>
            </w:tcMar>
            <w:vAlign w:val="center"/>
          </w:tcPr>
          <w:p w14:paraId="38218D90" w14:textId="061FDDB8" w:rsidR="00742CF0" w:rsidRPr="00C40697" w:rsidRDefault="00742CF0" w:rsidP="00C40697">
            <w:pPr>
              <w:pStyle w:val="JRCText"/>
              <w:spacing w:before="0" w:after="0"/>
              <w:rPr>
                <w:rFonts w:eastAsia="EC Square Sans Pro" w:cs="EC Square Sans Pro"/>
              </w:rPr>
            </w:pPr>
            <w:r w:rsidRPr="00AE0C9D">
              <w:rPr>
                <w:rFonts w:eastAsia="EC Square Sans Pro" w:cs="EC Square Sans Pro"/>
                <w:b/>
                <w:bCs/>
              </w:rPr>
              <w:t>GTT</w:t>
            </w:r>
            <w:r w:rsidRPr="006779C9">
              <w:rPr>
                <w:rFonts w:eastAsia="EC Square Sans Pro" w:cs="EC Square Sans Pro"/>
                <w:b/>
              </w:rPr>
              <w:t xml:space="preserve"> ambitions</w:t>
            </w:r>
          </w:p>
        </w:tc>
      </w:tr>
      <w:tr w:rsidR="00742CF0" w:rsidRPr="00742CF0" w14:paraId="56FC6FCA" w14:textId="77777777" w:rsidTr="00C40697">
        <w:trPr>
          <w:trHeight w:val="300"/>
        </w:trPr>
        <w:tc>
          <w:tcPr>
            <w:tcW w:w="3820" w:type="dxa"/>
            <w:tcMar>
              <w:left w:w="105" w:type="dxa"/>
              <w:right w:w="105" w:type="dxa"/>
            </w:tcMar>
            <w:vAlign w:val="center"/>
          </w:tcPr>
          <w:p w14:paraId="412CD6E5" w14:textId="17D2414C" w:rsidR="00742CF0" w:rsidRPr="00BA5FBD" w:rsidRDefault="00742CF0" w:rsidP="006779C9">
            <w:pPr>
              <w:pStyle w:val="JRCText"/>
              <w:spacing w:before="0" w:after="0"/>
              <w:rPr>
                <w:rFonts w:ascii="Calibri" w:hAnsi="Calibri" w:cs="Calibri"/>
              </w:rPr>
            </w:pPr>
            <w:r w:rsidRPr="00BA5FBD">
              <w:rPr>
                <w:rFonts w:eastAsia="EC Square Sans Pro" w:cs="EC Square Sans Pro"/>
              </w:rPr>
              <w:t>Bring online over 320 GW of solar photovoltaic by 2025 and 600 GW by 2030</w:t>
            </w:r>
            <w:r w:rsidRPr="00BA5FBD">
              <w:rPr>
                <w:rFonts w:ascii="Calibri" w:hAnsi="Calibri" w:cs="Calibri"/>
              </w:rPr>
              <w:t> </w:t>
            </w:r>
          </w:p>
        </w:tc>
        <w:tc>
          <w:tcPr>
            <w:tcW w:w="1417" w:type="dxa"/>
            <w:tcMar>
              <w:left w:w="105" w:type="dxa"/>
              <w:right w:w="105" w:type="dxa"/>
            </w:tcMar>
          </w:tcPr>
          <w:p w14:paraId="04B30B8C" w14:textId="3060C54B" w:rsidR="00742CF0" w:rsidRPr="00C40697" w:rsidRDefault="00742CF0" w:rsidP="00C40697">
            <w:pPr>
              <w:pStyle w:val="JRCText"/>
              <w:spacing w:before="0" w:after="0"/>
              <w:rPr>
                <w:rFonts w:eastAsia="EC Square Sans Pro" w:cs="EC Square Sans Pro"/>
              </w:rPr>
            </w:pPr>
            <w:r w:rsidRPr="00C40697">
              <w:rPr>
                <w:rFonts w:eastAsia="EC Square Sans Pro" w:cs="EC Square Sans Pro"/>
              </w:rPr>
              <w:t>Food, Mobility, Housing, Appliances, Household goods</w:t>
            </w:r>
          </w:p>
        </w:tc>
        <w:tc>
          <w:tcPr>
            <w:tcW w:w="1276" w:type="dxa"/>
            <w:tcMar>
              <w:left w:w="105" w:type="dxa"/>
              <w:right w:w="105" w:type="dxa"/>
            </w:tcMar>
            <w:vAlign w:val="center"/>
          </w:tcPr>
          <w:p w14:paraId="513E61E4" w14:textId="4449F42D" w:rsidR="00742CF0" w:rsidRPr="00C40697" w:rsidRDefault="00742CF0" w:rsidP="00C40697">
            <w:pPr>
              <w:pStyle w:val="JRCText"/>
              <w:spacing w:before="0" w:after="0"/>
              <w:rPr>
                <w:rFonts w:eastAsia="EC Square Sans Pro" w:cs="EC Square Sans Pro"/>
              </w:rPr>
            </w:pPr>
            <w:r w:rsidRPr="00C40697">
              <w:rPr>
                <w:rFonts w:eastAsia="EC Square Sans Pro" w:cs="EC Square Sans Pro"/>
              </w:rPr>
              <w:t>On track to be achieved</w:t>
            </w:r>
          </w:p>
        </w:tc>
        <w:tc>
          <w:tcPr>
            <w:tcW w:w="992" w:type="dxa"/>
            <w:tcMar>
              <w:left w:w="105" w:type="dxa"/>
              <w:right w:w="105" w:type="dxa"/>
            </w:tcMar>
            <w:vAlign w:val="center"/>
          </w:tcPr>
          <w:p w14:paraId="450D55AF" w14:textId="2D200CF4" w:rsidR="00742CF0" w:rsidRPr="00C40697" w:rsidRDefault="00742CF0" w:rsidP="00C40697">
            <w:pPr>
              <w:pStyle w:val="JRCText"/>
              <w:spacing w:before="0" w:after="0"/>
              <w:rPr>
                <w:rFonts w:eastAsia="EC Square Sans Pro" w:cs="EC Square Sans Pro"/>
              </w:rPr>
            </w:pPr>
            <w:r w:rsidRPr="00C40697">
              <w:rPr>
                <w:rFonts w:eastAsia="EC Square Sans Pro" w:cs="EC Square Sans Pro"/>
              </w:rPr>
              <w:t>No</w:t>
            </w:r>
          </w:p>
        </w:tc>
        <w:tc>
          <w:tcPr>
            <w:tcW w:w="709" w:type="dxa"/>
            <w:tcMar>
              <w:left w:w="105" w:type="dxa"/>
              <w:right w:w="105" w:type="dxa"/>
            </w:tcMar>
            <w:vAlign w:val="center"/>
          </w:tcPr>
          <w:p w14:paraId="51769B58" w14:textId="75F2B5F3" w:rsidR="00742CF0" w:rsidRPr="00C40697" w:rsidRDefault="00742CF0" w:rsidP="00C40697">
            <w:pPr>
              <w:pStyle w:val="JRCText"/>
              <w:spacing w:before="0" w:after="0"/>
              <w:rPr>
                <w:rFonts w:eastAsia="EC Square Sans Pro" w:cs="EC Square Sans Pro"/>
              </w:rPr>
            </w:pPr>
            <w:r w:rsidRPr="00C40697">
              <w:rPr>
                <w:rFonts w:eastAsia="EC Square Sans Pro" w:cs="EC Square Sans Pro"/>
                <w:b/>
              </w:rPr>
              <w:t>X</w:t>
            </w:r>
          </w:p>
        </w:tc>
        <w:tc>
          <w:tcPr>
            <w:tcW w:w="850" w:type="dxa"/>
            <w:tcMar>
              <w:left w:w="105" w:type="dxa"/>
              <w:right w:w="105" w:type="dxa"/>
            </w:tcMar>
            <w:vAlign w:val="center"/>
          </w:tcPr>
          <w:p w14:paraId="6E4C1686" w14:textId="257B7147" w:rsidR="00742CF0" w:rsidRPr="00C40697" w:rsidRDefault="00742CF0" w:rsidP="00C40697">
            <w:pPr>
              <w:pStyle w:val="JRCText"/>
              <w:spacing w:before="0" w:after="0"/>
              <w:rPr>
                <w:rFonts w:eastAsia="EC Square Sans Pro" w:cs="EC Square Sans Pro"/>
              </w:rPr>
            </w:pPr>
            <w:r w:rsidRPr="00C40697">
              <w:rPr>
                <w:rFonts w:eastAsia="EC Square Sans Pro" w:cs="EC Square Sans Pro"/>
                <w:b/>
              </w:rPr>
              <w:t>X</w:t>
            </w:r>
          </w:p>
        </w:tc>
      </w:tr>
      <w:tr w:rsidR="00742CF0" w:rsidRPr="00742CF0" w14:paraId="258AC6F0" w14:textId="77777777" w:rsidTr="00C40697">
        <w:trPr>
          <w:trHeight w:val="300"/>
        </w:trPr>
        <w:tc>
          <w:tcPr>
            <w:tcW w:w="3820" w:type="dxa"/>
            <w:tcMar>
              <w:left w:w="105" w:type="dxa"/>
              <w:right w:w="105" w:type="dxa"/>
            </w:tcMar>
            <w:vAlign w:val="center"/>
          </w:tcPr>
          <w:p w14:paraId="73348BD8" w14:textId="02AA3626" w:rsidR="00742CF0" w:rsidRPr="00BA5FBD" w:rsidRDefault="00742CF0" w:rsidP="006779C9">
            <w:pPr>
              <w:pStyle w:val="JRCText"/>
              <w:spacing w:before="0" w:after="0"/>
              <w:rPr>
                <w:rFonts w:ascii="Calibri" w:hAnsi="Calibri" w:cs="Calibri"/>
              </w:rPr>
            </w:pPr>
            <w:r w:rsidRPr="00BA5FBD">
              <w:rPr>
                <w:rFonts w:eastAsia="EC Square Sans Pro" w:cs="EC Square Sans Pro"/>
              </w:rPr>
              <w:t>Over this decade, the EU will need to install, on average, approximately 45 GW per year of PV to reach the share of 45% of energy coming from renewables set out in the RePowerEU Plan</w:t>
            </w:r>
            <w:r w:rsidRPr="00BA5FBD">
              <w:rPr>
                <w:rFonts w:ascii="Calibri" w:hAnsi="Calibri" w:cs="Calibri"/>
              </w:rPr>
              <w:t> </w:t>
            </w:r>
          </w:p>
        </w:tc>
        <w:tc>
          <w:tcPr>
            <w:tcW w:w="1417" w:type="dxa"/>
            <w:tcMar>
              <w:left w:w="105" w:type="dxa"/>
              <w:right w:w="105" w:type="dxa"/>
            </w:tcMar>
          </w:tcPr>
          <w:p w14:paraId="5D1BC668" w14:textId="50A6977D" w:rsidR="00742CF0" w:rsidRPr="00C40697" w:rsidRDefault="00742CF0" w:rsidP="00C40697">
            <w:pPr>
              <w:pStyle w:val="JRCText"/>
              <w:spacing w:before="0" w:after="0"/>
              <w:rPr>
                <w:rFonts w:eastAsia="EC Square Sans Pro" w:cs="EC Square Sans Pro"/>
              </w:rPr>
            </w:pPr>
            <w:r w:rsidRPr="00C40697">
              <w:rPr>
                <w:rFonts w:eastAsia="EC Square Sans Pro" w:cs="EC Square Sans Pro"/>
              </w:rPr>
              <w:t>Food, Mobility, Housing, Appliances, Household goods</w:t>
            </w:r>
          </w:p>
        </w:tc>
        <w:tc>
          <w:tcPr>
            <w:tcW w:w="1276" w:type="dxa"/>
            <w:tcMar>
              <w:left w:w="105" w:type="dxa"/>
              <w:right w:w="105" w:type="dxa"/>
            </w:tcMar>
            <w:vAlign w:val="center"/>
          </w:tcPr>
          <w:p w14:paraId="0EFF6E94" w14:textId="1AD588FF" w:rsidR="00742CF0" w:rsidRPr="00C40697" w:rsidRDefault="00742CF0" w:rsidP="00C40697">
            <w:pPr>
              <w:pStyle w:val="JRCText"/>
              <w:spacing w:before="0" w:after="0"/>
              <w:rPr>
                <w:rFonts w:eastAsia="EC Square Sans Pro" w:cs="EC Square Sans Pro"/>
              </w:rPr>
            </w:pPr>
            <w:r w:rsidRPr="00C40697">
              <w:rPr>
                <w:rFonts w:eastAsia="EC Square Sans Pro" w:cs="EC Square Sans Pro"/>
              </w:rPr>
              <w:t>On track to be achieved.</w:t>
            </w:r>
          </w:p>
        </w:tc>
        <w:tc>
          <w:tcPr>
            <w:tcW w:w="992" w:type="dxa"/>
            <w:tcMar>
              <w:left w:w="105" w:type="dxa"/>
              <w:right w:w="105" w:type="dxa"/>
            </w:tcMar>
            <w:vAlign w:val="center"/>
          </w:tcPr>
          <w:p w14:paraId="3E9F5600" w14:textId="472A63FF" w:rsidR="00742CF0" w:rsidRPr="00C40697" w:rsidRDefault="00742CF0" w:rsidP="00C40697">
            <w:pPr>
              <w:pStyle w:val="JRCText"/>
              <w:spacing w:before="0" w:after="0"/>
              <w:rPr>
                <w:rFonts w:eastAsia="EC Square Sans Pro" w:cs="EC Square Sans Pro"/>
              </w:rPr>
            </w:pPr>
            <w:r w:rsidRPr="00C40697">
              <w:rPr>
                <w:rFonts w:eastAsia="EC Square Sans Pro" w:cs="EC Square Sans Pro"/>
              </w:rPr>
              <w:t>No</w:t>
            </w:r>
          </w:p>
        </w:tc>
        <w:tc>
          <w:tcPr>
            <w:tcW w:w="709" w:type="dxa"/>
            <w:tcMar>
              <w:left w:w="105" w:type="dxa"/>
              <w:right w:w="105" w:type="dxa"/>
            </w:tcMar>
            <w:vAlign w:val="center"/>
          </w:tcPr>
          <w:p w14:paraId="17C09F36" w14:textId="0840046F" w:rsidR="00742CF0" w:rsidRPr="00C40697" w:rsidRDefault="00742CF0" w:rsidP="00C40697">
            <w:pPr>
              <w:pStyle w:val="JRCText"/>
              <w:spacing w:before="0" w:after="0"/>
              <w:rPr>
                <w:rFonts w:eastAsia="EC Square Sans Pro" w:cs="EC Square Sans Pro"/>
              </w:rPr>
            </w:pPr>
            <w:r w:rsidRPr="00C40697">
              <w:rPr>
                <w:rFonts w:eastAsia="EC Square Sans Pro" w:cs="EC Square Sans Pro"/>
                <w:b/>
              </w:rPr>
              <w:t>X</w:t>
            </w:r>
          </w:p>
        </w:tc>
        <w:tc>
          <w:tcPr>
            <w:tcW w:w="850" w:type="dxa"/>
            <w:tcMar>
              <w:left w:w="105" w:type="dxa"/>
              <w:right w:w="105" w:type="dxa"/>
            </w:tcMar>
            <w:vAlign w:val="center"/>
          </w:tcPr>
          <w:p w14:paraId="1F3C3500" w14:textId="514A49F3" w:rsidR="00742CF0" w:rsidRPr="00C40697" w:rsidRDefault="00742CF0" w:rsidP="00C40697">
            <w:pPr>
              <w:pStyle w:val="JRCText"/>
              <w:spacing w:before="0" w:after="0"/>
              <w:rPr>
                <w:rFonts w:eastAsia="EC Square Sans Pro" w:cs="EC Square Sans Pro"/>
              </w:rPr>
            </w:pPr>
            <w:r w:rsidRPr="00C40697">
              <w:rPr>
                <w:rFonts w:eastAsia="EC Square Sans Pro" w:cs="EC Square Sans Pro"/>
                <w:b/>
              </w:rPr>
              <w:t>X</w:t>
            </w:r>
          </w:p>
        </w:tc>
      </w:tr>
      <w:tr w:rsidR="003C3D02" w:rsidRPr="00742CF0" w14:paraId="2EF19627" w14:textId="77777777" w:rsidTr="00BA5FBD">
        <w:trPr>
          <w:trHeight w:val="300"/>
        </w:trPr>
        <w:tc>
          <w:tcPr>
            <w:tcW w:w="3820" w:type="dxa"/>
            <w:tcMar>
              <w:left w:w="105" w:type="dxa"/>
              <w:right w:w="105" w:type="dxa"/>
            </w:tcMar>
            <w:vAlign w:val="center"/>
          </w:tcPr>
          <w:p w14:paraId="734815E0" w14:textId="7AF3C364" w:rsidR="003C3D02" w:rsidRPr="00BA5FBD" w:rsidRDefault="003C3D02" w:rsidP="003C3D02">
            <w:pPr>
              <w:pStyle w:val="JRCText"/>
              <w:spacing w:before="0" w:after="0"/>
              <w:rPr>
                <w:rFonts w:eastAsia="EC Square Sans Pro" w:cs="EC Square Sans Pro"/>
              </w:rPr>
            </w:pPr>
            <w:r w:rsidRPr="00BA5FBD">
              <w:rPr>
                <w:rFonts w:eastAsia="EC Square Sans Pro" w:cs="EC Square Sans Pro"/>
              </w:rPr>
              <w:t>Recycling shall achieve at least the following targets for recycling efficiency:</w:t>
            </w:r>
            <w:r w:rsidRPr="00BA5FBD">
              <w:rPr>
                <w:rFonts w:ascii="Calibri" w:hAnsi="Calibri" w:cs="Calibri"/>
              </w:rPr>
              <w:t> </w:t>
            </w:r>
            <w:r w:rsidRPr="00BA5FBD">
              <w:rPr>
                <w:rFonts w:eastAsia="EC Square Sans Pro" w:cs="EC Square Sans Pro"/>
              </w:rPr>
              <w:t xml:space="preserve"> […] No later than 31 December 2030 80% by average weight of lead-acid batteries.</w:t>
            </w:r>
            <w:r w:rsidRPr="00BA5FBD">
              <w:rPr>
                <w:rFonts w:ascii="Calibri" w:hAnsi="Calibri" w:cs="Calibri"/>
              </w:rPr>
              <w:t> </w:t>
            </w:r>
          </w:p>
        </w:tc>
        <w:tc>
          <w:tcPr>
            <w:tcW w:w="1417" w:type="dxa"/>
            <w:tcMar>
              <w:left w:w="105" w:type="dxa"/>
              <w:right w:w="105" w:type="dxa"/>
            </w:tcMar>
            <w:vAlign w:val="center"/>
          </w:tcPr>
          <w:p w14:paraId="2F7C16EE" w14:textId="4FB8AF49" w:rsidR="003C3D02" w:rsidRPr="00C40697" w:rsidRDefault="003C3D02" w:rsidP="003C3D02">
            <w:pPr>
              <w:pStyle w:val="JRCText"/>
              <w:spacing w:before="0" w:after="0"/>
              <w:rPr>
                <w:rFonts w:eastAsia="EC Square Sans Pro" w:cs="EC Square Sans Pro"/>
              </w:rPr>
            </w:pPr>
            <w:r w:rsidRPr="006779C9">
              <w:rPr>
                <w:rFonts w:eastAsia="EC Square Sans Pro" w:cs="EC Square Sans Pro"/>
              </w:rPr>
              <w:t>Mobility, Appliances</w:t>
            </w:r>
          </w:p>
        </w:tc>
        <w:tc>
          <w:tcPr>
            <w:tcW w:w="1276" w:type="dxa"/>
            <w:tcMar>
              <w:left w:w="105" w:type="dxa"/>
              <w:right w:w="105" w:type="dxa"/>
            </w:tcMar>
            <w:vAlign w:val="center"/>
          </w:tcPr>
          <w:p w14:paraId="4688794F" w14:textId="7B295FC1" w:rsidR="003C3D02" w:rsidRDefault="003C3D02" w:rsidP="003C3D02">
            <w:pPr>
              <w:pStyle w:val="JRCText"/>
              <w:spacing w:before="0" w:after="0"/>
              <w:rPr>
                <w:rFonts w:eastAsia="EC Square Sans Pro" w:cs="EC Square Sans Pro"/>
                <w:highlight w:val="yellow"/>
              </w:rPr>
            </w:pPr>
            <w:r w:rsidRPr="006779C9">
              <w:rPr>
                <w:rFonts w:eastAsia="EC Square Sans Pro" w:cs="EC Square Sans Pro"/>
              </w:rPr>
              <w:t>On track to be achieved</w:t>
            </w:r>
          </w:p>
        </w:tc>
        <w:tc>
          <w:tcPr>
            <w:tcW w:w="992" w:type="dxa"/>
            <w:tcMar>
              <w:left w:w="105" w:type="dxa"/>
              <w:right w:w="105" w:type="dxa"/>
            </w:tcMar>
            <w:vAlign w:val="center"/>
          </w:tcPr>
          <w:p w14:paraId="7CA2A529" w14:textId="7D4B5FF4" w:rsidR="003C3D02" w:rsidRPr="00BA5FBD" w:rsidRDefault="003C3D02" w:rsidP="003C3D02">
            <w:pPr>
              <w:pStyle w:val="JRCText"/>
              <w:spacing w:before="0" w:after="0"/>
              <w:rPr>
                <w:rFonts w:eastAsia="EC Square Sans Pro" w:cs="EC Square Sans Pro"/>
                <w:highlight w:val="yellow"/>
              </w:rPr>
            </w:pPr>
            <w:r w:rsidRPr="006779C9">
              <w:rPr>
                <w:rFonts w:eastAsia="EC Square Sans Pro" w:cs="EC Square Sans Pro"/>
              </w:rPr>
              <w:t>Yes</w:t>
            </w:r>
          </w:p>
        </w:tc>
        <w:tc>
          <w:tcPr>
            <w:tcW w:w="709" w:type="dxa"/>
            <w:tcMar>
              <w:left w:w="105" w:type="dxa"/>
              <w:right w:w="105" w:type="dxa"/>
            </w:tcMar>
            <w:vAlign w:val="center"/>
          </w:tcPr>
          <w:p w14:paraId="06A71175" w14:textId="4FAD02C2" w:rsidR="003C3D02" w:rsidRPr="00BA5FBD" w:rsidRDefault="003C3D02" w:rsidP="003C3D02">
            <w:pPr>
              <w:pStyle w:val="JRCText"/>
              <w:spacing w:before="0" w:after="0"/>
              <w:rPr>
                <w:rFonts w:eastAsia="EC Square Sans Pro" w:cs="EC Square Sans Pro"/>
                <w:b/>
                <w:highlight w:val="yellow"/>
              </w:rPr>
            </w:pPr>
            <w:r w:rsidRPr="006779C9">
              <w:rPr>
                <w:rFonts w:eastAsia="EC Square Sans Pro" w:cs="EC Square Sans Pro"/>
                <w:b/>
              </w:rPr>
              <w:t>X</w:t>
            </w:r>
          </w:p>
        </w:tc>
        <w:tc>
          <w:tcPr>
            <w:tcW w:w="850" w:type="dxa"/>
            <w:tcMar>
              <w:left w:w="105" w:type="dxa"/>
              <w:right w:w="105" w:type="dxa"/>
            </w:tcMar>
            <w:vAlign w:val="center"/>
          </w:tcPr>
          <w:p w14:paraId="525556D9" w14:textId="385DA0EF" w:rsidR="003C3D02" w:rsidRPr="00C40697" w:rsidRDefault="003C3D02" w:rsidP="003C3D02">
            <w:pPr>
              <w:pStyle w:val="JRCText"/>
              <w:spacing w:before="0" w:after="0"/>
              <w:rPr>
                <w:rFonts w:eastAsia="EC Square Sans Pro" w:cs="EC Square Sans Pro"/>
                <w:b/>
              </w:rPr>
            </w:pPr>
            <w:r w:rsidRPr="006779C9">
              <w:rPr>
                <w:rFonts w:eastAsia="EC Square Sans Pro" w:cs="EC Square Sans Pro"/>
                <w:b/>
              </w:rPr>
              <w:t>X</w:t>
            </w:r>
          </w:p>
        </w:tc>
      </w:tr>
      <w:tr w:rsidR="003C3D02" w:rsidRPr="00742CF0" w14:paraId="19037733" w14:textId="77777777" w:rsidTr="00BA5FBD">
        <w:trPr>
          <w:trHeight w:val="300"/>
        </w:trPr>
        <w:tc>
          <w:tcPr>
            <w:tcW w:w="3820" w:type="dxa"/>
            <w:tcMar>
              <w:left w:w="105" w:type="dxa"/>
              <w:right w:w="105" w:type="dxa"/>
            </w:tcMar>
            <w:vAlign w:val="center"/>
          </w:tcPr>
          <w:p w14:paraId="27C045FD" w14:textId="4CD5F7FA" w:rsidR="003C3D02" w:rsidRPr="00BA5FBD" w:rsidRDefault="003C3D02" w:rsidP="003C3D02">
            <w:pPr>
              <w:pStyle w:val="JRCText"/>
              <w:spacing w:before="0" w:after="0"/>
              <w:rPr>
                <w:rFonts w:eastAsia="EC Square Sans Pro" w:cs="EC Square Sans Pro"/>
              </w:rPr>
            </w:pPr>
            <w:r w:rsidRPr="00BA5FBD">
              <w:t>All recycling shall achieve at least the following targets for recovery of materials. […] No later than 31 December 2031: (iii) 95% for cobalt, copper, lead, and nickel.</w:t>
            </w:r>
            <w:r w:rsidRPr="00BA5FBD">
              <w:rPr>
                <w:rFonts w:ascii="Calibri" w:hAnsi="Calibri" w:cs="Calibri"/>
              </w:rPr>
              <w:t>  </w:t>
            </w:r>
          </w:p>
        </w:tc>
        <w:tc>
          <w:tcPr>
            <w:tcW w:w="1417" w:type="dxa"/>
            <w:tcMar>
              <w:left w:w="105" w:type="dxa"/>
              <w:right w:w="105" w:type="dxa"/>
            </w:tcMar>
            <w:vAlign w:val="center"/>
          </w:tcPr>
          <w:p w14:paraId="1649BDF9" w14:textId="5E560D02" w:rsidR="003C3D02" w:rsidRPr="00C40697" w:rsidRDefault="003C3D02" w:rsidP="003C3D02">
            <w:pPr>
              <w:pStyle w:val="JRCText"/>
              <w:spacing w:before="0" w:after="0"/>
              <w:rPr>
                <w:rFonts w:eastAsia="EC Square Sans Pro" w:cs="EC Square Sans Pro"/>
              </w:rPr>
            </w:pPr>
            <w:r w:rsidRPr="00575B0D">
              <w:rPr>
                <w:rFonts w:eastAsia="EC Square Sans Pro" w:cs="EC Square Sans Pro"/>
              </w:rPr>
              <w:t>Mobility, Appliances</w:t>
            </w:r>
          </w:p>
        </w:tc>
        <w:tc>
          <w:tcPr>
            <w:tcW w:w="1276" w:type="dxa"/>
            <w:tcMar>
              <w:left w:w="105" w:type="dxa"/>
              <w:right w:w="105" w:type="dxa"/>
            </w:tcMar>
            <w:vAlign w:val="center"/>
          </w:tcPr>
          <w:p w14:paraId="2609C2BD" w14:textId="263DF6CC" w:rsidR="003C3D02" w:rsidRDefault="003C3D02" w:rsidP="003C3D02">
            <w:pPr>
              <w:pStyle w:val="JRCText"/>
              <w:spacing w:before="0" w:after="0"/>
              <w:rPr>
                <w:rFonts w:eastAsia="EC Square Sans Pro" w:cs="EC Square Sans Pro"/>
                <w:highlight w:val="yellow"/>
              </w:rPr>
            </w:pPr>
            <w:r w:rsidRPr="00575B0D">
              <w:rPr>
                <w:rFonts w:eastAsia="EC Square Sans Pro" w:cs="EC Square Sans Pro"/>
              </w:rPr>
              <w:t>On track to be achieved</w:t>
            </w:r>
          </w:p>
        </w:tc>
        <w:tc>
          <w:tcPr>
            <w:tcW w:w="992" w:type="dxa"/>
            <w:tcMar>
              <w:left w:w="105" w:type="dxa"/>
              <w:right w:w="105" w:type="dxa"/>
            </w:tcMar>
            <w:vAlign w:val="center"/>
          </w:tcPr>
          <w:p w14:paraId="5F8098DC" w14:textId="3231A742" w:rsidR="003C3D02" w:rsidRPr="00BA5FBD" w:rsidRDefault="003C3D02" w:rsidP="003C3D02">
            <w:pPr>
              <w:pStyle w:val="JRCText"/>
              <w:spacing w:before="0" w:after="0"/>
              <w:rPr>
                <w:rFonts w:eastAsia="EC Square Sans Pro" w:cs="EC Square Sans Pro"/>
                <w:highlight w:val="yellow"/>
              </w:rPr>
            </w:pPr>
            <w:r w:rsidRPr="00575B0D">
              <w:rPr>
                <w:rFonts w:eastAsia="EC Square Sans Pro" w:cs="EC Square Sans Pro"/>
              </w:rPr>
              <w:t>Yes</w:t>
            </w:r>
          </w:p>
        </w:tc>
        <w:tc>
          <w:tcPr>
            <w:tcW w:w="709" w:type="dxa"/>
            <w:tcMar>
              <w:left w:w="105" w:type="dxa"/>
              <w:right w:w="105" w:type="dxa"/>
            </w:tcMar>
            <w:vAlign w:val="center"/>
          </w:tcPr>
          <w:p w14:paraId="637525B5" w14:textId="35EA5CD4" w:rsidR="003C3D02" w:rsidRDefault="003C3D02" w:rsidP="003C3D02">
            <w:pPr>
              <w:pStyle w:val="JRCText"/>
              <w:spacing w:before="0" w:after="0"/>
              <w:rPr>
                <w:rFonts w:eastAsia="EC Square Sans Pro" w:cs="EC Square Sans Pro"/>
                <w:b/>
                <w:highlight w:val="yellow"/>
              </w:rPr>
            </w:pPr>
            <w:r w:rsidRPr="002643D8">
              <w:rPr>
                <w:rFonts w:eastAsia="EC Square Sans Pro" w:cs="EC Square Sans Pro"/>
                <w:b/>
              </w:rPr>
              <w:t>X</w:t>
            </w:r>
          </w:p>
        </w:tc>
        <w:tc>
          <w:tcPr>
            <w:tcW w:w="850" w:type="dxa"/>
            <w:tcMar>
              <w:left w:w="105" w:type="dxa"/>
              <w:right w:w="105" w:type="dxa"/>
            </w:tcMar>
            <w:vAlign w:val="center"/>
          </w:tcPr>
          <w:p w14:paraId="20347F47" w14:textId="619283C5" w:rsidR="003C3D02" w:rsidRPr="00C40697" w:rsidRDefault="003C3D02" w:rsidP="003C3D02">
            <w:pPr>
              <w:pStyle w:val="JRCText"/>
              <w:spacing w:before="0" w:after="0"/>
              <w:rPr>
                <w:rFonts w:eastAsia="EC Square Sans Pro" w:cs="EC Square Sans Pro"/>
                <w:b/>
              </w:rPr>
            </w:pPr>
            <w:r w:rsidRPr="002643D8">
              <w:rPr>
                <w:rFonts w:eastAsia="EC Square Sans Pro" w:cs="EC Square Sans Pro"/>
                <w:b/>
              </w:rPr>
              <w:t>X</w:t>
            </w:r>
          </w:p>
        </w:tc>
      </w:tr>
      <w:tr w:rsidR="003C3D02" w:rsidRPr="00742CF0" w14:paraId="01045A7B" w14:textId="77777777" w:rsidTr="00BA5FBD">
        <w:trPr>
          <w:trHeight w:val="300"/>
        </w:trPr>
        <w:tc>
          <w:tcPr>
            <w:tcW w:w="3820" w:type="dxa"/>
            <w:tcMar>
              <w:left w:w="105" w:type="dxa"/>
              <w:right w:w="105" w:type="dxa"/>
            </w:tcMar>
            <w:vAlign w:val="center"/>
          </w:tcPr>
          <w:p w14:paraId="075BBCCC" w14:textId="5F187F36" w:rsidR="003C3D02" w:rsidRPr="00BA5FBD" w:rsidRDefault="003C3D02" w:rsidP="003C3D02">
            <w:pPr>
              <w:pStyle w:val="JRCText"/>
              <w:spacing w:before="0" w:after="0"/>
            </w:pPr>
            <w:r w:rsidRPr="00BA5FBD">
              <w:t>Recycling of aluminium in packaging: 60%</w:t>
            </w:r>
          </w:p>
          <w:p w14:paraId="6566981A" w14:textId="77777777" w:rsidR="003C3D02" w:rsidRPr="00BA5FBD" w:rsidRDefault="003C3D02" w:rsidP="003C3D02">
            <w:pPr>
              <w:pStyle w:val="JRCText"/>
              <w:spacing w:before="0" w:after="0"/>
            </w:pPr>
            <w:r w:rsidRPr="00BA5FBD">
              <w:t>Recycling of ferrous metals in packaging: 80%</w:t>
            </w:r>
          </w:p>
          <w:p w14:paraId="2BE60DEA" w14:textId="77777777" w:rsidR="003C3D02" w:rsidRPr="00BA5FBD" w:rsidRDefault="003C3D02" w:rsidP="003C3D02">
            <w:pPr>
              <w:pStyle w:val="JRCText"/>
              <w:spacing w:before="0" w:after="0"/>
            </w:pPr>
            <w:r w:rsidRPr="00BA5FBD">
              <w:t>Recycling of glass in packaging: 75%</w:t>
            </w:r>
          </w:p>
          <w:p w14:paraId="33B09623" w14:textId="77777777" w:rsidR="003C3D02" w:rsidRPr="00BA5FBD" w:rsidRDefault="003C3D02" w:rsidP="003C3D02">
            <w:pPr>
              <w:pStyle w:val="JRCText"/>
              <w:spacing w:before="0" w:after="0"/>
            </w:pPr>
            <w:r w:rsidRPr="00BA5FBD">
              <w:t>Recycling of paper and cardboard in packaging: 85%</w:t>
            </w:r>
          </w:p>
          <w:p w14:paraId="74272C7D" w14:textId="3DB76717" w:rsidR="003C3D02" w:rsidRPr="00BA5FBD" w:rsidRDefault="003C3D02" w:rsidP="003C3D02">
            <w:pPr>
              <w:pStyle w:val="JRCText"/>
              <w:spacing w:before="0" w:after="0"/>
              <w:rPr>
                <w:rFonts w:eastAsia="EC Square Sans Pro" w:cs="EC Square Sans Pro"/>
              </w:rPr>
            </w:pPr>
            <w:r w:rsidRPr="00BA5FBD">
              <w:t>Recycling of wood in packaging: 30%</w:t>
            </w:r>
          </w:p>
        </w:tc>
        <w:tc>
          <w:tcPr>
            <w:tcW w:w="1417" w:type="dxa"/>
            <w:tcMar>
              <w:left w:w="105" w:type="dxa"/>
              <w:right w:w="105" w:type="dxa"/>
            </w:tcMar>
            <w:vAlign w:val="center"/>
          </w:tcPr>
          <w:p w14:paraId="1DE2B96A" w14:textId="7C0DB542" w:rsidR="003C3D02" w:rsidRPr="00C40697" w:rsidRDefault="003C3D02" w:rsidP="003C3D02">
            <w:pPr>
              <w:pStyle w:val="JRCText"/>
              <w:spacing w:before="0" w:after="0"/>
              <w:rPr>
                <w:rFonts w:eastAsia="EC Square Sans Pro" w:cs="EC Square Sans Pro"/>
              </w:rPr>
            </w:pPr>
            <w:r w:rsidRPr="00575B0D">
              <w:rPr>
                <w:rFonts w:eastAsia="EC Square Sans Pro" w:cs="EC Square Sans Pro"/>
              </w:rPr>
              <w:t>Food, Appliances, Household goods</w:t>
            </w:r>
          </w:p>
        </w:tc>
        <w:tc>
          <w:tcPr>
            <w:tcW w:w="1276" w:type="dxa"/>
            <w:tcMar>
              <w:left w:w="105" w:type="dxa"/>
              <w:right w:w="105" w:type="dxa"/>
            </w:tcMar>
            <w:vAlign w:val="center"/>
          </w:tcPr>
          <w:p w14:paraId="1DEFD0AE" w14:textId="34EFA1BC" w:rsidR="003C3D02" w:rsidRDefault="003C3D02" w:rsidP="003C3D02">
            <w:pPr>
              <w:pStyle w:val="JRCText"/>
              <w:spacing w:before="0" w:after="0"/>
              <w:rPr>
                <w:rFonts w:eastAsia="EC Square Sans Pro" w:cs="EC Square Sans Pro"/>
                <w:highlight w:val="yellow"/>
              </w:rPr>
            </w:pPr>
            <w:r>
              <w:rPr>
                <w:rFonts w:eastAsia="EC Square Sans Pro" w:cs="EC Square Sans Pro"/>
              </w:rPr>
              <w:t>On track to be achieved</w:t>
            </w:r>
          </w:p>
        </w:tc>
        <w:tc>
          <w:tcPr>
            <w:tcW w:w="992" w:type="dxa"/>
            <w:tcMar>
              <w:left w:w="105" w:type="dxa"/>
              <w:right w:w="105" w:type="dxa"/>
            </w:tcMar>
            <w:vAlign w:val="center"/>
          </w:tcPr>
          <w:p w14:paraId="14256D65" w14:textId="681C6D68" w:rsidR="003C3D02" w:rsidRPr="00BA5FBD" w:rsidRDefault="003C3D02" w:rsidP="003C3D02">
            <w:pPr>
              <w:pStyle w:val="JRCText"/>
              <w:spacing w:before="0" w:after="0"/>
              <w:rPr>
                <w:rFonts w:eastAsia="EC Square Sans Pro" w:cs="EC Square Sans Pro"/>
                <w:highlight w:val="yellow"/>
              </w:rPr>
            </w:pPr>
            <w:r>
              <w:rPr>
                <w:rFonts w:eastAsia="EC Square Sans Pro" w:cs="EC Square Sans Pro"/>
              </w:rPr>
              <w:t>No</w:t>
            </w:r>
          </w:p>
        </w:tc>
        <w:tc>
          <w:tcPr>
            <w:tcW w:w="709" w:type="dxa"/>
            <w:tcMar>
              <w:left w:w="105" w:type="dxa"/>
              <w:right w:w="105" w:type="dxa"/>
            </w:tcMar>
            <w:vAlign w:val="center"/>
          </w:tcPr>
          <w:p w14:paraId="7AE2686C" w14:textId="259E0CE5" w:rsidR="003C3D02" w:rsidRDefault="003C3D02" w:rsidP="003C3D02">
            <w:pPr>
              <w:pStyle w:val="JRCText"/>
              <w:spacing w:before="0" w:after="0"/>
              <w:rPr>
                <w:rFonts w:eastAsia="EC Square Sans Pro" w:cs="EC Square Sans Pro"/>
                <w:b/>
                <w:highlight w:val="yellow"/>
              </w:rPr>
            </w:pPr>
            <w:r>
              <w:rPr>
                <w:rFonts w:eastAsia="EC Square Sans Pro" w:cs="EC Square Sans Pro"/>
                <w:b/>
              </w:rPr>
              <w:t>X</w:t>
            </w:r>
          </w:p>
        </w:tc>
        <w:tc>
          <w:tcPr>
            <w:tcW w:w="850" w:type="dxa"/>
            <w:tcMar>
              <w:left w:w="105" w:type="dxa"/>
              <w:right w:w="105" w:type="dxa"/>
            </w:tcMar>
            <w:vAlign w:val="center"/>
          </w:tcPr>
          <w:p w14:paraId="5ACCE1EE" w14:textId="7D9BDA74" w:rsidR="003C3D02" w:rsidRPr="00C40697" w:rsidRDefault="003C3D02" w:rsidP="003C3D02">
            <w:pPr>
              <w:pStyle w:val="JRCText"/>
              <w:spacing w:before="0" w:after="0"/>
              <w:rPr>
                <w:rFonts w:eastAsia="EC Square Sans Pro" w:cs="EC Square Sans Pro"/>
                <w:b/>
              </w:rPr>
            </w:pPr>
            <w:r>
              <w:rPr>
                <w:rFonts w:eastAsia="EC Square Sans Pro" w:cs="EC Square Sans Pro"/>
                <w:b/>
              </w:rPr>
              <w:t>X</w:t>
            </w:r>
          </w:p>
        </w:tc>
      </w:tr>
      <w:tr w:rsidR="003C3D02" w:rsidRPr="00742CF0" w14:paraId="30A87488" w14:textId="77777777" w:rsidTr="00C40697">
        <w:trPr>
          <w:trHeight w:val="300"/>
        </w:trPr>
        <w:tc>
          <w:tcPr>
            <w:tcW w:w="3820" w:type="dxa"/>
            <w:tcMar>
              <w:left w:w="105" w:type="dxa"/>
              <w:right w:w="105" w:type="dxa"/>
            </w:tcMar>
            <w:vAlign w:val="center"/>
          </w:tcPr>
          <w:p w14:paraId="33A4BA4E" w14:textId="239500E8" w:rsidR="003C3D02" w:rsidRPr="00BA5FBD" w:rsidRDefault="003C3D02" w:rsidP="003C3D02">
            <w:pPr>
              <w:pStyle w:val="JRCText"/>
              <w:spacing w:before="0" w:after="0"/>
              <w:rPr>
                <w:rFonts w:ascii="Calibri" w:hAnsi="Calibri" w:cs="Calibri"/>
              </w:rPr>
            </w:pPr>
            <w:r w:rsidRPr="00BA5FBD">
              <w:rPr>
                <w:rFonts w:eastAsia="EC Square Sans Pro" w:cs="EC Square Sans Pro"/>
              </w:rPr>
              <w:t>By 2030, the share of renewable energy in the electricity mix should double to 55-60%, and projections show a share of around 84% by 2050. The remaining gap should be covered by other low-carbon options</w:t>
            </w:r>
            <w:r w:rsidRPr="00BA5FBD">
              <w:rPr>
                <w:rFonts w:ascii="Calibri" w:hAnsi="Calibri" w:cs="Calibri"/>
              </w:rPr>
              <w:t> </w:t>
            </w:r>
          </w:p>
        </w:tc>
        <w:tc>
          <w:tcPr>
            <w:tcW w:w="1417" w:type="dxa"/>
            <w:tcMar>
              <w:left w:w="105" w:type="dxa"/>
              <w:right w:w="105" w:type="dxa"/>
            </w:tcMar>
          </w:tcPr>
          <w:p w14:paraId="7B952E86" w14:textId="1EC1E3CD" w:rsidR="003C3D02" w:rsidRPr="00C40697" w:rsidRDefault="003C3D02" w:rsidP="003C3D02">
            <w:pPr>
              <w:pStyle w:val="JRCText"/>
              <w:spacing w:before="0" w:after="0"/>
              <w:rPr>
                <w:rFonts w:eastAsia="EC Square Sans Pro" w:cs="EC Square Sans Pro"/>
              </w:rPr>
            </w:pPr>
            <w:r w:rsidRPr="00C40697">
              <w:rPr>
                <w:rFonts w:eastAsia="EC Square Sans Pro" w:cs="EC Square Sans Pro"/>
              </w:rPr>
              <w:t>Food, Mobility, Housing, Appliances, Household goods</w:t>
            </w:r>
          </w:p>
        </w:tc>
        <w:tc>
          <w:tcPr>
            <w:tcW w:w="1276" w:type="dxa"/>
            <w:tcMar>
              <w:left w:w="105" w:type="dxa"/>
              <w:right w:w="105" w:type="dxa"/>
            </w:tcMar>
            <w:vAlign w:val="center"/>
          </w:tcPr>
          <w:p w14:paraId="763852EC" w14:textId="3004F8C7" w:rsidR="003C3D02" w:rsidRPr="00BA5FBD" w:rsidRDefault="003C3D02" w:rsidP="003C3D02">
            <w:pPr>
              <w:pStyle w:val="JRCText"/>
              <w:spacing w:before="0" w:after="0"/>
              <w:rPr>
                <w:rFonts w:eastAsia="EC Square Sans Pro" w:cs="EC Square Sans Pro"/>
                <w:highlight w:val="yellow"/>
              </w:rPr>
            </w:pPr>
            <w:r>
              <w:rPr>
                <w:rFonts w:eastAsia="EC Square Sans Pro" w:cs="EC Square Sans Pro"/>
                <w:highlight w:val="yellow"/>
              </w:rPr>
              <w:t>Acceleration needed</w:t>
            </w:r>
          </w:p>
        </w:tc>
        <w:tc>
          <w:tcPr>
            <w:tcW w:w="992" w:type="dxa"/>
            <w:tcMar>
              <w:left w:w="105" w:type="dxa"/>
              <w:right w:w="105" w:type="dxa"/>
            </w:tcMar>
            <w:vAlign w:val="center"/>
          </w:tcPr>
          <w:p w14:paraId="5E149F75" w14:textId="6783FE64" w:rsidR="003C3D02" w:rsidRPr="00BA5FBD" w:rsidRDefault="003C3D02" w:rsidP="003C3D02">
            <w:pPr>
              <w:pStyle w:val="JRCText"/>
              <w:spacing w:before="0" w:after="0"/>
              <w:rPr>
                <w:rFonts w:eastAsia="EC Square Sans Pro" w:cs="EC Square Sans Pro"/>
                <w:highlight w:val="yellow"/>
              </w:rPr>
            </w:pPr>
            <w:r w:rsidRPr="00BA5FBD">
              <w:rPr>
                <w:rFonts w:eastAsia="EC Square Sans Pro" w:cs="EC Square Sans Pro"/>
                <w:highlight w:val="yellow"/>
              </w:rPr>
              <w:t>No</w:t>
            </w:r>
          </w:p>
        </w:tc>
        <w:tc>
          <w:tcPr>
            <w:tcW w:w="709" w:type="dxa"/>
            <w:tcMar>
              <w:left w:w="105" w:type="dxa"/>
              <w:right w:w="105" w:type="dxa"/>
            </w:tcMar>
            <w:vAlign w:val="center"/>
          </w:tcPr>
          <w:p w14:paraId="5AAB20C4" w14:textId="7E55616E" w:rsidR="003C3D02" w:rsidRPr="00BA5FBD" w:rsidRDefault="003C3D02" w:rsidP="003C3D02">
            <w:pPr>
              <w:pStyle w:val="JRCText"/>
              <w:spacing w:before="0" w:after="0"/>
              <w:rPr>
                <w:rFonts w:eastAsia="EC Square Sans Pro" w:cs="EC Square Sans Pro"/>
                <w:highlight w:val="yellow"/>
              </w:rPr>
            </w:pPr>
          </w:p>
        </w:tc>
        <w:tc>
          <w:tcPr>
            <w:tcW w:w="850" w:type="dxa"/>
            <w:tcMar>
              <w:left w:w="105" w:type="dxa"/>
              <w:right w:w="105" w:type="dxa"/>
            </w:tcMar>
            <w:vAlign w:val="center"/>
          </w:tcPr>
          <w:p w14:paraId="7EF33AF7" w14:textId="74BDFCC6" w:rsidR="003C3D02" w:rsidRPr="00C40697" w:rsidRDefault="003C3D02" w:rsidP="003C3D02">
            <w:pPr>
              <w:pStyle w:val="JRCText"/>
              <w:spacing w:before="0" w:after="0"/>
              <w:rPr>
                <w:rFonts w:eastAsia="EC Square Sans Pro" w:cs="EC Square Sans Pro"/>
              </w:rPr>
            </w:pPr>
            <w:r w:rsidRPr="00C40697">
              <w:rPr>
                <w:rFonts w:eastAsia="EC Square Sans Pro" w:cs="EC Square Sans Pro"/>
                <w:b/>
              </w:rPr>
              <w:t>X</w:t>
            </w:r>
          </w:p>
        </w:tc>
      </w:tr>
      <w:tr w:rsidR="003C3D02" w:rsidRPr="00742CF0" w14:paraId="3EB9C141" w14:textId="77777777" w:rsidTr="00C40697">
        <w:trPr>
          <w:trHeight w:val="300"/>
        </w:trPr>
        <w:tc>
          <w:tcPr>
            <w:tcW w:w="3820" w:type="dxa"/>
            <w:tcMar>
              <w:left w:w="105" w:type="dxa"/>
              <w:right w:w="105" w:type="dxa"/>
            </w:tcMar>
            <w:vAlign w:val="center"/>
          </w:tcPr>
          <w:p w14:paraId="795AB5D5" w14:textId="0DBDD41C" w:rsidR="003C3D02" w:rsidRPr="00BA5FBD" w:rsidRDefault="003C3D02" w:rsidP="00BA5FBD">
            <w:pPr>
              <w:pStyle w:val="JRCTextbulletedlist1"/>
              <w:keepLines/>
              <w:numPr>
                <w:ilvl w:val="0"/>
                <w:numId w:val="0"/>
              </w:numPr>
              <w:suppressAutoHyphens/>
              <w:spacing w:before="0" w:after="0"/>
              <w:jc w:val="left"/>
              <w:rPr>
                <w:rFonts w:eastAsia="EC Square Sans Pro"/>
              </w:rPr>
            </w:pPr>
            <w:r w:rsidRPr="00BA5FBD">
              <w:rPr>
                <w:rFonts w:eastAsia="EC Square Sans Pro"/>
              </w:rPr>
              <w:t>Energy demand to be covered by solar heat and geothermal should</w:t>
            </w:r>
            <w:r w:rsidRPr="00BA5FBD">
              <w:rPr>
                <w:rFonts w:ascii="Calibri" w:eastAsia="EC Square Sans Pro" w:hAnsi="Calibri" w:cs="Calibri"/>
              </w:rPr>
              <w:t> </w:t>
            </w:r>
            <w:r w:rsidRPr="00BA5FBD">
              <w:rPr>
                <w:rFonts w:eastAsia="EC Square Sans Pro"/>
              </w:rPr>
              <w:t>at least</w:t>
            </w:r>
            <w:r w:rsidRPr="00BA5FBD">
              <w:rPr>
                <w:rFonts w:ascii="Calibri" w:eastAsia="EC Square Sans Pro" w:hAnsi="Calibri" w:cs="Calibri"/>
              </w:rPr>
              <w:t> </w:t>
            </w:r>
            <w:r w:rsidRPr="00BA5FBD">
              <w:rPr>
                <w:rFonts w:eastAsia="EC Square Sans Pro"/>
              </w:rPr>
              <w:t>triple (currently rate at 1,5%)</w:t>
            </w:r>
          </w:p>
          <w:p w14:paraId="54428F4D" w14:textId="77777777" w:rsidR="003C3D02" w:rsidRPr="00BA5FBD" w:rsidRDefault="003C3D02" w:rsidP="003C3D02">
            <w:pPr>
              <w:pStyle w:val="JRCText"/>
              <w:spacing w:before="0" w:after="0"/>
              <w:rPr>
                <w:rFonts w:eastAsia="EC Square Sans Pro" w:cs="EC Square Sans Pro"/>
              </w:rPr>
            </w:pPr>
          </w:p>
        </w:tc>
        <w:tc>
          <w:tcPr>
            <w:tcW w:w="1417" w:type="dxa"/>
            <w:tcMar>
              <w:left w:w="105" w:type="dxa"/>
              <w:right w:w="105" w:type="dxa"/>
            </w:tcMar>
          </w:tcPr>
          <w:p w14:paraId="18806F17" w14:textId="0E959F6C" w:rsidR="003C3D02" w:rsidRPr="00C40697" w:rsidRDefault="003C3D02" w:rsidP="003C3D02">
            <w:pPr>
              <w:pStyle w:val="JRCText"/>
              <w:spacing w:before="0" w:after="0"/>
              <w:rPr>
                <w:rFonts w:eastAsia="EC Square Sans Pro" w:cs="EC Square Sans Pro"/>
              </w:rPr>
            </w:pPr>
            <w:r w:rsidRPr="00C40697">
              <w:rPr>
                <w:rFonts w:eastAsia="EC Square Sans Pro" w:cs="EC Square Sans Pro"/>
              </w:rPr>
              <w:t>Food, Mobility, Housing, Appliances, Household goods</w:t>
            </w:r>
          </w:p>
        </w:tc>
        <w:tc>
          <w:tcPr>
            <w:tcW w:w="1276" w:type="dxa"/>
            <w:tcMar>
              <w:left w:w="105" w:type="dxa"/>
              <w:right w:w="105" w:type="dxa"/>
            </w:tcMar>
            <w:vAlign w:val="center"/>
          </w:tcPr>
          <w:p w14:paraId="53C87313" w14:textId="77777777" w:rsidR="003C3D02" w:rsidRDefault="003C3D02" w:rsidP="003C3D02">
            <w:pPr>
              <w:pStyle w:val="JRCText"/>
              <w:spacing w:before="0" w:after="0"/>
              <w:rPr>
                <w:rFonts w:eastAsia="EC Square Sans Pro" w:cs="EC Square Sans Pro"/>
                <w:highlight w:val="yellow"/>
              </w:rPr>
            </w:pPr>
            <w:r>
              <w:rPr>
                <w:rFonts w:eastAsia="EC Square Sans Pro" w:cs="EC Square Sans Pro"/>
                <w:highlight w:val="yellow"/>
              </w:rPr>
              <w:t>Acceleration needed</w:t>
            </w:r>
          </w:p>
          <w:p w14:paraId="12329156" w14:textId="37B271E7" w:rsidR="003C3D02" w:rsidRPr="00BA5FBD" w:rsidRDefault="003C3D02" w:rsidP="003C3D02">
            <w:pPr>
              <w:pStyle w:val="JRCText"/>
              <w:spacing w:before="0" w:after="0"/>
              <w:rPr>
                <w:rFonts w:eastAsia="EC Square Sans Pro" w:cs="EC Square Sans Pro"/>
                <w:highlight w:val="yellow"/>
              </w:rPr>
            </w:pPr>
          </w:p>
        </w:tc>
        <w:tc>
          <w:tcPr>
            <w:tcW w:w="992" w:type="dxa"/>
            <w:tcMar>
              <w:left w:w="105" w:type="dxa"/>
              <w:right w:w="105" w:type="dxa"/>
            </w:tcMar>
            <w:vAlign w:val="center"/>
          </w:tcPr>
          <w:p w14:paraId="38FE4AC3" w14:textId="493FE697" w:rsidR="003C3D02" w:rsidRPr="00BA5FBD" w:rsidRDefault="003C3D02" w:rsidP="003C3D02">
            <w:pPr>
              <w:pStyle w:val="JRCText"/>
              <w:spacing w:before="0" w:after="0"/>
              <w:rPr>
                <w:rFonts w:eastAsia="EC Square Sans Pro" w:cs="EC Square Sans Pro"/>
                <w:highlight w:val="yellow"/>
              </w:rPr>
            </w:pPr>
            <w:r w:rsidRPr="00BA5FBD">
              <w:rPr>
                <w:rFonts w:eastAsia="EC Square Sans Pro" w:cs="EC Square Sans Pro"/>
                <w:highlight w:val="yellow"/>
              </w:rPr>
              <w:t>No</w:t>
            </w:r>
          </w:p>
        </w:tc>
        <w:tc>
          <w:tcPr>
            <w:tcW w:w="709" w:type="dxa"/>
            <w:tcMar>
              <w:left w:w="105" w:type="dxa"/>
              <w:right w:w="105" w:type="dxa"/>
            </w:tcMar>
            <w:vAlign w:val="center"/>
          </w:tcPr>
          <w:p w14:paraId="0E86EF5D" w14:textId="1252D9C5" w:rsidR="003C3D02" w:rsidRPr="00C40697" w:rsidRDefault="003C3D02" w:rsidP="003C3D02">
            <w:pPr>
              <w:pStyle w:val="JRCText"/>
              <w:spacing w:before="0" w:after="0"/>
              <w:rPr>
                <w:rFonts w:eastAsia="EC Square Sans Pro" w:cs="EC Square Sans Pro"/>
                <w:b/>
              </w:rPr>
            </w:pPr>
          </w:p>
        </w:tc>
        <w:tc>
          <w:tcPr>
            <w:tcW w:w="850" w:type="dxa"/>
            <w:tcMar>
              <w:left w:w="105" w:type="dxa"/>
              <w:right w:w="105" w:type="dxa"/>
            </w:tcMar>
            <w:vAlign w:val="center"/>
          </w:tcPr>
          <w:p w14:paraId="69997210" w14:textId="5AB0C5F6" w:rsidR="003C3D02" w:rsidRPr="00C40697" w:rsidRDefault="003C3D02" w:rsidP="003C3D02">
            <w:pPr>
              <w:pStyle w:val="JRCText"/>
              <w:spacing w:before="0" w:after="0"/>
              <w:rPr>
                <w:rFonts w:eastAsia="EC Square Sans Pro" w:cs="EC Square Sans Pro"/>
                <w:b/>
              </w:rPr>
            </w:pPr>
            <w:r w:rsidRPr="00C40697">
              <w:rPr>
                <w:rFonts w:eastAsia="EC Square Sans Pro" w:cs="EC Square Sans Pro"/>
                <w:b/>
              </w:rPr>
              <w:t>X</w:t>
            </w:r>
          </w:p>
        </w:tc>
      </w:tr>
      <w:tr w:rsidR="003C3D02" w:rsidRPr="00742CF0" w14:paraId="2195BB98" w14:textId="77777777" w:rsidTr="00C40697">
        <w:trPr>
          <w:trHeight w:val="300"/>
        </w:trPr>
        <w:tc>
          <w:tcPr>
            <w:tcW w:w="3820" w:type="dxa"/>
            <w:tcMar>
              <w:left w:w="105" w:type="dxa"/>
              <w:right w:w="105" w:type="dxa"/>
            </w:tcMar>
            <w:vAlign w:val="center"/>
          </w:tcPr>
          <w:p w14:paraId="3171F744" w14:textId="379DAE32" w:rsidR="003C3D02" w:rsidRPr="00BA5FBD" w:rsidRDefault="003C3D02" w:rsidP="003C3D02">
            <w:pPr>
              <w:spacing w:before="0" w:after="0"/>
              <w:jc w:val="left"/>
              <w:rPr>
                <w:rFonts w:eastAsia="EC Square Sans Pro" w:cs="EC Square Sans Pro"/>
                <w:lang w:eastAsia="en-US"/>
              </w:rPr>
            </w:pPr>
            <w:r w:rsidRPr="00BA5FBD">
              <w:rPr>
                <w:rFonts w:eastAsia="EC Square Sans Pro" w:cs="EC Square Sans Pro"/>
                <w:lang w:eastAsia="en-US"/>
              </w:rPr>
              <w:t>Member States shall collectively ensure that the share of energy from renewable sources in the Union’s gross final consumption of energy in 2030 is at least 42,5 %.</w:t>
            </w:r>
          </w:p>
          <w:p w14:paraId="1127D73B" w14:textId="77777777" w:rsidR="003C3D02" w:rsidRPr="00BA5FBD" w:rsidRDefault="003C3D02" w:rsidP="003C3D02">
            <w:pPr>
              <w:pStyle w:val="JRCTextbulletedlist1"/>
              <w:keepLines/>
              <w:numPr>
                <w:ilvl w:val="0"/>
                <w:numId w:val="0"/>
              </w:numPr>
              <w:suppressAutoHyphens/>
              <w:spacing w:before="0" w:after="0"/>
              <w:jc w:val="left"/>
              <w:rPr>
                <w:rFonts w:eastAsia="EC Square Sans Pro"/>
              </w:rPr>
            </w:pPr>
          </w:p>
        </w:tc>
        <w:tc>
          <w:tcPr>
            <w:tcW w:w="1417" w:type="dxa"/>
            <w:tcMar>
              <w:left w:w="105" w:type="dxa"/>
              <w:right w:w="105" w:type="dxa"/>
            </w:tcMar>
          </w:tcPr>
          <w:p w14:paraId="4078BABD" w14:textId="544D0846" w:rsidR="003C3D02" w:rsidRPr="00C40697" w:rsidRDefault="003C3D02" w:rsidP="003C3D02">
            <w:pPr>
              <w:pStyle w:val="JRCText"/>
              <w:spacing w:before="0" w:after="0"/>
              <w:rPr>
                <w:rFonts w:eastAsia="EC Square Sans Pro" w:cs="EC Square Sans Pro"/>
              </w:rPr>
            </w:pPr>
            <w:r w:rsidRPr="00C40697">
              <w:rPr>
                <w:rFonts w:eastAsia="EC Square Sans Pro" w:cs="EC Square Sans Pro"/>
              </w:rPr>
              <w:t>Food, Mobility, Housing, Appliances, Household goods</w:t>
            </w:r>
          </w:p>
        </w:tc>
        <w:tc>
          <w:tcPr>
            <w:tcW w:w="1276" w:type="dxa"/>
            <w:tcMar>
              <w:left w:w="105" w:type="dxa"/>
              <w:right w:w="105" w:type="dxa"/>
            </w:tcMar>
            <w:vAlign w:val="center"/>
          </w:tcPr>
          <w:p w14:paraId="72A0C95C" w14:textId="516FB297" w:rsidR="003C3D02" w:rsidRPr="00BA5FBD" w:rsidRDefault="003C3D02" w:rsidP="003C3D02">
            <w:pPr>
              <w:pStyle w:val="JRCText"/>
              <w:spacing w:before="0" w:after="0"/>
              <w:rPr>
                <w:rFonts w:eastAsia="EC Square Sans Pro" w:cs="EC Square Sans Pro"/>
                <w:highlight w:val="yellow"/>
              </w:rPr>
            </w:pPr>
            <w:r>
              <w:rPr>
                <w:rFonts w:eastAsia="EC Square Sans Pro" w:cs="EC Square Sans Pro"/>
                <w:highlight w:val="yellow"/>
              </w:rPr>
              <w:t>Acceleration needed</w:t>
            </w:r>
          </w:p>
        </w:tc>
        <w:tc>
          <w:tcPr>
            <w:tcW w:w="992" w:type="dxa"/>
            <w:tcMar>
              <w:left w:w="105" w:type="dxa"/>
              <w:right w:w="105" w:type="dxa"/>
            </w:tcMar>
            <w:vAlign w:val="center"/>
          </w:tcPr>
          <w:p w14:paraId="1D59D36C" w14:textId="72603A68" w:rsidR="003C3D02" w:rsidRPr="00BA5FBD" w:rsidRDefault="003C3D02" w:rsidP="003C3D02">
            <w:pPr>
              <w:pStyle w:val="JRCText"/>
              <w:spacing w:before="0" w:after="0"/>
              <w:rPr>
                <w:rFonts w:eastAsia="EC Square Sans Pro" w:cs="EC Square Sans Pro"/>
                <w:highlight w:val="yellow"/>
              </w:rPr>
            </w:pPr>
            <w:r w:rsidRPr="009607C3">
              <w:rPr>
                <w:rFonts w:eastAsia="EC Square Sans Pro" w:cs="EC Square Sans Pro"/>
                <w:highlight w:val="yellow"/>
              </w:rPr>
              <w:t>No</w:t>
            </w:r>
          </w:p>
        </w:tc>
        <w:tc>
          <w:tcPr>
            <w:tcW w:w="709" w:type="dxa"/>
            <w:tcMar>
              <w:left w:w="105" w:type="dxa"/>
              <w:right w:w="105" w:type="dxa"/>
            </w:tcMar>
            <w:vAlign w:val="center"/>
          </w:tcPr>
          <w:p w14:paraId="1A109999" w14:textId="77777777" w:rsidR="003C3D02" w:rsidRPr="00C40697" w:rsidRDefault="003C3D02" w:rsidP="003C3D02">
            <w:pPr>
              <w:pStyle w:val="JRCText"/>
              <w:spacing w:before="0" w:after="0"/>
              <w:rPr>
                <w:rFonts w:eastAsia="EC Square Sans Pro" w:cs="EC Square Sans Pro"/>
                <w:b/>
              </w:rPr>
            </w:pPr>
          </w:p>
        </w:tc>
        <w:tc>
          <w:tcPr>
            <w:tcW w:w="850" w:type="dxa"/>
            <w:tcMar>
              <w:left w:w="105" w:type="dxa"/>
              <w:right w:w="105" w:type="dxa"/>
            </w:tcMar>
            <w:vAlign w:val="center"/>
          </w:tcPr>
          <w:p w14:paraId="09E14160" w14:textId="6771C3E6" w:rsidR="003C3D02" w:rsidRPr="00C40697" w:rsidRDefault="003C3D02" w:rsidP="003C3D02">
            <w:pPr>
              <w:pStyle w:val="JRCText"/>
              <w:spacing w:before="0" w:after="0"/>
              <w:rPr>
                <w:rFonts w:eastAsia="EC Square Sans Pro" w:cs="EC Square Sans Pro"/>
                <w:b/>
              </w:rPr>
            </w:pPr>
            <w:r w:rsidRPr="00C40697">
              <w:rPr>
                <w:rFonts w:eastAsia="EC Square Sans Pro" w:cs="EC Square Sans Pro"/>
                <w:b/>
              </w:rPr>
              <w:t>X</w:t>
            </w:r>
          </w:p>
        </w:tc>
      </w:tr>
      <w:tr w:rsidR="00554CD9" w:rsidRPr="00742CF0" w14:paraId="4D78CAE7" w14:textId="77777777" w:rsidTr="00C40697">
        <w:trPr>
          <w:trHeight w:val="300"/>
        </w:trPr>
        <w:tc>
          <w:tcPr>
            <w:tcW w:w="3820" w:type="dxa"/>
            <w:tcMar>
              <w:left w:w="105" w:type="dxa"/>
              <w:right w:w="105" w:type="dxa"/>
            </w:tcMar>
            <w:vAlign w:val="center"/>
          </w:tcPr>
          <w:p w14:paraId="328E594B" w14:textId="40820C0B" w:rsidR="00554CD9" w:rsidRPr="00BA5FBD" w:rsidRDefault="00554CD9" w:rsidP="00554CD9">
            <w:pPr>
              <w:spacing w:before="0" w:after="0"/>
              <w:jc w:val="left"/>
              <w:rPr>
                <w:rFonts w:ascii="Calibri" w:hAnsi="Calibri" w:cs="Calibri"/>
                <w:color w:val="000000"/>
                <w:sz w:val="22"/>
                <w:szCs w:val="22"/>
              </w:rPr>
            </w:pPr>
            <w:r w:rsidRPr="00BA5FBD">
              <w:rPr>
                <w:rFonts w:eastAsia="EC Square Sans Pro" w:cs="EC Square Sans Pro"/>
              </w:rPr>
              <w:lastRenderedPageBreak/>
              <w:t xml:space="preserve">The strategy sets targets for an installed capacity of at least 60 GW of offshore wind by 2030. </w:t>
            </w:r>
          </w:p>
        </w:tc>
        <w:tc>
          <w:tcPr>
            <w:tcW w:w="1417" w:type="dxa"/>
            <w:tcMar>
              <w:left w:w="105" w:type="dxa"/>
              <w:right w:w="105" w:type="dxa"/>
            </w:tcMar>
          </w:tcPr>
          <w:p w14:paraId="1A045FA6" w14:textId="619FA4DC" w:rsidR="00554CD9" w:rsidRPr="00C40697" w:rsidRDefault="00554CD9" w:rsidP="00554CD9">
            <w:pPr>
              <w:pStyle w:val="JRCText"/>
              <w:spacing w:before="0" w:after="0"/>
              <w:rPr>
                <w:rFonts w:eastAsia="EC Square Sans Pro" w:cs="EC Square Sans Pro"/>
              </w:rPr>
            </w:pPr>
            <w:r w:rsidRPr="00C40697">
              <w:rPr>
                <w:rFonts w:eastAsia="EC Square Sans Pro" w:cs="EC Square Sans Pro"/>
              </w:rPr>
              <w:t>Food, Mobility, Housing, Appliances, Household goods</w:t>
            </w:r>
          </w:p>
        </w:tc>
        <w:tc>
          <w:tcPr>
            <w:tcW w:w="1276" w:type="dxa"/>
            <w:tcMar>
              <w:left w:w="105" w:type="dxa"/>
              <w:right w:w="105" w:type="dxa"/>
            </w:tcMar>
            <w:vAlign w:val="center"/>
          </w:tcPr>
          <w:p w14:paraId="34D62F22" w14:textId="44847DE3" w:rsidR="00554CD9" w:rsidRDefault="00554CD9" w:rsidP="00554CD9">
            <w:pPr>
              <w:pStyle w:val="JRCText"/>
              <w:spacing w:before="0" w:after="0"/>
              <w:rPr>
                <w:rFonts w:eastAsia="EC Square Sans Pro" w:cs="EC Square Sans Pro"/>
                <w:highlight w:val="yellow"/>
              </w:rPr>
            </w:pPr>
            <w:r w:rsidRPr="00575B0D">
              <w:rPr>
                <w:rFonts w:eastAsia="EC Square Sans Pro" w:cs="EC Square Sans Pro"/>
              </w:rPr>
              <w:t>Acceleration needed</w:t>
            </w:r>
          </w:p>
        </w:tc>
        <w:tc>
          <w:tcPr>
            <w:tcW w:w="992" w:type="dxa"/>
            <w:tcMar>
              <w:left w:w="105" w:type="dxa"/>
              <w:right w:w="105" w:type="dxa"/>
            </w:tcMar>
            <w:vAlign w:val="center"/>
          </w:tcPr>
          <w:p w14:paraId="17DAFE4D" w14:textId="29DE51DF" w:rsidR="00554CD9" w:rsidRPr="009607C3" w:rsidRDefault="00554CD9" w:rsidP="00554CD9">
            <w:pPr>
              <w:pStyle w:val="JRCText"/>
              <w:spacing w:before="0" w:after="0"/>
              <w:rPr>
                <w:rFonts w:eastAsia="EC Square Sans Pro" w:cs="EC Square Sans Pro"/>
                <w:highlight w:val="yellow"/>
              </w:rPr>
            </w:pPr>
            <w:r w:rsidRPr="00575B0D">
              <w:rPr>
                <w:rFonts w:eastAsia="EC Square Sans Pro" w:cs="EC Square Sans Pro"/>
              </w:rPr>
              <w:t>No</w:t>
            </w:r>
          </w:p>
        </w:tc>
        <w:tc>
          <w:tcPr>
            <w:tcW w:w="709" w:type="dxa"/>
            <w:tcMar>
              <w:left w:w="105" w:type="dxa"/>
              <w:right w:w="105" w:type="dxa"/>
            </w:tcMar>
            <w:vAlign w:val="center"/>
          </w:tcPr>
          <w:p w14:paraId="475A865F" w14:textId="77777777" w:rsidR="00554CD9" w:rsidRPr="00C40697" w:rsidRDefault="00554CD9" w:rsidP="00554CD9">
            <w:pPr>
              <w:pStyle w:val="JRCText"/>
              <w:spacing w:before="0" w:after="0"/>
              <w:rPr>
                <w:rFonts w:eastAsia="EC Square Sans Pro" w:cs="EC Square Sans Pro"/>
                <w:b/>
              </w:rPr>
            </w:pPr>
          </w:p>
        </w:tc>
        <w:tc>
          <w:tcPr>
            <w:tcW w:w="850" w:type="dxa"/>
            <w:tcMar>
              <w:left w:w="105" w:type="dxa"/>
              <w:right w:w="105" w:type="dxa"/>
            </w:tcMar>
            <w:vAlign w:val="center"/>
          </w:tcPr>
          <w:p w14:paraId="76E1BF67" w14:textId="7615E1BD" w:rsidR="00554CD9" w:rsidRDefault="00554CD9" w:rsidP="00554CD9">
            <w:pPr>
              <w:pStyle w:val="JRCText"/>
              <w:spacing w:before="0" w:after="0"/>
              <w:rPr>
                <w:rFonts w:eastAsia="EC Square Sans Pro" w:cs="EC Square Sans Pro"/>
                <w:b/>
              </w:rPr>
            </w:pPr>
            <w:r w:rsidRPr="00575B0D">
              <w:rPr>
                <w:rFonts w:eastAsia="EC Square Sans Pro" w:cs="EC Square Sans Pro"/>
                <w:b/>
              </w:rPr>
              <w:t>X</w:t>
            </w:r>
          </w:p>
        </w:tc>
      </w:tr>
      <w:tr w:rsidR="00554CD9" w:rsidRPr="00742CF0" w14:paraId="320619D6" w14:textId="77777777" w:rsidTr="00A05DB3">
        <w:trPr>
          <w:trHeight w:val="300"/>
        </w:trPr>
        <w:tc>
          <w:tcPr>
            <w:tcW w:w="3820" w:type="dxa"/>
            <w:tcMar>
              <w:left w:w="105" w:type="dxa"/>
              <w:right w:w="105" w:type="dxa"/>
            </w:tcMar>
            <w:vAlign w:val="center"/>
          </w:tcPr>
          <w:p w14:paraId="1D133E09" w14:textId="01ADF09D" w:rsidR="00554CD9" w:rsidRPr="00BA5FBD" w:rsidRDefault="00554CD9" w:rsidP="00BE02DE">
            <w:pPr>
              <w:pStyle w:val="JRCTextbulletedlist1"/>
              <w:keepLines/>
              <w:numPr>
                <w:ilvl w:val="0"/>
                <w:numId w:val="0"/>
              </w:numPr>
              <w:suppressAutoHyphens/>
              <w:spacing w:before="0" w:after="0"/>
              <w:jc w:val="left"/>
              <w:rPr>
                <w:rFonts w:eastAsia="EC Square Sans Pro" w:cs="EC Square Sans Pro"/>
              </w:rPr>
            </w:pPr>
            <w:r w:rsidRPr="00BA5FBD">
              <w:rPr>
                <w:rFonts w:eastAsia="EC Square Sans Pro" w:cs="EC Square Sans Pro"/>
              </w:rPr>
              <w:t>Recycling shall achieve at least the following targets for recycling efficiency:</w:t>
            </w:r>
            <w:r w:rsidRPr="00BA5FBD">
              <w:rPr>
                <w:rFonts w:ascii="Calibri" w:hAnsi="Calibri" w:cs="Calibri"/>
              </w:rPr>
              <w:t> </w:t>
            </w:r>
            <w:r w:rsidRPr="00BA5FBD">
              <w:rPr>
                <w:rFonts w:eastAsia="EC Square Sans Pro" w:cs="EC Square Sans Pro"/>
              </w:rPr>
              <w:t xml:space="preserve"> […] No later than 31 December 2030 </w:t>
            </w:r>
            <w:r w:rsidRPr="00BA5FBD">
              <w:rPr>
                <w:rFonts w:eastAsia="EC Square Sans Pro"/>
              </w:rPr>
              <w:t>70% by average weight of lithium-based batteries.</w:t>
            </w:r>
            <w:r w:rsidRPr="00BA5FBD">
              <w:rPr>
                <w:rFonts w:ascii="Calibri" w:hAnsi="Calibri" w:cs="Calibri"/>
              </w:rPr>
              <w:t> </w:t>
            </w:r>
          </w:p>
        </w:tc>
        <w:tc>
          <w:tcPr>
            <w:tcW w:w="1417" w:type="dxa"/>
            <w:tcMar>
              <w:left w:w="105" w:type="dxa"/>
              <w:right w:w="105" w:type="dxa"/>
            </w:tcMar>
            <w:vAlign w:val="center"/>
          </w:tcPr>
          <w:p w14:paraId="063F8F9A" w14:textId="3C79838E" w:rsidR="00554CD9" w:rsidRPr="00575B0D" w:rsidRDefault="00554CD9" w:rsidP="00554CD9">
            <w:pPr>
              <w:pStyle w:val="JRCText"/>
              <w:spacing w:before="0" w:after="0"/>
              <w:rPr>
                <w:rFonts w:eastAsia="EC Square Sans Pro" w:cs="EC Square Sans Pro"/>
              </w:rPr>
            </w:pPr>
            <w:r w:rsidRPr="00575B0D">
              <w:rPr>
                <w:rFonts w:eastAsia="EC Square Sans Pro" w:cs="EC Square Sans Pro"/>
              </w:rPr>
              <w:t>Mobility, Appliances</w:t>
            </w:r>
          </w:p>
        </w:tc>
        <w:tc>
          <w:tcPr>
            <w:tcW w:w="1276" w:type="dxa"/>
            <w:tcMar>
              <w:left w:w="105" w:type="dxa"/>
              <w:right w:w="105" w:type="dxa"/>
            </w:tcMar>
            <w:vAlign w:val="center"/>
          </w:tcPr>
          <w:p w14:paraId="4F74C07D" w14:textId="2CEE231E" w:rsidR="00554CD9" w:rsidRPr="00575B0D" w:rsidRDefault="00554CD9" w:rsidP="00554CD9">
            <w:pPr>
              <w:pStyle w:val="JRCText"/>
              <w:spacing w:before="0" w:after="0"/>
              <w:rPr>
                <w:rFonts w:eastAsia="EC Square Sans Pro" w:cs="EC Square Sans Pro"/>
              </w:rPr>
            </w:pPr>
            <w:r>
              <w:rPr>
                <w:rFonts w:eastAsia="EC Square Sans Pro" w:cs="EC Square Sans Pro"/>
              </w:rPr>
              <w:t>Acceleration needed</w:t>
            </w:r>
          </w:p>
        </w:tc>
        <w:tc>
          <w:tcPr>
            <w:tcW w:w="992" w:type="dxa"/>
            <w:tcMar>
              <w:left w:w="105" w:type="dxa"/>
              <w:right w:w="105" w:type="dxa"/>
            </w:tcMar>
            <w:vAlign w:val="center"/>
          </w:tcPr>
          <w:p w14:paraId="4D09686E" w14:textId="740C9056" w:rsidR="00554CD9" w:rsidRPr="00575B0D" w:rsidRDefault="00554CD9" w:rsidP="00554CD9">
            <w:pPr>
              <w:pStyle w:val="JRCText"/>
              <w:spacing w:before="0" w:after="0"/>
              <w:rPr>
                <w:rFonts w:eastAsia="EC Square Sans Pro" w:cs="EC Square Sans Pro"/>
              </w:rPr>
            </w:pPr>
            <w:r w:rsidRPr="00575B0D">
              <w:rPr>
                <w:rFonts w:eastAsia="EC Square Sans Pro" w:cs="EC Square Sans Pro"/>
              </w:rPr>
              <w:t>Yes</w:t>
            </w:r>
          </w:p>
        </w:tc>
        <w:tc>
          <w:tcPr>
            <w:tcW w:w="709" w:type="dxa"/>
            <w:tcMar>
              <w:left w:w="105" w:type="dxa"/>
              <w:right w:w="105" w:type="dxa"/>
            </w:tcMar>
            <w:vAlign w:val="center"/>
          </w:tcPr>
          <w:p w14:paraId="7CF828D0" w14:textId="2869AB0C" w:rsidR="00554CD9" w:rsidRPr="002643D8" w:rsidRDefault="00554CD9" w:rsidP="00554CD9">
            <w:pPr>
              <w:pStyle w:val="JRCText"/>
              <w:spacing w:before="0" w:after="0"/>
              <w:rPr>
                <w:rFonts w:eastAsia="EC Square Sans Pro" w:cs="EC Square Sans Pro"/>
                <w:b/>
              </w:rPr>
            </w:pPr>
          </w:p>
        </w:tc>
        <w:tc>
          <w:tcPr>
            <w:tcW w:w="850" w:type="dxa"/>
            <w:tcMar>
              <w:left w:w="105" w:type="dxa"/>
              <w:right w:w="105" w:type="dxa"/>
            </w:tcMar>
            <w:vAlign w:val="center"/>
          </w:tcPr>
          <w:p w14:paraId="5742A022" w14:textId="0ADA2AE6" w:rsidR="00554CD9" w:rsidRPr="002643D8" w:rsidRDefault="00554CD9" w:rsidP="00554CD9">
            <w:pPr>
              <w:pStyle w:val="JRCText"/>
              <w:spacing w:before="0" w:after="0"/>
              <w:rPr>
                <w:rFonts w:eastAsia="EC Square Sans Pro" w:cs="EC Square Sans Pro"/>
                <w:b/>
              </w:rPr>
            </w:pPr>
            <w:r w:rsidRPr="002643D8">
              <w:rPr>
                <w:rFonts w:eastAsia="EC Square Sans Pro" w:cs="EC Square Sans Pro"/>
                <w:b/>
              </w:rPr>
              <w:t>X</w:t>
            </w:r>
          </w:p>
        </w:tc>
      </w:tr>
      <w:tr w:rsidR="00554CD9" w:rsidRPr="00742CF0" w14:paraId="1ABD474B" w14:textId="77777777" w:rsidTr="00A05DB3">
        <w:trPr>
          <w:trHeight w:val="300"/>
        </w:trPr>
        <w:tc>
          <w:tcPr>
            <w:tcW w:w="3820" w:type="dxa"/>
            <w:tcMar>
              <w:left w:w="105" w:type="dxa"/>
              <w:right w:w="105" w:type="dxa"/>
            </w:tcMar>
            <w:vAlign w:val="center"/>
          </w:tcPr>
          <w:p w14:paraId="61EE39B4" w14:textId="07ECFCD7" w:rsidR="00554CD9" w:rsidRPr="00BA5FBD" w:rsidRDefault="00554CD9" w:rsidP="00554CD9">
            <w:pPr>
              <w:pStyle w:val="JRCText"/>
              <w:spacing w:before="0" w:after="0"/>
              <w:rPr>
                <w:rFonts w:ascii="Calibri" w:hAnsi="Calibri" w:cs="Calibri"/>
              </w:rPr>
            </w:pPr>
            <w:r w:rsidRPr="00BA5FBD">
              <w:t>Recycling or preparing for re-use 65% of all packaging waste by 2025, 70% by 2030</w:t>
            </w:r>
            <w:r w:rsidRPr="00BA5FBD">
              <w:rPr>
                <w:rFonts w:ascii="Calibri" w:hAnsi="Calibri" w:cs="Calibri"/>
              </w:rPr>
              <w:t> </w:t>
            </w:r>
          </w:p>
          <w:p w14:paraId="52041BE2" w14:textId="20E44E06" w:rsidR="00554CD9" w:rsidRPr="00BA5FBD" w:rsidRDefault="00554CD9" w:rsidP="00B15600">
            <w:pPr>
              <w:pStyle w:val="JRCText"/>
              <w:spacing w:before="0" w:after="0"/>
              <w:rPr>
                <w:rFonts w:ascii="Calibri" w:hAnsi="Calibri" w:cs="Calibri"/>
                <w:shd w:val="clear" w:color="auto" w:fill="FFFFFF"/>
              </w:rPr>
            </w:pPr>
            <w:r w:rsidRPr="00DB2933">
              <w:rPr>
                <w:i/>
                <w:iCs/>
              </w:rPr>
              <w:t xml:space="preserve">(Due to the large coverage of this target in different policy documents, it embeds the modelling of </w:t>
            </w:r>
            <w:r>
              <w:rPr>
                <w:b/>
                <w:i/>
                <w:iCs/>
              </w:rPr>
              <w:t>4</w:t>
            </w:r>
            <w:r w:rsidRPr="00DB2933">
              <w:rPr>
                <w:b/>
                <w:bCs/>
                <w:i/>
                <w:iCs/>
              </w:rPr>
              <w:t xml:space="preserve"> GTT as detailed in Annex 4</w:t>
            </w:r>
            <w:r>
              <w:rPr>
                <w:b/>
                <w:bCs/>
                <w:i/>
                <w:iCs/>
              </w:rPr>
              <w:t xml:space="preserve"> </w:t>
            </w:r>
            <w:r>
              <w:rPr>
                <w:rFonts w:eastAsia="EC Square Sans Pro" w:cs="EC Square Sans Pro"/>
                <w:color w:val="000000" w:themeColor="text1"/>
              </w:rPr>
              <w:t xml:space="preserve">of </w:t>
            </w:r>
            <w:r w:rsidR="00B15600">
              <w:rPr>
                <w:rFonts w:eastAsia="EC Square Sans Pro" w:cs="EC Square Sans Pro"/>
                <w:bCs/>
                <w:color w:val="FF0000"/>
                <w:highlight w:val="green"/>
              </w:rPr>
              <w:fldChar w:fldCharType="begin"/>
            </w:r>
            <w:r w:rsidR="00B15600">
              <w:rPr>
                <w:rFonts w:eastAsia="EC Square Sans Pro" w:cs="EC Square Sans Pro"/>
                <w:bCs/>
                <w:color w:val="FF0000"/>
                <w:highlight w:val="green"/>
              </w:rPr>
              <w:instrText xml:space="preserve"> ADDIN ZOTERO_ITEM CSL_CITATION {"citationID":"NYWjOaD0","properties":{"formattedCitation":"[3]","plainCitation":"[3]","noteIndex":0},"citationItems":[{"id":1027,"uris":["http://zotero.org/groups/5272309/items/SZHAHM6E"],"itemData":{"id":1027,"type":"webpage","abstract":"The European Commission - Joint Research Centre has developed and kept updating since 2016 a modelling framework that includes the Consumption Footprint (CF) and the Domestic Footprint (CF) models, which have become established as a means for monitoring the progress of the EU’s environmental performance. The models are based on Life Cycle Assessment, and use the Environmental Footprint (EF) impact assessment method to produce a set of 16 indicators (also available as a single weighted score) to assess the environmental impacts of EU production and consumption, and compare to the planetary boundaries. This report describes how these models can be applied to generate an outlook in the framework of the Zero Pollution Action Plan (ZPAP) for 2030. This is performed via: (i) calculating the ZPAP official targets in the context of the models, (ii) integrating selected relevant and illustrative green transition measures from the targets and ambitions of the European Green Deal (iii) comparing three progressively more ambitious scenarios simulating the achievement of these measures. The results indicate that the gap is widening between the environmental impacts occurring within the EU’s borders and those linked to consumption via supply chains, that is, those that result from imports into the EU. The selected green transition measures should make progress in terms of reducing environmental impact within the EU. However, via integrating additional ambitions the EU could accelerate actions for almost all EF environmental indicators, and reduce the EU’s environmental impact of consumption even below the ZPAP 2030 targets.","container-title":"JRC Publications Repository","language":"en","note":"ISBN: 9789268238967\nISSN: 1831-9424\nDOI: 10.2760/6552881","title":"Consumption Footprint and Domestic Footprint Outlook Report 2025","URL":"https://publications.jrc.ec.europa.eu/repository/handle/JRC139655","author":[{"family":"Pasqualino","given":"Roberto"},{"family":"Valenzano","given":"Annarita"},{"family":"Chiorrini","given":"Andrea"},{"family":"Wierzgala","given":"Piotr"},{"family":"Frankowska","given":"Angelina"},{"family":"Sanye","given":"MENGUAL Esther"},{"family":"Bennett","given":"Michael John"},{"family":"Listorti","given":"Giulia"},{"family":"Sala","given":"Serenella"}],"accessed":{"date-parts":[["2025",3,4]]},"issued":{"date-parts":[["2025"]]}}}],"schema":"https://github.com/citation-style-language/schema/raw/master/csl-citation.json"} </w:instrText>
            </w:r>
            <w:r w:rsidR="00B15600">
              <w:rPr>
                <w:rFonts w:eastAsia="EC Square Sans Pro" w:cs="EC Square Sans Pro"/>
                <w:bCs/>
                <w:color w:val="FF0000"/>
                <w:highlight w:val="green"/>
              </w:rPr>
              <w:fldChar w:fldCharType="separate"/>
            </w:r>
            <w:r w:rsidR="00B15600" w:rsidRPr="00B15600">
              <w:rPr>
                <w:highlight w:val="green"/>
              </w:rPr>
              <w:t>[3]</w:t>
            </w:r>
            <w:r w:rsidR="00B15600">
              <w:rPr>
                <w:rFonts w:eastAsia="EC Square Sans Pro" w:cs="EC Square Sans Pro"/>
                <w:bCs/>
                <w:color w:val="FF0000"/>
                <w:highlight w:val="green"/>
              </w:rPr>
              <w:fldChar w:fldCharType="end"/>
            </w:r>
            <w:r w:rsidRPr="00DB2933">
              <w:rPr>
                <w:i/>
                <w:iCs/>
              </w:rPr>
              <w:t>)</w:t>
            </w:r>
            <w:r w:rsidRPr="00DB2933">
              <w:rPr>
                <w:rFonts w:ascii="Calibri" w:hAnsi="Calibri" w:cs="Calibri"/>
                <w:shd w:val="clear" w:color="auto" w:fill="FFFFFF"/>
              </w:rPr>
              <w:t> </w:t>
            </w:r>
          </w:p>
        </w:tc>
        <w:tc>
          <w:tcPr>
            <w:tcW w:w="1417" w:type="dxa"/>
            <w:tcMar>
              <w:left w:w="105" w:type="dxa"/>
              <w:right w:w="105" w:type="dxa"/>
            </w:tcMar>
            <w:vAlign w:val="center"/>
          </w:tcPr>
          <w:p w14:paraId="02AE88AB" w14:textId="7D642AB4" w:rsidR="00554CD9" w:rsidRPr="00575B0D" w:rsidRDefault="00554CD9" w:rsidP="00554CD9">
            <w:pPr>
              <w:pStyle w:val="JRCText"/>
              <w:spacing w:before="0" w:after="0"/>
              <w:rPr>
                <w:rFonts w:eastAsia="EC Square Sans Pro" w:cs="EC Square Sans Pro"/>
              </w:rPr>
            </w:pPr>
            <w:r w:rsidRPr="00575B0D">
              <w:rPr>
                <w:rFonts w:eastAsia="EC Square Sans Pro" w:cs="EC Square Sans Pro"/>
              </w:rPr>
              <w:t>Food, Appliances, Household goods</w:t>
            </w:r>
          </w:p>
        </w:tc>
        <w:tc>
          <w:tcPr>
            <w:tcW w:w="1276" w:type="dxa"/>
            <w:tcMar>
              <w:left w:w="105" w:type="dxa"/>
              <w:right w:w="105" w:type="dxa"/>
            </w:tcMar>
            <w:vAlign w:val="center"/>
          </w:tcPr>
          <w:p w14:paraId="7CBDBA3F" w14:textId="06C74051" w:rsidR="00554CD9" w:rsidRPr="00575B0D" w:rsidRDefault="00554CD9" w:rsidP="00554CD9">
            <w:pPr>
              <w:pStyle w:val="JRCText"/>
              <w:spacing w:before="0" w:after="0"/>
              <w:rPr>
                <w:rFonts w:eastAsia="EC Square Sans Pro" w:cs="EC Square Sans Pro"/>
              </w:rPr>
            </w:pPr>
            <w:r w:rsidRPr="00575B0D">
              <w:rPr>
                <w:rFonts w:eastAsia="EC Square Sans Pro" w:cs="EC Square Sans Pro"/>
              </w:rPr>
              <w:t>Acceleration needed</w:t>
            </w:r>
          </w:p>
        </w:tc>
        <w:tc>
          <w:tcPr>
            <w:tcW w:w="992" w:type="dxa"/>
            <w:tcMar>
              <w:left w:w="105" w:type="dxa"/>
              <w:right w:w="105" w:type="dxa"/>
            </w:tcMar>
            <w:vAlign w:val="center"/>
          </w:tcPr>
          <w:p w14:paraId="159EF096" w14:textId="24FB1FE5" w:rsidR="00554CD9" w:rsidRPr="00575B0D" w:rsidRDefault="00554CD9" w:rsidP="00554CD9">
            <w:pPr>
              <w:pStyle w:val="JRCText"/>
              <w:spacing w:before="0" w:after="0"/>
              <w:rPr>
                <w:rFonts w:eastAsia="EC Square Sans Pro" w:cs="EC Square Sans Pro"/>
              </w:rPr>
            </w:pPr>
            <w:r w:rsidRPr="00575B0D">
              <w:rPr>
                <w:rFonts w:eastAsia="EC Square Sans Pro" w:cs="EC Square Sans Pro"/>
              </w:rPr>
              <w:t>Yes</w:t>
            </w:r>
          </w:p>
        </w:tc>
        <w:tc>
          <w:tcPr>
            <w:tcW w:w="709" w:type="dxa"/>
            <w:tcMar>
              <w:left w:w="105" w:type="dxa"/>
              <w:right w:w="105" w:type="dxa"/>
            </w:tcMar>
            <w:vAlign w:val="center"/>
          </w:tcPr>
          <w:p w14:paraId="0D80720D" w14:textId="77777777" w:rsidR="00554CD9" w:rsidRPr="00575B0D" w:rsidRDefault="00554CD9" w:rsidP="00554CD9">
            <w:pPr>
              <w:pStyle w:val="JRCText"/>
              <w:spacing w:before="0" w:after="0"/>
              <w:rPr>
                <w:rFonts w:eastAsia="EC Square Sans Pro" w:cs="EC Square Sans Pro"/>
                <w:b/>
              </w:rPr>
            </w:pPr>
          </w:p>
        </w:tc>
        <w:tc>
          <w:tcPr>
            <w:tcW w:w="850" w:type="dxa"/>
            <w:tcMar>
              <w:left w:w="105" w:type="dxa"/>
              <w:right w:w="105" w:type="dxa"/>
            </w:tcMar>
            <w:vAlign w:val="center"/>
          </w:tcPr>
          <w:p w14:paraId="13A4221C" w14:textId="22AA52EE" w:rsidR="00554CD9" w:rsidRPr="002643D8" w:rsidRDefault="00554CD9" w:rsidP="00554CD9">
            <w:pPr>
              <w:pStyle w:val="JRCText"/>
              <w:spacing w:before="0" w:after="0"/>
              <w:rPr>
                <w:rFonts w:eastAsia="EC Square Sans Pro" w:cs="EC Square Sans Pro"/>
                <w:b/>
              </w:rPr>
            </w:pPr>
            <w:r w:rsidRPr="002643D8">
              <w:rPr>
                <w:rFonts w:eastAsia="EC Square Sans Pro" w:cs="EC Square Sans Pro"/>
                <w:b/>
              </w:rPr>
              <w:t>X</w:t>
            </w:r>
          </w:p>
        </w:tc>
      </w:tr>
      <w:tr w:rsidR="00554CD9" w:rsidRPr="00742CF0" w14:paraId="2B657F69" w14:textId="77777777" w:rsidTr="00E02BCD">
        <w:trPr>
          <w:trHeight w:val="300"/>
        </w:trPr>
        <w:tc>
          <w:tcPr>
            <w:tcW w:w="3820" w:type="dxa"/>
            <w:tcMar>
              <w:left w:w="105" w:type="dxa"/>
              <w:right w:w="105" w:type="dxa"/>
            </w:tcMar>
            <w:vAlign w:val="center"/>
          </w:tcPr>
          <w:p w14:paraId="7DB88ECE" w14:textId="50BE4DCB" w:rsidR="00554CD9" w:rsidRPr="00BA5FBD" w:rsidRDefault="00554CD9" w:rsidP="00554CD9">
            <w:pPr>
              <w:pStyle w:val="JRCText"/>
              <w:spacing w:before="0" w:after="0"/>
            </w:pPr>
            <w:r w:rsidRPr="00BA5FBD">
              <w:rPr>
                <w:rFonts w:eastAsia="EC Square Sans Pro" w:cs="EC Square Sans Pro"/>
              </w:rPr>
              <w:t>Reduce landfill to a maximum of 10% of municipal waste (by 2035)</w:t>
            </w:r>
            <w:r w:rsidRPr="00BA5FBD">
              <w:rPr>
                <w:rFonts w:ascii="Calibri" w:hAnsi="Calibri" w:cs="Calibri"/>
              </w:rPr>
              <w:t> </w:t>
            </w:r>
          </w:p>
        </w:tc>
        <w:tc>
          <w:tcPr>
            <w:tcW w:w="1417" w:type="dxa"/>
            <w:tcMar>
              <w:left w:w="105" w:type="dxa"/>
              <w:right w:w="105" w:type="dxa"/>
            </w:tcMar>
          </w:tcPr>
          <w:p w14:paraId="2C4B5E30" w14:textId="5C26A4F2" w:rsidR="00554CD9" w:rsidRPr="00C40697" w:rsidRDefault="00554CD9" w:rsidP="00554CD9">
            <w:pPr>
              <w:pStyle w:val="JRCText"/>
              <w:spacing w:before="0" w:after="0"/>
              <w:rPr>
                <w:rFonts w:eastAsia="EC Square Sans Pro" w:cs="EC Square Sans Pro"/>
              </w:rPr>
            </w:pPr>
            <w:r w:rsidRPr="00C40697">
              <w:rPr>
                <w:rFonts w:eastAsia="EC Square Sans Pro" w:cs="EC Square Sans Pro"/>
              </w:rPr>
              <w:t>Food, Housing, Appliances, Household goods</w:t>
            </w:r>
          </w:p>
        </w:tc>
        <w:tc>
          <w:tcPr>
            <w:tcW w:w="1276" w:type="dxa"/>
            <w:tcMar>
              <w:left w:w="105" w:type="dxa"/>
              <w:right w:w="105" w:type="dxa"/>
            </w:tcMar>
            <w:vAlign w:val="center"/>
          </w:tcPr>
          <w:p w14:paraId="5192CC80" w14:textId="77777777" w:rsidR="00554CD9" w:rsidRPr="00575B0D" w:rsidRDefault="00554CD9" w:rsidP="00554CD9">
            <w:pPr>
              <w:pStyle w:val="JRCText"/>
              <w:rPr>
                <w:rFonts w:eastAsia="EC Square Sans Pro" w:cs="EC Square Sans Pro"/>
              </w:rPr>
            </w:pPr>
            <w:r w:rsidRPr="00575B0D">
              <w:rPr>
                <w:rFonts w:eastAsia="EC Square Sans Pro" w:cs="EC Square Sans Pro"/>
              </w:rPr>
              <w:t>Not considered</w:t>
            </w:r>
          </w:p>
          <w:p w14:paraId="626919E6" w14:textId="07BC3C9F" w:rsidR="00554CD9" w:rsidRPr="00575B0D" w:rsidRDefault="00554CD9" w:rsidP="00554CD9">
            <w:pPr>
              <w:pStyle w:val="JRCText"/>
              <w:spacing w:before="0" w:after="0"/>
              <w:rPr>
                <w:rFonts w:eastAsia="EC Square Sans Pro" w:cs="EC Square Sans Pro"/>
              </w:rPr>
            </w:pPr>
            <w:r w:rsidRPr="00575B0D">
              <w:rPr>
                <w:rFonts w:eastAsia="EC Square Sans Pro" w:cs="EC Square Sans Pro"/>
              </w:rPr>
              <w:t>(ambition)</w:t>
            </w:r>
          </w:p>
        </w:tc>
        <w:tc>
          <w:tcPr>
            <w:tcW w:w="992" w:type="dxa"/>
            <w:tcMar>
              <w:left w:w="105" w:type="dxa"/>
              <w:right w:w="105" w:type="dxa"/>
            </w:tcMar>
            <w:vAlign w:val="center"/>
          </w:tcPr>
          <w:p w14:paraId="75136AD0" w14:textId="5B6E4560" w:rsidR="00554CD9" w:rsidRPr="00575B0D" w:rsidRDefault="00554CD9" w:rsidP="00554CD9">
            <w:pPr>
              <w:pStyle w:val="JRCText"/>
              <w:spacing w:before="0" w:after="0"/>
              <w:rPr>
                <w:rFonts w:eastAsia="EC Square Sans Pro" w:cs="EC Square Sans Pro"/>
              </w:rPr>
            </w:pPr>
            <w:r w:rsidRPr="00575B0D">
              <w:rPr>
                <w:rFonts w:eastAsia="EC Square Sans Pro" w:cs="EC Square Sans Pro"/>
              </w:rPr>
              <w:t>Yes</w:t>
            </w:r>
          </w:p>
        </w:tc>
        <w:tc>
          <w:tcPr>
            <w:tcW w:w="709" w:type="dxa"/>
            <w:tcMar>
              <w:left w:w="105" w:type="dxa"/>
              <w:right w:w="105" w:type="dxa"/>
            </w:tcMar>
            <w:vAlign w:val="center"/>
          </w:tcPr>
          <w:p w14:paraId="04F59ABD" w14:textId="133CEA2C" w:rsidR="00554CD9" w:rsidRPr="002643D8" w:rsidRDefault="00554CD9" w:rsidP="00554CD9">
            <w:pPr>
              <w:pStyle w:val="JRCText"/>
              <w:spacing w:before="0" w:after="0"/>
              <w:rPr>
                <w:rFonts w:eastAsia="EC Square Sans Pro" w:cs="EC Square Sans Pro"/>
                <w:b/>
              </w:rPr>
            </w:pPr>
          </w:p>
        </w:tc>
        <w:tc>
          <w:tcPr>
            <w:tcW w:w="850" w:type="dxa"/>
            <w:tcMar>
              <w:left w:w="105" w:type="dxa"/>
              <w:right w:w="105" w:type="dxa"/>
            </w:tcMar>
            <w:vAlign w:val="center"/>
          </w:tcPr>
          <w:p w14:paraId="5D3DEACC" w14:textId="0F789EAE" w:rsidR="00554CD9" w:rsidRPr="002643D8" w:rsidRDefault="00554CD9" w:rsidP="00554CD9">
            <w:pPr>
              <w:pStyle w:val="JRCText"/>
              <w:spacing w:before="0" w:after="0"/>
              <w:rPr>
                <w:rFonts w:eastAsia="EC Square Sans Pro" w:cs="EC Square Sans Pro"/>
                <w:b/>
              </w:rPr>
            </w:pPr>
            <w:r w:rsidRPr="002643D8">
              <w:rPr>
                <w:rFonts w:eastAsia="EC Square Sans Pro" w:cs="EC Square Sans Pro"/>
                <w:b/>
              </w:rPr>
              <w:t>X</w:t>
            </w:r>
          </w:p>
        </w:tc>
      </w:tr>
    </w:tbl>
    <w:p w14:paraId="1DF2762A" w14:textId="4221FEEA" w:rsidR="19E95291" w:rsidRDefault="19E95291" w:rsidP="19E95291">
      <w:pPr>
        <w:pStyle w:val="JRCText"/>
      </w:pPr>
    </w:p>
    <w:sectPr w:rsidR="19E95291">
      <w:footerReference w:type="default" r:id="rId31"/>
      <w:type w:val="oddPage"/>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LISTORTI Giulia (JRC-ISPRA)" w:date="2024-12-06T15:18:00Z" w:initials="LG(">
    <w:p w14:paraId="5E9CE2A3" w14:textId="7739FB6D" w:rsidR="002C2777" w:rsidRDefault="002C2777">
      <w:pPr>
        <w:pStyle w:val="CommentText"/>
      </w:pPr>
      <w:r>
        <w:rPr>
          <w:rStyle w:val="CommentReference"/>
        </w:rPr>
        <w:annotationRef/>
      </w:r>
      <w:r>
        <w:t>To be done in the main report: we can extract a sentence related to each of the areas of consumption and recall it in Chapter 4</w:t>
      </w:r>
    </w:p>
  </w:comment>
  <w:comment w:id="5" w:author="LISTORTI Giulia (JRC-ISPRA)" w:date="2024-12-09T09:56:00Z" w:initials="LG(">
    <w:p w14:paraId="1CA9AE72" w14:textId="4E336431" w:rsidR="002C2777" w:rsidRDefault="002C2777">
      <w:pPr>
        <w:pStyle w:val="CommentText"/>
      </w:pPr>
      <w:r>
        <w:rPr>
          <w:rStyle w:val="CommentReference"/>
        </w:rPr>
        <w:annotationRef/>
      </w:r>
      <w:r>
        <w:t xml:space="preserve">Possible title to be proposed: </w:t>
      </w:r>
      <w:r w:rsidRPr="00523548">
        <w:t xml:space="preserve">Environmental impacts of </w:t>
      </w:r>
      <w:r>
        <w:t>selected EGD targets</w:t>
      </w:r>
    </w:p>
  </w:comment>
  <w:comment w:id="75" w:author="PASQUALINO Roberto (JRC-ISPRA)" w:date="2024-11-27T09:21:00Z" w:initials="PR(">
    <w:p w14:paraId="7E75B423" w14:textId="7C9D3B09" w:rsidR="002C2777" w:rsidRDefault="002C2777">
      <w:pPr>
        <w:pStyle w:val="CommentText"/>
      </w:pPr>
      <w:r>
        <w:rPr>
          <w:rStyle w:val="CommentReference"/>
        </w:rPr>
        <w:annotationRef/>
      </w:r>
      <w:r>
        <w:t xml:space="preserve">In the last presentation of Luisa, I saw that this number is now down to 154. </w:t>
      </w:r>
    </w:p>
    <w:p w14:paraId="36EEC89F" w14:textId="76CC00B3" w:rsidR="002C2777" w:rsidRDefault="002C2777">
      <w:pPr>
        <w:pStyle w:val="CommentText"/>
      </w:pPr>
    </w:p>
    <w:p w14:paraId="0B43C7FF" w14:textId="7AAA07B1" w:rsidR="002C2777" w:rsidRDefault="002C2777">
      <w:pPr>
        <w:pStyle w:val="CommentText"/>
      </w:pPr>
      <w:r>
        <w:t>Is it possible to please indicate which target was removed at the end so we can adjust the text in the footnote below?</w:t>
      </w:r>
      <w:r>
        <w:br/>
      </w:r>
      <w:r>
        <w:br/>
        <w:t>Many thanks.</w:t>
      </w:r>
    </w:p>
  </w:comment>
  <w:comment w:id="80" w:author="LISTORTI Giulia (JRC-ISPRA)" w:date="2024-12-09T17:10:00Z" w:initials="LG(">
    <w:p w14:paraId="3419FB95" w14:textId="0A2DD727" w:rsidR="002C2777" w:rsidRDefault="002C2777">
      <w:pPr>
        <w:pStyle w:val="CommentText"/>
      </w:pPr>
      <w:r>
        <w:rPr>
          <w:rStyle w:val="CommentReference"/>
        </w:rPr>
        <w:annotationRef/>
      </w:r>
      <w:r>
        <w:t>Could also be a box</w:t>
      </w:r>
    </w:p>
  </w:comment>
  <w:comment w:id="82" w:author="PASQUALINO Roberto (JRC-ISPRA)" w:date="2024-11-27T09:16:00Z" w:initials="PR(">
    <w:p w14:paraId="654AD551" w14:textId="690DC4BD" w:rsidR="002C2777" w:rsidRDefault="002C2777">
      <w:pPr>
        <w:pStyle w:val="CommentText"/>
      </w:pPr>
      <w:r>
        <w:rPr>
          <w:rStyle w:val="CommentReference"/>
        </w:rPr>
        <w:annotationRef/>
      </w:r>
      <w:r>
        <w:t>We are happy to redesign this table to be better aligned with report 1 in particular by avoiding confusion linked to the matching between (i) the targets that we model, (ii) the targets that are listed under report 1, and (iii) the overlap with thematic areas.</w:t>
      </w:r>
    </w:p>
    <w:p w14:paraId="5041860A" w14:textId="2A8AE27A" w:rsidR="002C2777" w:rsidRDefault="002C2777">
      <w:pPr>
        <w:pStyle w:val="CommentText"/>
      </w:pPr>
    </w:p>
    <w:p w14:paraId="2D1F303F" w14:textId="42C94A28" w:rsidR="002C2777" w:rsidRDefault="002C2777">
      <w:pPr>
        <w:pStyle w:val="CommentText"/>
      </w:pPr>
      <w:r>
        <w:t>For example, we may:</w:t>
      </w:r>
    </w:p>
    <w:p w14:paraId="3F2ECBAE" w14:textId="593AAB4C" w:rsidR="002C2777" w:rsidRDefault="002C2777" w:rsidP="005D572D">
      <w:pPr>
        <w:pStyle w:val="CommentText"/>
        <w:numPr>
          <w:ilvl w:val="0"/>
          <w:numId w:val="47"/>
        </w:numPr>
      </w:pPr>
      <w:r>
        <w:t>Copy the exact text of the 33 targets that we model as in report 1</w:t>
      </w:r>
    </w:p>
    <w:p w14:paraId="3ACA69CA" w14:textId="72814522" w:rsidR="002C2777" w:rsidRDefault="002C2777" w:rsidP="005D572D">
      <w:pPr>
        <w:pStyle w:val="CommentText"/>
        <w:numPr>
          <w:ilvl w:val="0"/>
          <w:numId w:val="47"/>
        </w:numPr>
      </w:pPr>
      <w:r>
        <w:t>Write the connected thematic areas in parenthesis near the name of the target (e.g., pesticides reduction overlaps between TA 5, 6, 7 at least)</w:t>
      </w:r>
    </w:p>
    <w:p w14:paraId="6446298D" w14:textId="41EAAAA7" w:rsidR="002C2777" w:rsidRDefault="002C2777" w:rsidP="005D572D">
      <w:pPr>
        <w:pStyle w:val="CommentText"/>
        <w:numPr>
          <w:ilvl w:val="0"/>
          <w:numId w:val="47"/>
        </w:numPr>
      </w:pPr>
      <w:r>
        <w:t>Add some visuals to (e.g. yellow, green, red) to resemble to the SUSGAP assessment of achievement/not achievement.</w:t>
      </w:r>
    </w:p>
    <w:p w14:paraId="62A1A368" w14:textId="179069D8" w:rsidR="002C2777" w:rsidRDefault="002C2777" w:rsidP="005D572D">
      <w:pPr>
        <w:pStyle w:val="CommentText"/>
        <w:numPr>
          <w:ilvl w:val="0"/>
          <w:numId w:val="47"/>
        </w:numPr>
      </w:pPr>
      <w:r>
        <w:t xml:space="preserve"> Add a hint to the targets that are assumed to be achieved in every scenario.</w:t>
      </w:r>
    </w:p>
    <w:p w14:paraId="1A393706" w14:textId="14B55CAE" w:rsidR="002C2777" w:rsidRDefault="002C2777" w:rsidP="005D572D">
      <w:pPr>
        <w:pStyle w:val="CommentText"/>
      </w:pPr>
    </w:p>
    <w:p w14:paraId="0CB14BCB" w14:textId="242A1E8A" w:rsidR="002C2777" w:rsidRDefault="002C2777" w:rsidP="005D572D">
      <w:pPr>
        <w:pStyle w:val="CommentText"/>
      </w:pPr>
      <w:r>
        <w:t>Happy to think around the better representation of these information all together.</w:t>
      </w:r>
    </w:p>
  </w:comment>
  <w:comment w:id="88" w:author="PASQUALINO Roberto (JRC-ISPRA) [2]" w:date="2025-03-04T17:21:00Z" w:initials="PR(">
    <w:p w14:paraId="20D9824B" w14:textId="1E607C38" w:rsidR="002C2777" w:rsidRDefault="002C2777">
      <w:pPr>
        <w:pStyle w:val="CommentText"/>
      </w:pPr>
      <w:r>
        <w:rPr>
          <w:rStyle w:val="CommentReference"/>
        </w:rPr>
        <w:annotationRef/>
      </w:r>
      <w:r>
        <w:t>Section on Competitiveness to revise</w:t>
      </w:r>
    </w:p>
  </w:comment>
  <w:comment w:id="89" w:author="PASQUALINO Roberto (JRC-ISPRA)" w:date="2025-02-28T10:50:00Z" w:initials="PR(">
    <w:p w14:paraId="687E75E5" w14:textId="23E94802" w:rsidR="002C2777" w:rsidRDefault="002C2777">
      <w:pPr>
        <w:pStyle w:val="CommentText"/>
      </w:pPr>
      <w:r>
        <w:rPr>
          <w:rStyle w:val="CommentReference"/>
        </w:rPr>
        <w:annotationRef/>
      </w:r>
      <w:r>
        <w:t>I think we may need to revise this, as the Compass sees growth as good to competitiveness.</w:t>
      </w:r>
      <w:r>
        <w:br/>
      </w:r>
      <w:r>
        <w:br/>
        <w:t>Substitute with “consumption” for now.</w:t>
      </w:r>
    </w:p>
  </w:comment>
  <w:comment w:id="91" w:author="PASQUALINO Roberto (JRC-ISPRA) [2]" w:date="2025-02-24T11:22:00Z" w:initials="PR(">
    <w:p w14:paraId="54FD7CF6" w14:textId="55DB0FEF" w:rsidR="002C2777" w:rsidRDefault="002C2777">
      <w:pPr>
        <w:pStyle w:val="CommentText"/>
      </w:pPr>
      <w:r>
        <w:rPr>
          <w:rStyle w:val="CommentReference"/>
        </w:rPr>
        <w:annotationRef/>
      </w:r>
      <w:r>
        <w:t>To update</w:t>
      </w:r>
    </w:p>
  </w:comment>
  <w:comment w:id="126" w:author="MANCINI Lucia (JRC-ISPRA-EXT)" w:date="2024-08-19T13:17:00Z" w:initials="M(">
    <w:p w14:paraId="5E3A74E2" w14:textId="64D4DFB4" w:rsidR="002C2777" w:rsidRDefault="002C2777">
      <w:pPr>
        <w:pStyle w:val="CommentText"/>
      </w:pPr>
      <w:r>
        <w:t>pending the publication of the JRC Atlas. The figure will be provided in the right format by D6</w:t>
      </w:r>
      <w:r>
        <w:rPr>
          <w:rStyle w:val="CommentReference"/>
        </w:rPr>
        <w:annotationRef/>
      </w:r>
    </w:p>
  </w:comment>
  <w:comment w:id="131" w:author="MANCINI Lucia (JRC-ISPRA-EXT)" w:date="2025-03-05T15:53:00Z" w:initials="M(">
    <w:p w14:paraId="124EBC87" w14:textId="17B38099" w:rsidR="091113B0" w:rsidRDefault="004C5283">
      <w:pPr>
        <w:pStyle w:val="CommentText"/>
      </w:pPr>
      <w:r>
        <w:rPr>
          <w:rStyle w:val="CommentReference"/>
        </w:rPr>
        <w:annotationRef/>
      </w:r>
      <w:r>
        <w:fldChar w:fldCharType="begin"/>
      </w:r>
      <w:r>
        <w:instrText xml:space="preserve"> HYPERLINK "mailto:Sarah.MUBAREKA@ec.europa.eu"</w:instrText>
      </w:r>
      <w:bookmarkStart w:id="132" w:name="_@_EBD7D29A94484E5E9C158F4187995FCCZ"/>
      <w:r>
        <w:fldChar w:fldCharType="separate"/>
      </w:r>
      <w:bookmarkEnd w:id="132"/>
      <w:r w:rsidRPr="68AA5EE9">
        <w:rPr>
          <w:rStyle w:val="Mention11"/>
          <w:noProof/>
        </w:rPr>
        <w:t>@MUBAREKA Sarah Betoul (JRC-ISPRA)</w:t>
      </w:r>
      <w:r>
        <w:fldChar w:fldCharType="end"/>
      </w:r>
      <w:r w:rsidRPr="7067AA80">
        <w:t xml:space="preserve"> , can  you check this part and add the references outlined in pink, please? </w:t>
      </w:r>
    </w:p>
  </w:comment>
  <w:comment w:id="138" w:author="MANCINI Lucia (JRC-ISPRA-EXT)" w:date="2024-11-25T18:34:00Z" w:initials="M(">
    <w:p w14:paraId="0762BB1C" w14:textId="25C6A6D7" w:rsidR="002C2777" w:rsidRDefault="002C2777">
      <w:pPr>
        <w:pStyle w:val="CommentText"/>
      </w:pPr>
      <w:r>
        <w:rPr>
          <w:rStyle w:val="CommentReference"/>
        </w:rPr>
        <w:annotationRef/>
      </w:r>
      <w:r w:rsidRPr="4C88FE79">
        <w:rPr>
          <w:i/>
          <w:iCs/>
        </w:rPr>
        <w:t>Coordinator: Mécia &amp; Thomas (2pages)</w:t>
      </w:r>
    </w:p>
    <w:p w14:paraId="521B8102" w14:textId="0BC1262A" w:rsidR="002C2777" w:rsidRDefault="002C2777">
      <w:pPr>
        <w:pStyle w:val="CommentText"/>
      </w:pPr>
      <w:r w:rsidRPr="3C5BE1AE">
        <w:rPr>
          <w:u w:val="single"/>
        </w:rPr>
        <w:t xml:space="preserve">Contributors: </w:t>
      </w:r>
      <w:r w:rsidRPr="257BB81A">
        <w:t xml:space="preserve">Anna </w:t>
      </w:r>
      <w:r>
        <w:t xml:space="preserve">M. </w:t>
      </w:r>
      <w:r w:rsidRPr="257BB81A">
        <w:t>Walker; Paola F. Albizzati; Pelayo Garcia-Gutierrez; Leonidas Milios; Davide Tonini</w:t>
      </w:r>
    </w:p>
  </w:comment>
  <w:comment w:id="140" w:author="MANCINI Lucia (JRC-ISPRA-EXT)" w:date="2025-03-05T15:50:00Z" w:initials="M(">
    <w:p w14:paraId="250CAE7E" w14:textId="327C713E" w:rsidR="79C2F8FA" w:rsidRDefault="004C5283">
      <w:pPr>
        <w:pStyle w:val="CommentText"/>
      </w:pPr>
      <w:r>
        <w:rPr>
          <w:rStyle w:val="CommentReference"/>
        </w:rPr>
        <w:annotationRef/>
      </w:r>
      <w:r>
        <w:fldChar w:fldCharType="begin"/>
      </w:r>
      <w:r>
        <w:instrText xml:space="preserve"> HYPERLINK "mailto:Mecia.GUERREIRO-MIGUEL@ec.europa.eu"</w:instrText>
      </w:r>
      <w:bookmarkStart w:id="142" w:name="_@_307ABD70EF27456681C79B300C8B9AB3Z"/>
      <w:r>
        <w:fldChar w:fldCharType="separate"/>
      </w:r>
      <w:bookmarkEnd w:id="142"/>
      <w:r w:rsidRPr="6C8E9F14">
        <w:rPr>
          <w:rStyle w:val="Mention11"/>
          <w:noProof/>
        </w:rPr>
        <w:t>@GUERREIRO MIGUEL Mecia (JRC-SEVILLA)</w:t>
      </w:r>
      <w:r>
        <w:fldChar w:fldCharType="end"/>
      </w:r>
      <w:r w:rsidRPr="00241619">
        <w:t xml:space="preserve"> , can you check this reference? </w:t>
      </w:r>
    </w:p>
  </w:comment>
  <w:comment w:id="141" w:author="GUERREIRO MIGUEL Mecia (JRC-SEVILLA)" w:date="2025-03-09T15:51:00Z" w:initials="GMM(">
    <w:p w14:paraId="22F6A166" w14:textId="4C035476" w:rsidR="004C5283" w:rsidRDefault="004C5283">
      <w:pPr>
        <w:pStyle w:val="CommentText"/>
      </w:pPr>
      <w:r>
        <w:rPr>
          <w:rStyle w:val="CommentReference"/>
        </w:rPr>
        <w:annotationRef/>
      </w:r>
      <w:r>
        <w:t xml:space="preserve">Waiting response from colleagues. Will update when have more info. </w:t>
      </w:r>
    </w:p>
  </w:comment>
  <w:comment w:id="399" w:author="PASQUALINO Roberto (JRC-ISPRA) [2]" w:date="2025-03-04T16:52:00Z" w:initials="PR(">
    <w:p w14:paraId="400E7A6F" w14:textId="668F4C71" w:rsidR="002C2777" w:rsidRDefault="002C2777">
      <w:pPr>
        <w:pStyle w:val="CommentText"/>
      </w:pPr>
      <w:r>
        <w:rPr>
          <w:rStyle w:val="CommentReference"/>
        </w:rPr>
        <w:annotationRef/>
      </w:r>
      <w:r>
        <w:t>Cannot find this one</w:t>
      </w:r>
    </w:p>
  </w:comment>
  <w:comment w:id="400" w:author="MANCINI Lucia (JRC-ISPRA-EXT)" w:date="2025-03-05T16:00:00Z" w:initials="M(">
    <w:p w14:paraId="5E6AA913" w14:textId="094478E6" w:rsidR="23BE7C29" w:rsidRDefault="004C5283">
      <w:pPr>
        <w:pStyle w:val="CommentText"/>
      </w:pPr>
      <w:r>
        <w:rPr>
          <w:rStyle w:val="CommentReference"/>
        </w:rPr>
        <w:annotationRef/>
      </w:r>
      <w:r w:rsidRPr="49983624">
        <w:t>I asked Mecia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9CE2A3" w15:done="0"/>
  <w15:commentEx w15:paraId="1CA9AE72" w15:done="0"/>
  <w15:commentEx w15:paraId="0B43C7FF" w15:done="0"/>
  <w15:commentEx w15:paraId="3419FB95" w15:done="0"/>
  <w15:commentEx w15:paraId="0CB14BCB" w15:done="0"/>
  <w15:commentEx w15:paraId="20D9824B" w15:done="0"/>
  <w15:commentEx w15:paraId="687E75E5" w15:done="0"/>
  <w15:commentEx w15:paraId="54FD7CF6" w15:done="0"/>
  <w15:commentEx w15:paraId="5E3A74E2" w15:done="0"/>
  <w15:commentEx w15:paraId="124EBC87" w15:done="0"/>
  <w15:commentEx w15:paraId="521B8102" w15:done="0"/>
  <w15:commentEx w15:paraId="250CAE7E" w15:done="0"/>
  <w15:commentEx w15:paraId="22F6A166" w15:paraIdParent="250CAE7E" w15:done="0"/>
  <w15:commentEx w15:paraId="400E7A6F" w15:done="0"/>
  <w15:commentEx w15:paraId="5E6AA913" w15:paraIdParent="400E7A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3826542F" w16cex:dateUtc="2024-08-19T11:17:00Z"/>
  <w16cex:commentExtensible w16cex:durableId="08874212" w16cex:dateUtc="2025-03-05T14:53:00Z"/>
  <w16cex:commentExtensible w16cex:durableId="2212CB4F" w16cex:dateUtc="2024-11-25T17:34:00Z"/>
  <w16cex:commentExtensible w16cex:durableId="1C5E9E79" w16cex:dateUtc="2025-03-05T14:50:00Z"/>
  <w16cex:commentExtensible w16cex:durableId="05F6E283" w16cex:dateUtc="2025-03-05T15: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9CE2A3" w16cid:durableId="26E7EE24"/>
  <w16cid:commentId w16cid:paraId="1CA9AE72" w16cid:durableId="4A5C0A2D"/>
  <w16cid:commentId w16cid:paraId="0B43C7FF" w16cid:durableId="163426C5"/>
  <w16cid:commentId w16cid:paraId="3419FB95" w16cid:durableId="0705195D"/>
  <w16cid:commentId w16cid:paraId="0CB14BCB" w16cid:durableId="181A810D"/>
  <w16cid:commentId w16cid:paraId="20D9824B" w16cid:durableId="1FB09FA8"/>
  <w16cid:commentId w16cid:paraId="687E75E5" w16cid:durableId="17D6A2A8"/>
  <w16cid:commentId w16cid:paraId="54FD7CF6" w16cid:durableId="29655BC4"/>
  <w16cid:commentId w16cid:paraId="5E3A74E2" w16cid:durableId="3826542F"/>
  <w16cid:commentId w16cid:paraId="124EBC87" w16cid:durableId="08874212"/>
  <w16cid:commentId w16cid:paraId="521B8102" w16cid:durableId="2212CB4F"/>
  <w16cid:commentId w16cid:paraId="250CAE7E" w16cid:durableId="1C5E9E79"/>
  <w16cid:commentId w16cid:paraId="22F6A166" w16cid:durableId="2B795505"/>
  <w16cid:commentId w16cid:paraId="400E7A6F" w16cid:durableId="226E94C0"/>
  <w16cid:commentId w16cid:paraId="5E6AA913" w16cid:durableId="05F6E2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116E21" w14:textId="77777777" w:rsidR="0018448E" w:rsidRDefault="0018448E" w:rsidP="00F7732B">
      <w:pPr>
        <w:spacing w:before="0" w:after="0"/>
      </w:pPr>
      <w:r>
        <w:separator/>
      </w:r>
    </w:p>
  </w:endnote>
  <w:endnote w:type="continuationSeparator" w:id="0">
    <w:p w14:paraId="55B9EC97" w14:textId="77777777" w:rsidR="0018448E" w:rsidRDefault="0018448E" w:rsidP="00F7732B">
      <w:pPr>
        <w:spacing w:before="0" w:after="0"/>
      </w:pPr>
      <w:r>
        <w:continuationSeparator/>
      </w:r>
    </w:p>
  </w:endnote>
  <w:endnote w:type="continuationNotice" w:id="1">
    <w:p w14:paraId="62D2CB86" w14:textId="77777777" w:rsidR="0018448E" w:rsidRDefault="0018448E">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EC Square Sans Pro">
    <w:altName w:val="Calibri"/>
    <w:panose1 w:val="020B0604020202020204"/>
    <w:charset w:val="00"/>
    <w:family w:val="swiss"/>
    <w:pitch w:val="variable"/>
    <w:sig w:usb0="2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quot;EC Square Sans Pro&quot;,sans-serif">
    <w:altName w:val="Cambria"/>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EC Square Sans Cond Pro">
    <w:altName w:val="Calibri"/>
    <w:panose1 w:val="020B0604020202020204"/>
    <w:charset w:val="00"/>
    <w:family w:val="swiss"/>
    <w:pitch w:val="variable"/>
    <w:sig w:usb0="20000287" w:usb1="00000001"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EC Square Sans Pro Light">
    <w:panose1 w:val="020B0604020202020204"/>
    <w:charset w:val="00"/>
    <w:family w:val="swiss"/>
    <w:pitch w:val="variable"/>
    <w:sig w:usb0="20000287" w:usb1="00000001" w:usb2="00000000" w:usb3="00000000" w:csb0="0000019F" w:csb1="00000000"/>
  </w:font>
  <w:font w:name="MinionPro-Regular">
    <w:panose1 w:val="020B0604020202020204"/>
    <w:charset w:val="00"/>
    <w:family w:val="auto"/>
    <w:notTrueType/>
    <w:pitch w:val="default"/>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ptos">
    <w:altName w:val="Arial"/>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DB118" w14:textId="77777777" w:rsidR="002C2777" w:rsidRDefault="002C2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100377"/>
      <w:docPartObj>
        <w:docPartGallery w:val="Page Numbers (Bottom of Page)"/>
        <w:docPartUnique/>
      </w:docPartObj>
    </w:sdtPr>
    <w:sdtEndPr>
      <w:rPr>
        <w:noProof/>
      </w:rPr>
    </w:sdtEndPr>
    <w:sdtContent>
      <w:p w14:paraId="5099E559" w14:textId="7E3FA9A6" w:rsidR="002C2777" w:rsidRDefault="002C2777">
        <w:pPr>
          <w:pStyle w:val="Footer"/>
          <w:jc w:val="center"/>
        </w:pPr>
        <w:r>
          <w:fldChar w:fldCharType="begin"/>
        </w:r>
        <w:r>
          <w:instrText xml:space="preserve"> PAGE   \* MERGEFORMAT </w:instrText>
        </w:r>
        <w:r>
          <w:rPr>
            <w:color w:val="2B579A"/>
          </w:rPr>
          <w:fldChar w:fldCharType="separate"/>
        </w:r>
        <w:r w:rsidR="004C5283">
          <w:rPr>
            <w:noProof/>
          </w:rPr>
          <w:t>i</w:t>
        </w:r>
        <w:r>
          <w:fldChar w:fldCharType="end"/>
        </w:r>
      </w:p>
    </w:sdtContent>
  </w:sdt>
  <w:p w14:paraId="3B005F86" w14:textId="77777777" w:rsidR="002C2777" w:rsidRPr="00546D06" w:rsidRDefault="002C2777">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2594514"/>
      <w:docPartObj>
        <w:docPartGallery w:val="Page Numbers (Bottom of Page)"/>
        <w:docPartUnique/>
      </w:docPartObj>
    </w:sdtPr>
    <w:sdtEndPr>
      <w:rPr>
        <w:noProof/>
      </w:rPr>
    </w:sdtEndPr>
    <w:sdtContent>
      <w:p w14:paraId="52A53AD3" w14:textId="77777777" w:rsidR="002C2777" w:rsidRDefault="002C2777">
        <w:pPr>
          <w:pStyle w:val="Footer"/>
          <w:jc w:val="center"/>
        </w:pPr>
        <w:r>
          <w:fldChar w:fldCharType="begin"/>
        </w:r>
        <w:r>
          <w:instrText xml:space="preserve"> PAGE   \* MERGEFORMAT </w:instrText>
        </w:r>
        <w:r>
          <w:rPr>
            <w:color w:val="2B579A"/>
          </w:rPr>
          <w:fldChar w:fldCharType="separate"/>
        </w:r>
        <w:r>
          <w:t>1</w:t>
        </w:r>
        <w:r>
          <w:fldChar w:fldCharType="end"/>
        </w:r>
      </w:p>
    </w:sdtContent>
  </w:sdt>
  <w:p w14:paraId="27CE9D00" w14:textId="77777777" w:rsidR="002C2777" w:rsidRDefault="002C2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500401"/>
      <w:docPartObj>
        <w:docPartGallery w:val="Page Numbers (Bottom of Page)"/>
        <w:docPartUnique/>
      </w:docPartObj>
    </w:sdtPr>
    <w:sdtEndPr>
      <w:rPr>
        <w:noProof/>
      </w:rPr>
    </w:sdtEndPr>
    <w:sdtContent>
      <w:p w14:paraId="6B6D7A41" w14:textId="0F551317" w:rsidR="002C2777" w:rsidRDefault="002C2777">
        <w:pPr>
          <w:pStyle w:val="Footer"/>
          <w:jc w:val="center"/>
        </w:pPr>
        <w:r>
          <w:fldChar w:fldCharType="begin"/>
        </w:r>
        <w:r>
          <w:instrText xml:space="preserve"> PAGE   \* MERGEFORMAT </w:instrText>
        </w:r>
        <w:r>
          <w:fldChar w:fldCharType="separate"/>
        </w:r>
        <w:r w:rsidR="004C5283">
          <w:rPr>
            <w:noProof/>
          </w:rPr>
          <w:t>26</w:t>
        </w:r>
        <w:r>
          <w:rPr>
            <w:noProof/>
          </w:rPr>
          <w:fldChar w:fldCharType="end"/>
        </w:r>
      </w:p>
    </w:sdtContent>
  </w:sdt>
  <w:p w14:paraId="7D9BDDB4" w14:textId="77777777" w:rsidR="002C2777" w:rsidRDefault="002C277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7DF22E" w14:textId="77777777" w:rsidR="0018448E" w:rsidRDefault="0018448E" w:rsidP="00F7732B">
      <w:pPr>
        <w:spacing w:before="0" w:after="0"/>
      </w:pPr>
      <w:r>
        <w:separator/>
      </w:r>
    </w:p>
  </w:footnote>
  <w:footnote w:type="continuationSeparator" w:id="0">
    <w:p w14:paraId="6A6DAB1D" w14:textId="77777777" w:rsidR="0018448E" w:rsidRDefault="0018448E" w:rsidP="00F7732B">
      <w:pPr>
        <w:spacing w:before="0" w:after="0"/>
      </w:pPr>
      <w:r>
        <w:continuationSeparator/>
      </w:r>
    </w:p>
  </w:footnote>
  <w:footnote w:type="continuationNotice" w:id="1">
    <w:p w14:paraId="1F33E718" w14:textId="77777777" w:rsidR="0018448E" w:rsidRDefault="0018448E">
      <w:pPr>
        <w:spacing w:before="0" w:after="0"/>
      </w:pPr>
    </w:p>
  </w:footnote>
  <w:footnote w:id="2">
    <w:p w14:paraId="2A0BBB6E" w14:textId="62BBFEF7" w:rsidR="002C2777" w:rsidRPr="00B864CC" w:rsidRDefault="002C2777">
      <w:pPr>
        <w:pStyle w:val="FootnoteText"/>
        <w:rPr>
          <w:lang w:val="en-IE"/>
        </w:rPr>
      </w:pPr>
      <w:r>
        <w:rPr>
          <w:rStyle w:val="FootnoteReference"/>
        </w:rPr>
        <w:footnoteRef/>
      </w:r>
      <w:r>
        <w:t xml:space="preserve"> </w:t>
      </w:r>
      <w:r w:rsidRPr="006017F5">
        <w:t>Climate change; Ozone depletion; Particulate matter; Ionising radiation; Photochemical ozone formation; Acidification; Eutrophication, terrestrial; Eutrophication, freshwater; Eutrophication marine; Water use; Land use; Resource use, fossils; Resource use, minerals and metals; Human toxicity, cancer; Human toxicity, non-can</w:t>
      </w:r>
      <w:r>
        <w:t>cer and Ecotoxicity, freshwater.</w:t>
      </w:r>
    </w:p>
  </w:footnote>
  <w:footnote w:id="3">
    <w:p w14:paraId="2C0E6FEF" w14:textId="4697FEAB" w:rsidR="002C2777" w:rsidRPr="00B5411D" w:rsidRDefault="002C2777">
      <w:pPr>
        <w:pStyle w:val="FootnoteText"/>
        <w:rPr>
          <w:lang w:val="en-US"/>
        </w:rPr>
      </w:pPr>
      <w:r>
        <w:rPr>
          <w:rStyle w:val="FootnoteReference"/>
        </w:rPr>
        <w:footnoteRef/>
      </w:r>
      <w:r>
        <w:t xml:space="preserve"> </w:t>
      </w:r>
      <w:r>
        <w:rPr>
          <w:lang w:val="en-US"/>
        </w:rPr>
        <w:t>The planetary boundaries are represented by nine critical ecological thresholds: climate change, ocean acidification, stratospheric ozone depletion, biogeochemical flows in the nitrogen and phosphorus cycles, global freshwater use, land system change, erosion of biosphere integrity, chemical pollution, atmospheric aerosol loading.</w:t>
      </w:r>
    </w:p>
  </w:footnote>
  <w:footnote w:id="4">
    <w:p w14:paraId="07678CB2" w14:textId="77777777" w:rsidR="002C2777" w:rsidRDefault="002C2777" w:rsidP="001F6572">
      <w:pPr>
        <w:pStyle w:val="FootnoteText"/>
      </w:pPr>
      <w:r>
        <w:rPr>
          <w:rStyle w:val="FootnoteReference"/>
        </w:rPr>
        <w:footnoteRef/>
      </w:r>
      <w:r>
        <w:t xml:space="preserve"> The results linked to toxicity are subject to high uncertainty as specified in the classification and description of the Environmental Footprint (3.1) method </w:t>
      </w:r>
      <w:r w:rsidRPr="19A0E454">
        <w:rPr>
          <w:rFonts w:eastAsia="EC Square Sans Pro" w:cs="EC Square Sans Pro"/>
        </w:rPr>
        <w:t>EC (2021). Commission Recommendation of 16.12.2021 on the Environmental Footprint methods to measure and communicate the life cycle environmental performance of products and organisations. COM(2021) 9332 final.</w:t>
      </w:r>
      <w:r>
        <w:rPr>
          <w:rFonts w:eastAsia="EC Square Sans Pro" w:cs="EC Square Sans Pro"/>
        </w:rPr>
        <w:t xml:space="preserve"> </w:t>
      </w:r>
    </w:p>
    <w:p w14:paraId="2A8D4223" w14:textId="77777777" w:rsidR="002C2777" w:rsidRDefault="002C2777" w:rsidP="001F6572">
      <w:pPr>
        <w:pStyle w:val="FootnoteText"/>
      </w:pPr>
    </w:p>
  </w:footnote>
  <w:footnote w:id="5">
    <w:p w14:paraId="1BC04206" w14:textId="0422C76C" w:rsidR="002C2777" w:rsidRPr="00B5411D" w:rsidRDefault="002C2777">
      <w:pPr>
        <w:pStyle w:val="FootnoteText"/>
        <w:rPr>
          <w:lang w:val="en-US"/>
        </w:rPr>
      </w:pPr>
      <w:r>
        <w:rPr>
          <w:rStyle w:val="FootnoteReference"/>
        </w:rPr>
        <w:footnoteRef/>
      </w:r>
      <w:r>
        <w:t xml:space="preserve"> </w:t>
      </w:r>
      <w:hyperlink r:id="rId1" w:history="1">
        <w:r>
          <w:rPr>
            <w:rStyle w:val="Hyperlink"/>
          </w:rPr>
          <w:t>Ecodesign for Sustainable Products Regulation - European Commission</w:t>
        </w:r>
      </w:hyperlink>
    </w:p>
  </w:footnote>
  <w:footnote w:id="6">
    <w:p w14:paraId="4C189E16" w14:textId="71B64E71" w:rsidR="002C2777" w:rsidRPr="00E02BCD" w:rsidRDefault="002C2777">
      <w:pPr>
        <w:pStyle w:val="FootnoteText"/>
      </w:pPr>
      <w:r>
        <w:rPr>
          <w:rStyle w:val="FootnoteReference"/>
        </w:rPr>
        <w:footnoteRef/>
      </w:r>
      <w:r w:rsidRPr="00E02BCD">
        <w:t xml:space="preserve"> </w:t>
      </w:r>
      <w:hyperlink r:id="rId2">
        <w:r w:rsidRPr="00E02BCD">
          <w:rPr>
            <w:rStyle w:val="Hyperlink"/>
          </w:rPr>
          <w:t>Regulation - 2023/1115 - EN - EUR-Lex (europa.eu)</w:t>
        </w:r>
      </w:hyperlink>
    </w:p>
  </w:footnote>
  <w:footnote w:id="7">
    <w:p w14:paraId="30EE56E3" w14:textId="78DC91E7" w:rsidR="002C2777" w:rsidRDefault="002C2777" w:rsidP="00C47015">
      <w:pPr>
        <w:pStyle w:val="FootnoteText"/>
      </w:pPr>
      <w:r w:rsidRPr="1A677C9A">
        <w:rPr>
          <w:rStyle w:val="FootnoteReference"/>
        </w:rPr>
        <w:footnoteRef/>
      </w:r>
      <w:r>
        <w:t xml:space="preserve"> </w:t>
      </w:r>
    </w:p>
  </w:footnote>
  <w:footnote w:id="8">
    <w:p w14:paraId="5DA34427" w14:textId="1A5E7F6C" w:rsidR="002C2777" w:rsidRPr="00F84120" w:rsidRDefault="002C2777" w:rsidP="00D528BF">
      <w:pPr>
        <w:pStyle w:val="JRCText"/>
        <w:rPr>
          <w:rFonts w:eastAsia="EC Square Sans Pro" w:cs="EC Square Sans Pro"/>
          <w:color w:val="000000" w:themeColor="text1"/>
        </w:rPr>
      </w:pPr>
      <w:r>
        <w:rPr>
          <w:rStyle w:val="FootnoteReference"/>
        </w:rPr>
        <w:footnoteRef/>
      </w:r>
      <w:r>
        <w:t xml:space="preserve"> </w:t>
      </w:r>
      <w:r w:rsidRPr="00B755FF">
        <w:rPr>
          <w:sz w:val="16"/>
        </w:rPr>
        <w:t>The selection of targets for this IEA considered</w:t>
      </w:r>
      <w:r>
        <w:rPr>
          <w:sz w:val="16"/>
        </w:rPr>
        <w:t xml:space="preserve"> the following</w:t>
      </w:r>
      <w:r w:rsidRPr="00B755FF">
        <w:rPr>
          <w:sz w:val="16"/>
        </w:rPr>
        <w:t xml:space="preserve">: 7 targets could not be estimated quantitatively, 35 did not relate to environmental aspects which are under the scope of the model, 47 could not be modelled due to a lack of product disaggregation in the model (e.g., cover heavy duty transport as part of the transportation of other products, but not specifically modelled as products themselves), 27 could not be considered as not covered by the Environmental Footprint indicators (e.g., overfishing), and 5 were deemed not relevant due to the timeline (e.g., new EUR7 requirements). </w:t>
      </w:r>
    </w:p>
    <w:p w14:paraId="750D416D" w14:textId="7B165F69" w:rsidR="002C2777" w:rsidRDefault="002C2777">
      <w:pPr>
        <w:pStyle w:val="FootnoteText"/>
      </w:pPr>
    </w:p>
  </w:footnote>
  <w:footnote w:id="9">
    <w:p w14:paraId="1F8E626F" w14:textId="225AE891" w:rsidR="002C2777" w:rsidRPr="002410BC" w:rsidRDefault="002C2777">
      <w:pPr>
        <w:pStyle w:val="FootnoteText"/>
      </w:pPr>
      <w:r>
        <w:rPr>
          <w:rStyle w:val="FootnoteReference"/>
        </w:rPr>
        <w:footnoteRef/>
      </w:r>
      <w:r>
        <w:t xml:space="preserve"> </w:t>
      </w:r>
      <w:r w:rsidRPr="002410BC">
        <w:t>Additional details on the methodology adopted, approach to model scenarios and adaptations to the model are available in Pasqualino et al (2024).</w:t>
      </w:r>
    </w:p>
  </w:footnote>
  <w:footnote w:id="10">
    <w:p w14:paraId="13D5D2B6" w14:textId="52A7BE16" w:rsidR="002C2777" w:rsidRDefault="002C2777">
      <w:pPr>
        <w:pStyle w:val="FootnoteText"/>
      </w:pPr>
      <w:r>
        <w:rPr>
          <w:rStyle w:val="FootnoteReference"/>
        </w:rPr>
        <w:footnoteRef/>
      </w:r>
      <w:r>
        <w:t xml:space="preserve"> The change towards a more sustainable and healthy diet was calculated with the EAT Lancet report from </w:t>
      </w:r>
      <w:r w:rsidRPr="00760B16">
        <w:t>Willett, W.</w:t>
      </w:r>
      <w:r>
        <w:t xml:space="preserve"> et al. (2019). Additional details on the modelling are available in Pasqualino et al. (2024). This is meant as a gradual shift from high consumption of animal based products such as beef, pork and dairy (that are known to have higher environmental impact per unit of consumption) to a diet based on vegetable based protein products, and higher consumption of vegetables in general.</w:t>
      </w:r>
    </w:p>
  </w:footnote>
  <w:footnote w:id="11">
    <w:p w14:paraId="17799357" w14:textId="39CF28D9" w:rsidR="002C2777" w:rsidRDefault="002C2777">
      <w:pPr>
        <w:pStyle w:val="FootnoteText"/>
      </w:pPr>
      <w:r>
        <w:rPr>
          <w:rStyle w:val="FootnoteReference"/>
        </w:rPr>
        <w:footnoteRef/>
      </w:r>
      <w:r>
        <w:t xml:space="preserve"> The targets of expansion of organic farming as well as reduction in nutrient loss and fertilizers from soil were considered as not achieved in JRC forthcoming, and are also not legally binding. As a result, these were added as part of the EGD ambitious scenario in the IEA analysis.</w:t>
      </w:r>
    </w:p>
  </w:footnote>
  <w:footnote w:id="12">
    <w:p w14:paraId="464C297E" w14:textId="720128F0" w:rsidR="002C2777" w:rsidRDefault="002C2777" w:rsidP="00723565">
      <w:pPr>
        <w:pStyle w:val="FootnoteText"/>
      </w:pPr>
      <w:r w:rsidRPr="283B3FE1">
        <w:rPr>
          <w:rStyle w:val="FootnoteReference"/>
        </w:rPr>
        <w:footnoteRef/>
      </w:r>
      <w:r>
        <w:t xml:space="preserve"> The description of all the Environmental Footprint impact categories can be found at: </w:t>
      </w:r>
      <w:hyperlink r:id="rId3" w:history="1">
        <w:r w:rsidRPr="283B3FE1">
          <w:rPr>
            <w:rStyle w:val="Hyperlink"/>
          </w:rPr>
          <w:t>https://green-business.ec.europa.eu/environmental-footprint-methods/life-cycle-assessment-ef-methods_en</w:t>
        </w:r>
      </w:hyperlink>
      <w:r>
        <w:t xml:space="preserve"> </w:t>
      </w:r>
    </w:p>
  </w:footnote>
  <w:footnote w:id="13">
    <w:p w14:paraId="20B0DAC4" w14:textId="081F10B3" w:rsidR="002C2777" w:rsidRDefault="002C2777" w:rsidP="00723565">
      <w:pPr>
        <w:pStyle w:val="FootnoteText"/>
      </w:pPr>
      <w:r w:rsidRPr="20BB0A5F">
        <w:rPr>
          <w:rStyle w:val="FootnoteReference"/>
        </w:rPr>
        <w:footnoteRef/>
      </w:r>
      <w:r>
        <w:t>https://www.wri.org/insights/how-mining-impacts-forests?utm_campaign=novrecap2024&amp;utm_medium=bitly&amp;utm_source=MonthlyRecap</w:t>
      </w:r>
    </w:p>
  </w:footnote>
  <w:footnote w:id="14">
    <w:p w14:paraId="21FEB204" w14:textId="4D594665" w:rsidR="002C2777" w:rsidRPr="00BA5FBD" w:rsidRDefault="002C2777">
      <w:pPr>
        <w:spacing w:before="0" w:after="0" w:line="240" w:lineRule="auto"/>
        <w:ind w:left="357" w:hanging="357"/>
        <w:rPr>
          <w:sz w:val="18"/>
          <w:szCs w:val="18"/>
        </w:rPr>
        <w:pPrChange w:id="139" w:author="GUERREIRO MIGUEL Mecia (JRC-SEVILLA)" w:date="2024-12-10T15:44:00Z">
          <w:pPr>
            <w:spacing w:before="0" w:after="0" w:line="257" w:lineRule="auto"/>
            <w:ind w:left="357" w:hanging="357"/>
          </w:pPr>
        </w:pPrChange>
      </w:pPr>
      <w:r>
        <w:rPr>
          <w:rStyle w:val="FootnoteReference"/>
        </w:rPr>
        <w:footnoteRef/>
      </w:r>
      <w:r>
        <w:t xml:space="preserve"> </w:t>
      </w:r>
      <w:r w:rsidRPr="00BA5FBD">
        <w:rPr>
          <w:sz w:val="18"/>
          <w:szCs w:val="18"/>
        </w:rPr>
        <w:t xml:space="preserve">Communication and Impact Assessment for the 2040 climate target. </w:t>
      </w:r>
    </w:p>
    <w:p w14:paraId="1DC443D8" w14:textId="6E9CE6F4" w:rsidR="002C2777" w:rsidRDefault="002C2777">
      <w:pPr>
        <w:pStyle w:val="FootnoteText"/>
      </w:pPr>
    </w:p>
  </w:footnote>
  <w:footnote w:id="15">
    <w:p w14:paraId="44BD1ABC" w14:textId="77777777" w:rsidR="002C2777" w:rsidRDefault="002C2777" w:rsidP="009823FD">
      <w:pPr>
        <w:spacing w:before="0" w:after="0" w:line="257" w:lineRule="auto"/>
        <w:ind w:left="357" w:hanging="357"/>
      </w:pPr>
      <w:r>
        <w:rPr>
          <w:rStyle w:val="FootnoteReference"/>
        </w:rPr>
        <w:footnoteRef/>
      </w:r>
      <w:r>
        <w:t xml:space="preserve"> </w:t>
      </w:r>
      <w:r w:rsidRPr="6F5F1520">
        <w:rPr>
          <w:rFonts w:eastAsia="EC Square Sans Pro" w:cs="EC Square Sans Pro"/>
          <w:sz w:val="16"/>
          <w:szCs w:val="16"/>
        </w:rPr>
        <w:t xml:space="preserve">Notably, the EU Waste Framework Directive 2008 amended in 2018 and the EC Packaging Directive 1999 amended in 2018. </w:t>
      </w:r>
    </w:p>
    <w:p w14:paraId="1E04B78A" w14:textId="007EDE17" w:rsidR="002C2777" w:rsidRDefault="002C2777">
      <w:pPr>
        <w:pStyle w:val="FootnoteText"/>
      </w:pPr>
    </w:p>
  </w:footnote>
  <w:footnote w:id="16">
    <w:p w14:paraId="6406AB01" w14:textId="2C4AFD5C" w:rsidR="002C2777" w:rsidRDefault="002C2777">
      <w:pPr>
        <w:pStyle w:val="FootnoteText"/>
      </w:pPr>
      <w:r>
        <w:rPr>
          <w:rStyle w:val="FootnoteReference"/>
        </w:rPr>
        <w:footnoteRef/>
      </w:r>
      <w:r>
        <w:t xml:space="preserve"> Circle Economy, Circularity Gap Report, 2021</w:t>
      </w:r>
    </w:p>
  </w:footnote>
  <w:footnote w:id="17">
    <w:p w14:paraId="7679B50D" w14:textId="58F7643F" w:rsidR="002C2777" w:rsidRDefault="002C2777">
      <w:pPr>
        <w:pStyle w:val="FootnoteText"/>
      </w:pPr>
      <w:r>
        <w:rPr>
          <w:rStyle w:val="FootnoteReference"/>
        </w:rPr>
        <w:footnoteRef/>
      </w:r>
      <w:r>
        <w:t xml:space="preserve"> Ellen MacArthur Foundation (2019). Completing the picture: How the CE tackles climate change; </w:t>
      </w:r>
    </w:p>
  </w:footnote>
  <w:footnote w:id="18">
    <w:p w14:paraId="4026AEC6" w14:textId="36485FB7" w:rsidR="002C2777" w:rsidRDefault="002C2777">
      <w:pPr>
        <w:pStyle w:val="FootnoteText"/>
      </w:pPr>
      <w:r>
        <w:rPr>
          <w:rStyle w:val="FootnoteReference"/>
        </w:rPr>
        <w:footnoteRef/>
      </w:r>
      <w:r>
        <w:t xml:space="preserve"> The studies and the estimates reported herein have been obtained via a literature review as part of the JRC RecalibrateCE project, </w:t>
      </w:r>
    </w:p>
  </w:footnote>
  <w:footnote w:id="19">
    <w:p w14:paraId="39E97F07" w14:textId="7770BB34" w:rsidR="002C2777" w:rsidRDefault="002C2777">
      <w:pPr>
        <w:pStyle w:val="FootnoteText"/>
      </w:pPr>
      <w:r>
        <w:rPr>
          <w:rStyle w:val="FootnoteReference"/>
        </w:rPr>
        <w:footnoteRef/>
      </w:r>
      <w:r>
        <w:t xml:space="preserve"> When compared with a 2050 baseline scenario, where no action is taken. </w:t>
      </w:r>
    </w:p>
  </w:footnote>
  <w:footnote w:id="20">
    <w:p w14:paraId="21FD5980" w14:textId="7E94C305" w:rsidR="002C2777" w:rsidRDefault="002C2777">
      <w:pPr>
        <w:pStyle w:val="FootnoteText"/>
      </w:pPr>
      <w:r>
        <w:rPr>
          <w:rStyle w:val="FootnoteReference"/>
        </w:rPr>
        <w:footnoteRef/>
      </w:r>
      <w:r>
        <w:t xml:space="preserve"> Six scenarios: a business-as-usual scenario without policy intervention; a ‘current policy’ scenario; a ‘circular scenario’(78% circular), a retrofit scenario (assuming retrofitting of current plastic production facilities with carbon capture and storage and renewable energy sources); a Net Zero Emission scenario.</w:t>
      </w:r>
    </w:p>
  </w:footnote>
  <w:footnote w:id="21">
    <w:p w14:paraId="02240DB0" w14:textId="501DBB3E" w:rsidR="002C2777" w:rsidRDefault="002C2777">
      <w:pPr>
        <w:pStyle w:val="FootnoteText"/>
      </w:pPr>
      <w:r>
        <w:rPr>
          <w:rStyle w:val="FootnoteReference"/>
        </w:rPr>
        <w:footnoteRef/>
      </w:r>
      <w:r>
        <w:t xml:space="preserve"> Hypothetical CE measures classified as: i) reduction of the service level, e.g. smaller house; ii) reduction of the stock of assets (increase usage intensity, e.g., via longer life); iii) reduction of the flow of primary non-renewable materials – e.g., substitution of material by more efficient one, reduction of max, increased share on renewable material or recycled content).</w:t>
      </w:r>
    </w:p>
    <w:p w14:paraId="357145EA" w14:textId="3DF6BE20" w:rsidR="002C2777" w:rsidRDefault="002C2777">
      <w:pPr>
        <w:pStyle w:val="FootnoteText"/>
      </w:pPr>
    </w:p>
  </w:footnote>
  <w:footnote w:id="22">
    <w:p w14:paraId="1A301229" w14:textId="323AEA16" w:rsidR="002C2777" w:rsidRDefault="002C2777">
      <w:pPr>
        <w:pStyle w:val="FootnoteText"/>
      </w:pPr>
      <w:r>
        <w:rPr>
          <w:rStyle w:val="FootnoteReference"/>
        </w:rPr>
        <w:footnoteRef/>
      </w:r>
      <w:r>
        <w:t xml:space="preserve"> </w:t>
      </w:r>
      <w:r w:rsidRPr="15EA60C0">
        <w:rPr>
          <w:rFonts w:ascii="Aptos" w:eastAsia="Aptos" w:hAnsi="Aptos" w:cs="Aptos"/>
        </w:rPr>
        <w:t xml:space="preserve">Commission Communication COM(2018) 773 “A Clean Planet for all”: </w:t>
      </w:r>
      <w:hyperlink r:id="rId4">
        <w:r w:rsidRPr="15EA60C0">
          <w:rPr>
            <w:rStyle w:val="Hyperlink"/>
            <w:rFonts w:ascii="Aptos" w:eastAsia="Aptos" w:hAnsi="Aptos" w:cs="Aptos"/>
            <w:color w:val="0000FF"/>
          </w:rPr>
          <w:t>https://ec.europa.eu/clima/system/files/2018-11/com_2018_733_analysis_in_support_en_0.pdf</w:t>
        </w:r>
      </w:hyperlink>
    </w:p>
  </w:footnote>
  <w:footnote w:id="23">
    <w:p w14:paraId="2512DCE8" w14:textId="77777777" w:rsidR="002C2777" w:rsidRDefault="002C2777" w:rsidP="000E15F1">
      <w:pPr>
        <w:spacing w:after="0" w:line="278" w:lineRule="auto"/>
        <w:ind w:left="357" w:hanging="357"/>
        <w:jc w:val="left"/>
      </w:pPr>
      <w:r>
        <w:rPr>
          <w:rStyle w:val="FootnoteReference"/>
        </w:rPr>
        <w:footnoteRef/>
      </w:r>
      <w:r>
        <w:t xml:space="preserve"> </w:t>
      </w:r>
      <w:r w:rsidRPr="15EA60C0">
        <w:rPr>
          <w:rFonts w:eastAsia="EC Square Sans Pro" w:cs="EC Square Sans Pro"/>
          <w:sz w:val="16"/>
          <w:szCs w:val="16"/>
        </w:rPr>
        <w:t xml:space="preserve">UN Environment Program (2024), Global Waste Management Outlook 2024. Available at:  </w:t>
      </w:r>
      <w:hyperlink r:id="rId5">
        <w:r w:rsidRPr="15EA60C0">
          <w:rPr>
            <w:rStyle w:val="Hyperlink"/>
            <w:rFonts w:eastAsia="EC Square Sans Pro" w:cs="EC Square Sans Pro"/>
            <w:color w:val="467886"/>
            <w:sz w:val="16"/>
            <w:szCs w:val="16"/>
          </w:rPr>
          <w:t>https://wedocs.unep.org/bitstream/handle/20.500.11822/44939/global_waste_management_outlook_2024.pdf?sequence=3</w:t>
        </w:r>
      </w:hyperlink>
      <w:r w:rsidRPr="15EA60C0">
        <w:rPr>
          <w:rFonts w:eastAsia="EC Square Sans Pro" w:cs="EC Square Sans Pro"/>
          <w:sz w:val="16"/>
          <w:szCs w:val="16"/>
        </w:rPr>
        <w:t>.</w:t>
      </w:r>
    </w:p>
    <w:p w14:paraId="0F363062" w14:textId="46C1E2AC" w:rsidR="002C2777" w:rsidRDefault="002C2777">
      <w:pPr>
        <w:pStyle w:val="FootnoteText"/>
      </w:pPr>
    </w:p>
  </w:footnote>
  <w:footnote w:id="24">
    <w:p w14:paraId="6D6EA00D" w14:textId="6DD17DBB" w:rsidR="002C2777" w:rsidRPr="009B0440" w:rsidRDefault="002C2777">
      <w:pPr>
        <w:pStyle w:val="FootnoteText"/>
      </w:pPr>
      <w:r>
        <w:rPr>
          <w:rStyle w:val="FootnoteReference"/>
        </w:rPr>
        <w:footnoteRef/>
      </w:r>
      <w:r>
        <w:t xml:space="preserve"> </w:t>
      </w:r>
      <w:r w:rsidRPr="00BA5FBD">
        <w:rPr>
          <w:i/>
        </w:rPr>
        <w:t>Additional</w:t>
      </w:r>
      <w:r>
        <w:t xml:space="preserve"> to what would result from the implementation of CEAP and from the contribution of the energy transition (including carbon capture and storage of hard-to-abate industrial emissions). </w:t>
      </w:r>
    </w:p>
  </w:footnote>
  <w:footnote w:id="25">
    <w:p w14:paraId="51349E79" w14:textId="5ABF727F" w:rsidR="002C2777" w:rsidRDefault="002C2777">
      <w:pPr>
        <w:pStyle w:val="FootnoteText"/>
      </w:pPr>
      <w:r>
        <w:rPr>
          <w:rStyle w:val="FootnoteReference"/>
        </w:rPr>
        <w:footnoteRef/>
      </w:r>
      <w:r>
        <w:t xml:space="preserve"> Business-as-usual scenario refers to the continuation of historic CE trajectory (with decarbonisation of energy)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57EBF" w14:textId="77777777" w:rsidR="002C2777" w:rsidRDefault="002C2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CCB5D" w14:textId="77777777" w:rsidR="002C2777" w:rsidRDefault="002C2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A66B1" w14:textId="77777777" w:rsidR="002C2777" w:rsidRDefault="002C2777">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6BEC"/>
    <w:multiLevelType w:val="hybridMultilevel"/>
    <w:tmpl w:val="25800F28"/>
    <w:lvl w:ilvl="0" w:tplc="E07695AA">
      <w:start w:val="1"/>
      <w:numFmt w:val="bullet"/>
      <w:lvlText w:val="·"/>
      <w:lvlJc w:val="left"/>
      <w:pPr>
        <w:ind w:left="720" w:hanging="360"/>
      </w:pPr>
      <w:rPr>
        <w:rFonts w:ascii="Symbol" w:hAnsi="Symbol" w:hint="default"/>
      </w:rPr>
    </w:lvl>
    <w:lvl w:ilvl="1" w:tplc="29AAC95E">
      <w:start w:val="1"/>
      <w:numFmt w:val="bullet"/>
      <w:lvlText w:val="o"/>
      <w:lvlJc w:val="left"/>
      <w:pPr>
        <w:ind w:left="1440" w:hanging="360"/>
      </w:pPr>
      <w:rPr>
        <w:rFonts w:ascii="Courier New" w:hAnsi="Courier New" w:hint="default"/>
      </w:rPr>
    </w:lvl>
    <w:lvl w:ilvl="2" w:tplc="A14098E0">
      <w:start w:val="1"/>
      <w:numFmt w:val="bullet"/>
      <w:lvlText w:val=""/>
      <w:lvlJc w:val="left"/>
      <w:pPr>
        <w:ind w:left="2160" w:hanging="360"/>
      </w:pPr>
      <w:rPr>
        <w:rFonts w:ascii="Wingdings" w:hAnsi="Wingdings" w:hint="default"/>
      </w:rPr>
    </w:lvl>
    <w:lvl w:ilvl="3" w:tplc="6B3659A0">
      <w:start w:val="1"/>
      <w:numFmt w:val="bullet"/>
      <w:lvlText w:val=""/>
      <w:lvlJc w:val="left"/>
      <w:pPr>
        <w:ind w:left="2880" w:hanging="360"/>
      </w:pPr>
      <w:rPr>
        <w:rFonts w:ascii="Symbol" w:hAnsi="Symbol" w:hint="default"/>
      </w:rPr>
    </w:lvl>
    <w:lvl w:ilvl="4" w:tplc="B55657BC">
      <w:start w:val="1"/>
      <w:numFmt w:val="bullet"/>
      <w:lvlText w:val="o"/>
      <w:lvlJc w:val="left"/>
      <w:pPr>
        <w:ind w:left="3600" w:hanging="360"/>
      </w:pPr>
      <w:rPr>
        <w:rFonts w:ascii="Courier New" w:hAnsi="Courier New" w:hint="default"/>
      </w:rPr>
    </w:lvl>
    <w:lvl w:ilvl="5" w:tplc="193EC676">
      <w:start w:val="1"/>
      <w:numFmt w:val="bullet"/>
      <w:lvlText w:val=""/>
      <w:lvlJc w:val="left"/>
      <w:pPr>
        <w:ind w:left="4320" w:hanging="360"/>
      </w:pPr>
      <w:rPr>
        <w:rFonts w:ascii="Wingdings" w:hAnsi="Wingdings" w:hint="default"/>
      </w:rPr>
    </w:lvl>
    <w:lvl w:ilvl="6" w:tplc="24D2D1B6">
      <w:start w:val="1"/>
      <w:numFmt w:val="bullet"/>
      <w:lvlText w:val=""/>
      <w:lvlJc w:val="left"/>
      <w:pPr>
        <w:ind w:left="5040" w:hanging="360"/>
      </w:pPr>
      <w:rPr>
        <w:rFonts w:ascii="Symbol" w:hAnsi="Symbol" w:hint="default"/>
      </w:rPr>
    </w:lvl>
    <w:lvl w:ilvl="7" w:tplc="F0A20DFC">
      <w:start w:val="1"/>
      <w:numFmt w:val="bullet"/>
      <w:lvlText w:val="o"/>
      <w:lvlJc w:val="left"/>
      <w:pPr>
        <w:ind w:left="5760" w:hanging="360"/>
      </w:pPr>
      <w:rPr>
        <w:rFonts w:ascii="Courier New" w:hAnsi="Courier New" w:hint="default"/>
      </w:rPr>
    </w:lvl>
    <w:lvl w:ilvl="8" w:tplc="C6124516">
      <w:start w:val="1"/>
      <w:numFmt w:val="bullet"/>
      <w:lvlText w:val=""/>
      <w:lvlJc w:val="left"/>
      <w:pPr>
        <w:ind w:left="6480" w:hanging="360"/>
      </w:pPr>
      <w:rPr>
        <w:rFonts w:ascii="Wingdings" w:hAnsi="Wingdings" w:hint="default"/>
      </w:rPr>
    </w:lvl>
  </w:abstractNum>
  <w:abstractNum w:abstractNumId="1" w15:restartNumberingAfterBreak="0">
    <w:nsid w:val="031A1DB8"/>
    <w:multiLevelType w:val="hybridMultilevel"/>
    <w:tmpl w:val="A53C7014"/>
    <w:lvl w:ilvl="0" w:tplc="4D3C8F10">
      <w:numFmt w:val="bullet"/>
      <w:lvlText w:val="-"/>
      <w:lvlJc w:val="left"/>
      <w:pPr>
        <w:ind w:left="720" w:hanging="360"/>
      </w:pPr>
      <w:rPr>
        <w:rFonts w:ascii="EC Square Sans Pro" w:eastAsia="Calibri" w:hAnsi="EC Square Sans Pro"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EBC44A"/>
    <w:multiLevelType w:val="hybridMultilevel"/>
    <w:tmpl w:val="7A2A0704"/>
    <w:lvl w:ilvl="0" w:tplc="7A882214">
      <w:start w:val="1"/>
      <w:numFmt w:val="bullet"/>
      <w:lvlText w:val="·"/>
      <w:lvlJc w:val="left"/>
      <w:pPr>
        <w:ind w:left="720" w:hanging="360"/>
      </w:pPr>
      <w:rPr>
        <w:rFonts w:ascii="Symbol" w:hAnsi="Symbol" w:hint="default"/>
      </w:rPr>
    </w:lvl>
    <w:lvl w:ilvl="1" w:tplc="E3167964">
      <w:start w:val="1"/>
      <w:numFmt w:val="bullet"/>
      <w:lvlText w:val="o"/>
      <w:lvlJc w:val="left"/>
      <w:pPr>
        <w:ind w:left="1440" w:hanging="360"/>
      </w:pPr>
      <w:rPr>
        <w:rFonts w:ascii="Courier New" w:hAnsi="Courier New" w:hint="default"/>
      </w:rPr>
    </w:lvl>
    <w:lvl w:ilvl="2" w:tplc="71240AC6">
      <w:start w:val="1"/>
      <w:numFmt w:val="bullet"/>
      <w:lvlText w:val=""/>
      <w:lvlJc w:val="left"/>
      <w:pPr>
        <w:ind w:left="2160" w:hanging="360"/>
      </w:pPr>
      <w:rPr>
        <w:rFonts w:ascii="Wingdings" w:hAnsi="Wingdings" w:hint="default"/>
      </w:rPr>
    </w:lvl>
    <w:lvl w:ilvl="3" w:tplc="8DEE891E">
      <w:start w:val="1"/>
      <w:numFmt w:val="bullet"/>
      <w:lvlText w:val=""/>
      <w:lvlJc w:val="left"/>
      <w:pPr>
        <w:ind w:left="2880" w:hanging="360"/>
      </w:pPr>
      <w:rPr>
        <w:rFonts w:ascii="Symbol" w:hAnsi="Symbol" w:hint="default"/>
      </w:rPr>
    </w:lvl>
    <w:lvl w:ilvl="4" w:tplc="EE64127C">
      <w:start w:val="1"/>
      <w:numFmt w:val="bullet"/>
      <w:lvlText w:val="o"/>
      <w:lvlJc w:val="left"/>
      <w:pPr>
        <w:ind w:left="3600" w:hanging="360"/>
      </w:pPr>
      <w:rPr>
        <w:rFonts w:ascii="Courier New" w:hAnsi="Courier New" w:hint="default"/>
      </w:rPr>
    </w:lvl>
    <w:lvl w:ilvl="5" w:tplc="6FE8AD46">
      <w:start w:val="1"/>
      <w:numFmt w:val="bullet"/>
      <w:lvlText w:val=""/>
      <w:lvlJc w:val="left"/>
      <w:pPr>
        <w:ind w:left="4320" w:hanging="360"/>
      </w:pPr>
      <w:rPr>
        <w:rFonts w:ascii="Wingdings" w:hAnsi="Wingdings" w:hint="default"/>
      </w:rPr>
    </w:lvl>
    <w:lvl w:ilvl="6" w:tplc="F998DF16">
      <w:start w:val="1"/>
      <w:numFmt w:val="bullet"/>
      <w:lvlText w:val=""/>
      <w:lvlJc w:val="left"/>
      <w:pPr>
        <w:ind w:left="5040" w:hanging="360"/>
      </w:pPr>
      <w:rPr>
        <w:rFonts w:ascii="Symbol" w:hAnsi="Symbol" w:hint="default"/>
      </w:rPr>
    </w:lvl>
    <w:lvl w:ilvl="7" w:tplc="F9CE0146">
      <w:start w:val="1"/>
      <w:numFmt w:val="bullet"/>
      <w:lvlText w:val="o"/>
      <w:lvlJc w:val="left"/>
      <w:pPr>
        <w:ind w:left="5760" w:hanging="360"/>
      </w:pPr>
      <w:rPr>
        <w:rFonts w:ascii="Courier New" w:hAnsi="Courier New" w:hint="default"/>
      </w:rPr>
    </w:lvl>
    <w:lvl w:ilvl="8" w:tplc="265C1D96">
      <w:start w:val="1"/>
      <w:numFmt w:val="bullet"/>
      <w:lvlText w:val=""/>
      <w:lvlJc w:val="left"/>
      <w:pPr>
        <w:ind w:left="6480" w:hanging="360"/>
      </w:pPr>
      <w:rPr>
        <w:rFonts w:ascii="Wingdings" w:hAnsi="Wingdings" w:hint="default"/>
      </w:rPr>
    </w:lvl>
  </w:abstractNum>
  <w:abstractNum w:abstractNumId="3" w15:restartNumberingAfterBreak="0">
    <w:nsid w:val="06A63FB3"/>
    <w:multiLevelType w:val="hybridMultilevel"/>
    <w:tmpl w:val="BF3C1AFE"/>
    <w:lvl w:ilvl="0" w:tplc="F13AC6F8">
      <w:start w:val="5"/>
      <w:numFmt w:val="bullet"/>
      <w:lvlText w:val="-"/>
      <w:lvlJc w:val="left"/>
      <w:pPr>
        <w:ind w:left="720" w:hanging="360"/>
      </w:pPr>
      <w:rPr>
        <w:rFonts w:ascii="EC Square Sans Pro" w:eastAsia="Times New Roman" w:hAnsi="EC Square Sans Pro"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025354"/>
    <w:multiLevelType w:val="hybridMultilevel"/>
    <w:tmpl w:val="AA68F2F4"/>
    <w:lvl w:ilvl="0" w:tplc="34A0531A">
      <w:start w:val="1"/>
      <w:numFmt w:val="bullet"/>
      <w:lvlText w:val="·"/>
      <w:lvlJc w:val="left"/>
      <w:pPr>
        <w:ind w:left="720" w:hanging="360"/>
      </w:pPr>
      <w:rPr>
        <w:rFonts w:ascii="Symbol" w:hAnsi="Symbol" w:hint="default"/>
      </w:rPr>
    </w:lvl>
    <w:lvl w:ilvl="1" w:tplc="9C70E6A6">
      <w:start w:val="1"/>
      <w:numFmt w:val="bullet"/>
      <w:lvlText w:val="o"/>
      <w:lvlJc w:val="left"/>
      <w:pPr>
        <w:ind w:left="1440" w:hanging="360"/>
      </w:pPr>
      <w:rPr>
        <w:rFonts w:ascii="Courier New" w:hAnsi="Courier New" w:hint="default"/>
      </w:rPr>
    </w:lvl>
    <w:lvl w:ilvl="2" w:tplc="1E506948">
      <w:start w:val="1"/>
      <w:numFmt w:val="bullet"/>
      <w:lvlText w:val=""/>
      <w:lvlJc w:val="left"/>
      <w:pPr>
        <w:ind w:left="2160" w:hanging="360"/>
      </w:pPr>
      <w:rPr>
        <w:rFonts w:ascii="Wingdings" w:hAnsi="Wingdings" w:hint="default"/>
      </w:rPr>
    </w:lvl>
    <w:lvl w:ilvl="3" w:tplc="5F26A2CC">
      <w:start w:val="1"/>
      <w:numFmt w:val="bullet"/>
      <w:lvlText w:val=""/>
      <w:lvlJc w:val="left"/>
      <w:pPr>
        <w:ind w:left="2880" w:hanging="360"/>
      </w:pPr>
      <w:rPr>
        <w:rFonts w:ascii="Symbol" w:hAnsi="Symbol" w:hint="default"/>
      </w:rPr>
    </w:lvl>
    <w:lvl w:ilvl="4" w:tplc="E3D054AE">
      <w:start w:val="1"/>
      <w:numFmt w:val="bullet"/>
      <w:lvlText w:val="o"/>
      <w:lvlJc w:val="left"/>
      <w:pPr>
        <w:ind w:left="3600" w:hanging="360"/>
      </w:pPr>
      <w:rPr>
        <w:rFonts w:ascii="Courier New" w:hAnsi="Courier New" w:hint="default"/>
      </w:rPr>
    </w:lvl>
    <w:lvl w:ilvl="5" w:tplc="F4D89A50">
      <w:start w:val="1"/>
      <w:numFmt w:val="bullet"/>
      <w:lvlText w:val=""/>
      <w:lvlJc w:val="left"/>
      <w:pPr>
        <w:ind w:left="4320" w:hanging="360"/>
      </w:pPr>
      <w:rPr>
        <w:rFonts w:ascii="Wingdings" w:hAnsi="Wingdings" w:hint="default"/>
      </w:rPr>
    </w:lvl>
    <w:lvl w:ilvl="6" w:tplc="8EDAE542">
      <w:start w:val="1"/>
      <w:numFmt w:val="bullet"/>
      <w:lvlText w:val=""/>
      <w:lvlJc w:val="left"/>
      <w:pPr>
        <w:ind w:left="5040" w:hanging="360"/>
      </w:pPr>
      <w:rPr>
        <w:rFonts w:ascii="Symbol" w:hAnsi="Symbol" w:hint="default"/>
      </w:rPr>
    </w:lvl>
    <w:lvl w:ilvl="7" w:tplc="DAE075AC">
      <w:start w:val="1"/>
      <w:numFmt w:val="bullet"/>
      <w:lvlText w:val="o"/>
      <w:lvlJc w:val="left"/>
      <w:pPr>
        <w:ind w:left="5760" w:hanging="360"/>
      </w:pPr>
      <w:rPr>
        <w:rFonts w:ascii="Courier New" w:hAnsi="Courier New" w:hint="default"/>
      </w:rPr>
    </w:lvl>
    <w:lvl w:ilvl="8" w:tplc="C29683D6">
      <w:start w:val="1"/>
      <w:numFmt w:val="bullet"/>
      <w:lvlText w:val=""/>
      <w:lvlJc w:val="left"/>
      <w:pPr>
        <w:ind w:left="6480" w:hanging="360"/>
      </w:pPr>
      <w:rPr>
        <w:rFonts w:ascii="Wingdings" w:hAnsi="Wingdings" w:hint="default"/>
      </w:rPr>
    </w:lvl>
  </w:abstractNum>
  <w:abstractNum w:abstractNumId="5" w15:restartNumberingAfterBreak="0">
    <w:nsid w:val="09AF3A4D"/>
    <w:multiLevelType w:val="hybridMultilevel"/>
    <w:tmpl w:val="B6382BE8"/>
    <w:lvl w:ilvl="0" w:tplc="FFFFFFFF">
      <w:numFmt w:val="decimal"/>
      <w:pStyle w:val="JRCTextbulletedlist1"/>
      <w:lvlText w:val=""/>
      <w:lvlJc w:val="left"/>
      <w:pPr>
        <w:tabs>
          <w:tab w:val="num" w:pos="360"/>
        </w:tabs>
      </w:pPr>
    </w:lvl>
    <w:lvl w:ilvl="1" w:tplc="A476E7EA">
      <w:start w:val="1"/>
      <w:numFmt w:val="bullet"/>
      <w:lvlText w:val="o"/>
      <w:lvlJc w:val="left"/>
      <w:pPr>
        <w:ind w:left="1080" w:hanging="360"/>
      </w:pPr>
      <w:rPr>
        <w:rFonts w:ascii="Courier New" w:hAnsi="Courier New" w:cs="Courier New" w:hint="default"/>
      </w:rPr>
    </w:lvl>
    <w:lvl w:ilvl="2" w:tplc="ABC66BC6" w:tentative="1">
      <w:start w:val="1"/>
      <w:numFmt w:val="bullet"/>
      <w:lvlText w:val=""/>
      <w:lvlJc w:val="left"/>
      <w:pPr>
        <w:ind w:left="1800" w:hanging="360"/>
      </w:pPr>
      <w:rPr>
        <w:rFonts w:ascii="Wingdings" w:hAnsi="Wingdings" w:hint="default"/>
      </w:rPr>
    </w:lvl>
    <w:lvl w:ilvl="3" w:tplc="FD6266B0" w:tentative="1">
      <w:start w:val="1"/>
      <w:numFmt w:val="bullet"/>
      <w:lvlText w:val=""/>
      <w:lvlJc w:val="left"/>
      <w:pPr>
        <w:ind w:left="2520" w:hanging="360"/>
      </w:pPr>
      <w:rPr>
        <w:rFonts w:ascii="Symbol" w:hAnsi="Symbol" w:hint="default"/>
      </w:rPr>
    </w:lvl>
    <w:lvl w:ilvl="4" w:tplc="CAC8DBD6" w:tentative="1">
      <w:start w:val="1"/>
      <w:numFmt w:val="bullet"/>
      <w:lvlText w:val="o"/>
      <w:lvlJc w:val="left"/>
      <w:pPr>
        <w:ind w:left="3240" w:hanging="360"/>
      </w:pPr>
      <w:rPr>
        <w:rFonts w:ascii="Courier New" w:hAnsi="Courier New" w:cs="Courier New" w:hint="default"/>
      </w:rPr>
    </w:lvl>
    <w:lvl w:ilvl="5" w:tplc="20BA0338" w:tentative="1">
      <w:start w:val="1"/>
      <w:numFmt w:val="bullet"/>
      <w:lvlText w:val=""/>
      <w:lvlJc w:val="left"/>
      <w:pPr>
        <w:ind w:left="3960" w:hanging="360"/>
      </w:pPr>
      <w:rPr>
        <w:rFonts w:ascii="Wingdings" w:hAnsi="Wingdings" w:hint="default"/>
      </w:rPr>
    </w:lvl>
    <w:lvl w:ilvl="6" w:tplc="BB7C394C" w:tentative="1">
      <w:start w:val="1"/>
      <w:numFmt w:val="bullet"/>
      <w:lvlText w:val=""/>
      <w:lvlJc w:val="left"/>
      <w:pPr>
        <w:ind w:left="4680" w:hanging="360"/>
      </w:pPr>
      <w:rPr>
        <w:rFonts w:ascii="Symbol" w:hAnsi="Symbol" w:hint="default"/>
      </w:rPr>
    </w:lvl>
    <w:lvl w:ilvl="7" w:tplc="9966464E" w:tentative="1">
      <w:start w:val="1"/>
      <w:numFmt w:val="bullet"/>
      <w:lvlText w:val="o"/>
      <w:lvlJc w:val="left"/>
      <w:pPr>
        <w:ind w:left="5400" w:hanging="360"/>
      </w:pPr>
      <w:rPr>
        <w:rFonts w:ascii="Courier New" w:hAnsi="Courier New" w:cs="Courier New" w:hint="default"/>
      </w:rPr>
    </w:lvl>
    <w:lvl w:ilvl="8" w:tplc="8BA2289E" w:tentative="1">
      <w:start w:val="1"/>
      <w:numFmt w:val="bullet"/>
      <w:lvlText w:val=""/>
      <w:lvlJc w:val="left"/>
      <w:pPr>
        <w:ind w:left="6120" w:hanging="360"/>
      </w:pPr>
      <w:rPr>
        <w:rFonts w:ascii="Wingdings" w:hAnsi="Wingdings" w:hint="default"/>
      </w:rPr>
    </w:lvl>
  </w:abstractNum>
  <w:abstractNum w:abstractNumId="6" w15:restartNumberingAfterBreak="0">
    <w:nsid w:val="0E8C51FE"/>
    <w:multiLevelType w:val="hybridMultilevel"/>
    <w:tmpl w:val="825C803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0F811F2"/>
    <w:multiLevelType w:val="hybridMultilevel"/>
    <w:tmpl w:val="B36E3A12"/>
    <w:lvl w:ilvl="0" w:tplc="1438FF2E">
      <w:start w:val="1"/>
      <w:numFmt w:val="bullet"/>
      <w:lvlText w:val="·"/>
      <w:lvlJc w:val="left"/>
      <w:pPr>
        <w:ind w:left="720" w:hanging="360"/>
      </w:pPr>
      <w:rPr>
        <w:rFonts w:ascii="Symbol" w:hAnsi="Symbol" w:hint="default"/>
      </w:rPr>
    </w:lvl>
    <w:lvl w:ilvl="1" w:tplc="24D20588">
      <w:start w:val="1"/>
      <w:numFmt w:val="bullet"/>
      <w:lvlText w:val="o"/>
      <w:lvlJc w:val="left"/>
      <w:pPr>
        <w:ind w:left="1440" w:hanging="360"/>
      </w:pPr>
      <w:rPr>
        <w:rFonts w:ascii="Courier New" w:hAnsi="Courier New" w:hint="default"/>
      </w:rPr>
    </w:lvl>
    <w:lvl w:ilvl="2" w:tplc="B3AC3AAE">
      <w:start w:val="1"/>
      <w:numFmt w:val="bullet"/>
      <w:lvlText w:val=""/>
      <w:lvlJc w:val="left"/>
      <w:pPr>
        <w:ind w:left="2160" w:hanging="360"/>
      </w:pPr>
      <w:rPr>
        <w:rFonts w:ascii="Wingdings" w:hAnsi="Wingdings" w:hint="default"/>
      </w:rPr>
    </w:lvl>
    <w:lvl w:ilvl="3" w:tplc="B72CC8FC">
      <w:start w:val="1"/>
      <w:numFmt w:val="bullet"/>
      <w:lvlText w:val=""/>
      <w:lvlJc w:val="left"/>
      <w:pPr>
        <w:ind w:left="2880" w:hanging="360"/>
      </w:pPr>
      <w:rPr>
        <w:rFonts w:ascii="Symbol" w:hAnsi="Symbol" w:hint="default"/>
      </w:rPr>
    </w:lvl>
    <w:lvl w:ilvl="4" w:tplc="13668594">
      <w:start w:val="1"/>
      <w:numFmt w:val="bullet"/>
      <w:lvlText w:val="o"/>
      <w:lvlJc w:val="left"/>
      <w:pPr>
        <w:ind w:left="3600" w:hanging="360"/>
      </w:pPr>
      <w:rPr>
        <w:rFonts w:ascii="Courier New" w:hAnsi="Courier New" w:hint="default"/>
      </w:rPr>
    </w:lvl>
    <w:lvl w:ilvl="5" w:tplc="0E2C32C6">
      <w:start w:val="1"/>
      <w:numFmt w:val="bullet"/>
      <w:lvlText w:val=""/>
      <w:lvlJc w:val="left"/>
      <w:pPr>
        <w:ind w:left="4320" w:hanging="360"/>
      </w:pPr>
      <w:rPr>
        <w:rFonts w:ascii="Wingdings" w:hAnsi="Wingdings" w:hint="default"/>
      </w:rPr>
    </w:lvl>
    <w:lvl w:ilvl="6" w:tplc="31A4C9D6">
      <w:start w:val="1"/>
      <w:numFmt w:val="bullet"/>
      <w:lvlText w:val=""/>
      <w:lvlJc w:val="left"/>
      <w:pPr>
        <w:ind w:left="5040" w:hanging="360"/>
      </w:pPr>
      <w:rPr>
        <w:rFonts w:ascii="Symbol" w:hAnsi="Symbol" w:hint="default"/>
      </w:rPr>
    </w:lvl>
    <w:lvl w:ilvl="7" w:tplc="D4AA2FC4">
      <w:start w:val="1"/>
      <w:numFmt w:val="bullet"/>
      <w:lvlText w:val="o"/>
      <w:lvlJc w:val="left"/>
      <w:pPr>
        <w:ind w:left="5760" w:hanging="360"/>
      </w:pPr>
      <w:rPr>
        <w:rFonts w:ascii="Courier New" w:hAnsi="Courier New" w:hint="default"/>
      </w:rPr>
    </w:lvl>
    <w:lvl w:ilvl="8" w:tplc="C6C04B10">
      <w:start w:val="1"/>
      <w:numFmt w:val="bullet"/>
      <w:lvlText w:val=""/>
      <w:lvlJc w:val="left"/>
      <w:pPr>
        <w:ind w:left="6480" w:hanging="360"/>
      </w:pPr>
      <w:rPr>
        <w:rFonts w:ascii="Wingdings" w:hAnsi="Wingdings" w:hint="default"/>
      </w:rPr>
    </w:lvl>
  </w:abstractNum>
  <w:abstractNum w:abstractNumId="8" w15:restartNumberingAfterBreak="0">
    <w:nsid w:val="11A21BA5"/>
    <w:multiLevelType w:val="hybridMultilevel"/>
    <w:tmpl w:val="BB9E406E"/>
    <w:lvl w:ilvl="0" w:tplc="A0EE43A2">
      <w:start w:val="1"/>
      <w:numFmt w:val="bullet"/>
      <w:lvlText w:val="—"/>
      <w:lvlJc w:val="left"/>
      <w:pPr>
        <w:ind w:left="360" w:hanging="360"/>
      </w:pPr>
      <w:rPr>
        <w:rFonts w:ascii="Times New Roman" w:hAnsi="Times New Roman" w:cs="Times New Roman" w:hint="default"/>
      </w:rPr>
    </w:lvl>
    <w:lvl w:ilvl="1" w:tplc="4480544E">
      <w:start w:val="1"/>
      <w:numFmt w:val="bullet"/>
      <w:pStyle w:val="JRCTextbulletedlist2"/>
      <w:lvlText w:val="●"/>
      <w:lvlJc w:val="left"/>
      <w:pPr>
        <w:ind w:left="1080" w:hanging="360"/>
      </w:pPr>
      <w:rPr>
        <w:rFonts w:ascii="Verdana" w:hAnsi="Verdana"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11EA7D2A"/>
    <w:multiLevelType w:val="hybridMultilevel"/>
    <w:tmpl w:val="15247274"/>
    <w:lvl w:ilvl="0" w:tplc="54E0AC7A">
      <w:start w:val="1"/>
      <w:numFmt w:val="bullet"/>
      <w:pStyle w:val="JRCBoxbulletlist"/>
      <w:lvlText w:val="—"/>
      <w:lvlJc w:val="left"/>
      <w:pPr>
        <w:ind w:left="720" w:hanging="360"/>
      </w:pPr>
      <w:rPr>
        <w:rFonts w:ascii="Verdana" w:hAnsi="Verdan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4291184"/>
    <w:multiLevelType w:val="hybridMultilevel"/>
    <w:tmpl w:val="3AA8CDC8"/>
    <w:lvl w:ilvl="0" w:tplc="4D3C8F10">
      <w:numFmt w:val="bullet"/>
      <w:lvlText w:val="-"/>
      <w:lvlJc w:val="left"/>
      <w:pPr>
        <w:ind w:left="720" w:hanging="360"/>
      </w:pPr>
      <w:rPr>
        <w:rFonts w:ascii="EC Square Sans Pro" w:eastAsia="Calibri" w:hAnsi="EC Square Sans Pro"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7CF2A56"/>
    <w:multiLevelType w:val="hybridMultilevel"/>
    <w:tmpl w:val="AE7C4FF0"/>
    <w:lvl w:ilvl="0" w:tplc="027EE952">
      <w:start w:val="1"/>
      <w:numFmt w:val="bullet"/>
      <w:lvlText w:val="·"/>
      <w:lvlJc w:val="left"/>
      <w:pPr>
        <w:ind w:left="360" w:hanging="360"/>
      </w:pPr>
      <w:rPr>
        <w:rFonts w:ascii="Symbol" w:hAnsi="Symbol" w:hint="default"/>
      </w:rPr>
    </w:lvl>
    <w:lvl w:ilvl="1" w:tplc="6C127EC0">
      <w:start w:val="1"/>
      <w:numFmt w:val="bullet"/>
      <w:lvlText w:val="o"/>
      <w:lvlJc w:val="left"/>
      <w:pPr>
        <w:ind w:left="1080" w:hanging="360"/>
      </w:pPr>
      <w:rPr>
        <w:rFonts w:ascii="Courier New" w:hAnsi="Courier New" w:hint="default"/>
      </w:rPr>
    </w:lvl>
    <w:lvl w:ilvl="2" w:tplc="154EA2B6">
      <w:start w:val="1"/>
      <w:numFmt w:val="bullet"/>
      <w:lvlText w:val=""/>
      <w:lvlJc w:val="left"/>
      <w:pPr>
        <w:ind w:left="1800" w:hanging="360"/>
      </w:pPr>
      <w:rPr>
        <w:rFonts w:ascii="Wingdings" w:hAnsi="Wingdings" w:hint="default"/>
      </w:rPr>
    </w:lvl>
    <w:lvl w:ilvl="3" w:tplc="9300DA26">
      <w:start w:val="1"/>
      <w:numFmt w:val="bullet"/>
      <w:lvlText w:val=""/>
      <w:lvlJc w:val="left"/>
      <w:pPr>
        <w:ind w:left="2520" w:hanging="360"/>
      </w:pPr>
      <w:rPr>
        <w:rFonts w:ascii="Symbol" w:hAnsi="Symbol" w:hint="default"/>
      </w:rPr>
    </w:lvl>
    <w:lvl w:ilvl="4" w:tplc="9642C906">
      <w:start w:val="1"/>
      <w:numFmt w:val="bullet"/>
      <w:lvlText w:val="o"/>
      <w:lvlJc w:val="left"/>
      <w:pPr>
        <w:ind w:left="3240" w:hanging="360"/>
      </w:pPr>
      <w:rPr>
        <w:rFonts w:ascii="Courier New" w:hAnsi="Courier New" w:hint="default"/>
      </w:rPr>
    </w:lvl>
    <w:lvl w:ilvl="5" w:tplc="7ED2A618">
      <w:start w:val="1"/>
      <w:numFmt w:val="bullet"/>
      <w:lvlText w:val=""/>
      <w:lvlJc w:val="left"/>
      <w:pPr>
        <w:ind w:left="3960" w:hanging="360"/>
      </w:pPr>
      <w:rPr>
        <w:rFonts w:ascii="Wingdings" w:hAnsi="Wingdings" w:hint="default"/>
      </w:rPr>
    </w:lvl>
    <w:lvl w:ilvl="6" w:tplc="7ED89DBC">
      <w:start w:val="1"/>
      <w:numFmt w:val="bullet"/>
      <w:lvlText w:val=""/>
      <w:lvlJc w:val="left"/>
      <w:pPr>
        <w:ind w:left="4680" w:hanging="360"/>
      </w:pPr>
      <w:rPr>
        <w:rFonts w:ascii="Symbol" w:hAnsi="Symbol" w:hint="default"/>
      </w:rPr>
    </w:lvl>
    <w:lvl w:ilvl="7" w:tplc="B17C9710">
      <w:start w:val="1"/>
      <w:numFmt w:val="bullet"/>
      <w:lvlText w:val="o"/>
      <w:lvlJc w:val="left"/>
      <w:pPr>
        <w:ind w:left="5400" w:hanging="360"/>
      </w:pPr>
      <w:rPr>
        <w:rFonts w:ascii="Courier New" w:hAnsi="Courier New" w:hint="default"/>
      </w:rPr>
    </w:lvl>
    <w:lvl w:ilvl="8" w:tplc="E85C9588">
      <w:start w:val="1"/>
      <w:numFmt w:val="bullet"/>
      <w:lvlText w:val=""/>
      <w:lvlJc w:val="left"/>
      <w:pPr>
        <w:ind w:left="6120" w:hanging="360"/>
      </w:pPr>
      <w:rPr>
        <w:rFonts w:ascii="Wingdings" w:hAnsi="Wingdings" w:hint="default"/>
      </w:rPr>
    </w:lvl>
  </w:abstractNum>
  <w:abstractNum w:abstractNumId="12" w15:restartNumberingAfterBreak="0">
    <w:nsid w:val="1975E89A"/>
    <w:multiLevelType w:val="hybridMultilevel"/>
    <w:tmpl w:val="01149FD8"/>
    <w:lvl w:ilvl="0" w:tplc="AA0C1DE0">
      <w:start w:val="1"/>
      <w:numFmt w:val="decimal"/>
      <w:lvlText w:val=""/>
      <w:lvlJc w:val="left"/>
      <w:pPr>
        <w:ind w:left="360" w:hanging="360"/>
      </w:pPr>
    </w:lvl>
    <w:lvl w:ilvl="1" w:tplc="854E7382">
      <w:start w:val="1"/>
      <w:numFmt w:val="lowerLetter"/>
      <w:lvlText w:val="%2."/>
      <w:lvlJc w:val="left"/>
      <w:pPr>
        <w:ind w:left="1080" w:hanging="360"/>
      </w:pPr>
    </w:lvl>
    <w:lvl w:ilvl="2" w:tplc="A4E805D4">
      <w:start w:val="1"/>
      <w:numFmt w:val="lowerRoman"/>
      <w:lvlText w:val="%3."/>
      <w:lvlJc w:val="right"/>
      <w:pPr>
        <w:ind w:left="1800" w:hanging="180"/>
      </w:pPr>
    </w:lvl>
    <w:lvl w:ilvl="3" w:tplc="FDB6E23E">
      <w:start w:val="1"/>
      <w:numFmt w:val="decimal"/>
      <w:lvlText w:val="%4."/>
      <w:lvlJc w:val="left"/>
      <w:pPr>
        <w:ind w:left="2520" w:hanging="360"/>
      </w:pPr>
    </w:lvl>
    <w:lvl w:ilvl="4" w:tplc="F54E4258">
      <w:start w:val="1"/>
      <w:numFmt w:val="lowerLetter"/>
      <w:lvlText w:val="%5."/>
      <w:lvlJc w:val="left"/>
      <w:pPr>
        <w:ind w:left="3240" w:hanging="360"/>
      </w:pPr>
    </w:lvl>
    <w:lvl w:ilvl="5" w:tplc="BB649E44">
      <w:start w:val="1"/>
      <w:numFmt w:val="lowerRoman"/>
      <w:lvlText w:val="%6."/>
      <w:lvlJc w:val="right"/>
      <w:pPr>
        <w:ind w:left="3960" w:hanging="180"/>
      </w:pPr>
    </w:lvl>
    <w:lvl w:ilvl="6" w:tplc="117E5916">
      <w:start w:val="1"/>
      <w:numFmt w:val="decimal"/>
      <w:lvlText w:val="%7."/>
      <w:lvlJc w:val="left"/>
      <w:pPr>
        <w:ind w:left="4680" w:hanging="360"/>
      </w:pPr>
    </w:lvl>
    <w:lvl w:ilvl="7" w:tplc="33B65046">
      <w:start w:val="1"/>
      <w:numFmt w:val="lowerLetter"/>
      <w:lvlText w:val="%8."/>
      <w:lvlJc w:val="left"/>
      <w:pPr>
        <w:ind w:left="5400" w:hanging="360"/>
      </w:pPr>
    </w:lvl>
    <w:lvl w:ilvl="8" w:tplc="0CCA188A">
      <w:start w:val="1"/>
      <w:numFmt w:val="lowerRoman"/>
      <w:lvlText w:val="%9."/>
      <w:lvlJc w:val="right"/>
      <w:pPr>
        <w:ind w:left="6120" w:hanging="180"/>
      </w:pPr>
    </w:lvl>
  </w:abstractNum>
  <w:abstractNum w:abstractNumId="13" w15:restartNumberingAfterBreak="0">
    <w:nsid w:val="1AE3E5DB"/>
    <w:multiLevelType w:val="hybridMultilevel"/>
    <w:tmpl w:val="47888FA4"/>
    <w:lvl w:ilvl="0" w:tplc="F70058BC">
      <w:start w:val="1"/>
      <w:numFmt w:val="bullet"/>
      <w:lvlText w:val=""/>
      <w:lvlJc w:val="left"/>
      <w:pPr>
        <w:ind w:left="720" w:hanging="360"/>
      </w:pPr>
      <w:rPr>
        <w:rFonts w:ascii="Symbol" w:hAnsi="Symbol" w:hint="default"/>
      </w:rPr>
    </w:lvl>
    <w:lvl w:ilvl="1" w:tplc="A54E4894">
      <w:start w:val="1"/>
      <w:numFmt w:val="bullet"/>
      <w:lvlText w:val="o"/>
      <w:lvlJc w:val="left"/>
      <w:pPr>
        <w:ind w:left="1440" w:hanging="360"/>
      </w:pPr>
      <w:rPr>
        <w:rFonts w:ascii="Courier New" w:hAnsi="Courier New" w:hint="default"/>
      </w:rPr>
    </w:lvl>
    <w:lvl w:ilvl="2" w:tplc="E9CE1AA2">
      <w:start w:val="1"/>
      <w:numFmt w:val="bullet"/>
      <w:lvlText w:val=""/>
      <w:lvlJc w:val="left"/>
      <w:pPr>
        <w:ind w:left="2160" w:hanging="360"/>
      </w:pPr>
      <w:rPr>
        <w:rFonts w:ascii="Wingdings" w:hAnsi="Wingdings" w:hint="default"/>
      </w:rPr>
    </w:lvl>
    <w:lvl w:ilvl="3" w:tplc="2DDA818E">
      <w:start w:val="1"/>
      <w:numFmt w:val="bullet"/>
      <w:lvlText w:val=""/>
      <w:lvlJc w:val="left"/>
      <w:pPr>
        <w:ind w:left="2880" w:hanging="360"/>
      </w:pPr>
      <w:rPr>
        <w:rFonts w:ascii="Symbol" w:hAnsi="Symbol" w:hint="default"/>
      </w:rPr>
    </w:lvl>
    <w:lvl w:ilvl="4" w:tplc="82B26C20">
      <w:start w:val="1"/>
      <w:numFmt w:val="bullet"/>
      <w:lvlText w:val="o"/>
      <w:lvlJc w:val="left"/>
      <w:pPr>
        <w:ind w:left="3600" w:hanging="360"/>
      </w:pPr>
      <w:rPr>
        <w:rFonts w:ascii="Courier New" w:hAnsi="Courier New" w:hint="default"/>
      </w:rPr>
    </w:lvl>
    <w:lvl w:ilvl="5" w:tplc="9E0C9B24">
      <w:start w:val="1"/>
      <w:numFmt w:val="bullet"/>
      <w:lvlText w:val=""/>
      <w:lvlJc w:val="left"/>
      <w:pPr>
        <w:ind w:left="4320" w:hanging="360"/>
      </w:pPr>
      <w:rPr>
        <w:rFonts w:ascii="Wingdings" w:hAnsi="Wingdings" w:hint="default"/>
      </w:rPr>
    </w:lvl>
    <w:lvl w:ilvl="6" w:tplc="1E1444B2">
      <w:start w:val="1"/>
      <w:numFmt w:val="bullet"/>
      <w:lvlText w:val=""/>
      <w:lvlJc w:val="left"/>
      <w:pPr>
        <w:ind w:left="5040" w:hanging="360"/>
      </w:pPr>
      <w:rPr>
        <w:rFonts w:ascii="Symbol" w:hAnsi="Symbol" w:hint="default"/>
      </w:rPr>
    </w:lvl>
    <w:lvl w:ilvl="7" w:tplc="C856297C">
      <w:start w:val="1"/>
      <w:numFmt w:val="bullet"/>
      <w:lvlText w:val="o"/>
      <w:lvlJc w:val="left"/>
      <w:pPr>
        <w:ind w:left="5760" w:hanging="360"/>
      </w:pPr>
      <w:rPr>
        <w:rFonts w:ascii="Courier New" w:hAnsi="Courier New" w:hint="default"/>
      </w:rPr>
    </w:lvl>
    <w:lvl w:ilvl="8" w:tplc="C972CF2E">
      <w:start w:val="1"/>
      <w:numFmt w:val="bullet"/>
      <w:lvlText w:val=""/>
      <w:lvlJc w:val="left"/>
      <w:pPr>
        <w:ind w:left="6480" w:hanging="360"/>
      </w:pPr>
      <w:rPr>
        <w:rFonts w:ascii="Wingdings" w:hAnsi="Wingdings" w:hint="default"/>
      </w:rPr>
    </w:lvl>
  </w:abstractNum>
  <w:abstractNum w:abstractNumId="14" w15:restartNumberingAfterBreak="0">
    <w:nsid w:val="1BA94A83"/>
    <w:multiLevelType w:val="hybridMultilevel"/>
    <w:tmpl w:val="59F21C30"/>
    <w:lvl w:ilvl="0" w:tplc="08090001">
      <w:start w:val="1"/>
      <w:numFmt w:val="bullet"/>
      <w:lvlText w:val=""/>
      <w:lvlJc w:val="left"/>
      <w:pPr>
        <w:ind w:left="720" w:hanging="360"/>
      </w:pPr>
      <w:rPr>
        <w:rFonts w:ascii="Symbol" w:hAnsi="Symbol" w:hint="default"/>
      </w:rPr>
    </w:lvl>
    <w:lvl w:ilvl="1" w:tplc="A126BF0A">
      <w:numFmt w:val="bullet"/>
      <w:lvlText w:val="-"/>
      <w:lvlJc w:val="left"/>
      <w:pPr>
        <w:ind w:left="1440" w:hanging="360"/>
      </w:pPr>
      <w:rPr>
        <w:rFonts w:ascii="Segoe UI" w:eastAsia="Times New Roman" w:hAnsi="Segoe UI" w:cs="Segoe U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3BD253B"/>
    <w:multiLevelType w:val="hybridMultilevel"/>
    <w:tmpl w:val="1012F682"/>
    <w:lvl w:ilvl="0" w:tplc="87BA506C">
      <w:start w:val="1"/>
      <w:numFmt w:val="bullet"/>
      <w:lvlText w:val=""/>
      <w:lvlJc w:val="left"/>
      <w:pPr>
        <w:ind w:left="720" w:hanging="360"/>
      </w:pPr>
      <w:rPr>
        <w:rFonts w:ascii="Symbol" w:hAnsi="Symbol" w:hint="default"/>
      </w:rPr>
    </w:lvl>
    <w:lvl w:ilvl="1" w:tplc="D3505DC2">
      <w:start w:val="1"/>
      <w:numFmt w:val="bullet"/>
      <w:lvlText w:val="o"/>
      <w:lvlJc w:val="left"/>
      <w:pPr>
        <w:ind w:left="1440" w:hanging="360"/>
      </w:pPr>
      <w:rPr>
        <w:rFonts w:ascii="Courier New" w:hAnsi="Courier New" w:hint="default"/>
      </w:rPr>
    </w:lvl>
    <w:lvl w:ilvl="2" w:tplc="4D68063C">
      <w:start w:val="1"/>
      <w:numFmt w:val="bullet"/>
      <w:lvlText w:val=""/>
      <w:lvlJc w:val="left"/>
      <w:pPr>
        <w:ind w:left="2160" w:hanging="360"/>
      </w:pPr>
      <w:rPr>
        <w:rFonts w:ascii="Wingdings" w:hAnsi="Wingdings" w:hint="default"/>
      </w:rPr>
    </w:lvl>
    <w:lvl w:ilvl="3" w:tplc="7C6829A2">
      <w:start w:val="1"/>
      <w:numFmt w:val="bullet"/>
      <w:lvlText w:val=""/>
      <w:lvlJc w:val="left"/>
      <w:pPr>
        <w:ind w:left="2880" w:hanging="360"/>
      </w:pPr>
      <w:rPr>
        <w:rFonts w:ascii="Symbol" w:hAnsi="Symbol" w:hint="default"/>
      </w:rPr>
    </w:lvl>
    <w:lvl w:ilvl="4" w:tplc="B616D940">
      <w:start w:val="1"/>
      <w:numFmt w:val="bullet"/>
      <w:lvlText w:val="o"/>
      <w:lvlJc w:val="left"/>
      <w:pPr>
        <w:ind w:left="3600" w:hanging="360"/>
      </w:pPr>
      <w:rPr>
        <w:rFonts w:ascii="Courier New" w:hAnsi="Courier New" w:hint="default"/>
      </w:rPr>
    </w:lvl>
    <w:lvl w:ilvl="5" w:tplc="F5787E5C">
      <w:start w:val="1"/>
      <w:numFmt w:val="bullet"/>
      <w:lvlText w:val=""/>
      <w:lvlJc w:val="left"/>
      <w:pPr>
        <w:ind w:left="4320" w:hanging="360"/>
      </w:pPr>
      <w:rPr>
        <w:rFonts w:ascii="Wingdings" w:hAnsi="Wingdings" w:hint="default"/>
      </w:rPr>
    </w:lvl>
    <w:lvl w:ilvl="6" w:tplc="02A82E42">
      <w:start w:val="1"/>
      <w:numFmt w:val="bullet"/>
      <w:lvlText w:val=""/>
      <w:lvlJc w:val="left"/>
      <w:pPr>
        <w:ind w:left="5040" w:hanging="360"/>
      </w:pPr>
      <w:rPr>
        <w:rFonts w:ascii="Symbol" w:hAnsi="Symbol" w:hint="default"/>
      </w:rPr>
    </w:lvl>
    <w:lvl w:ilvl="7" w:tplc="21B800FC">
      <w:start w:val="1"/>
      <w:numFmt w:val="bullet"/>
      <w:lvlText w:val="o"/>
      <w:lvlJc w:val="left"/>
      <w:pPr>
        <w:ind w:left="5760" w:hanging="360"/>
      </w:pPr>
      <w:rPr>
        <w:rFonts w:ascii="Courier New" w:hAnsi="Courier New" w:hint="default"/>
      </w:rPr>
    </w:lvl>
    <w:lvl w:ilvl="8" w:tplc="075A5C22">
      <w:start w:val="1"/>
      <w:numFmt w:val="bullet"/>
      <w:lvlText w:val=""/>
      <w:lvlJc w:val="left"/>
      <w:pPr>
        <w:ind w:left="6480" w:hanging="360"/>
      </w:pPr>
      <w:rPr>
        <w:rFonts w:ascii="Wingdings" w:hAnsi="Wingdings" w:hint="default"/>
      </w:rPr>
    </w:lvl>
  </w:abstractNum>
  <w:abstractNum w:abstractNumId="16" w15:restartNumberingAfterBreak="0">
    <w:nsid w:val="2689B291"/>
    <w:multiLevelType w:val="hybridMultilevel"/>
    <w:tmpl w:val="FB6E6E80"/>
    <w:lvl w:ilvl="0" w:tplc="A91ADAEA">
      <w:start w:val="1"/>
      <w:numFmt w:val="bullet"/>
      <w:lvlText w:val="·"/>
      <w:lvlJc w:val="left"/>
      <w:pPr>
        <w:ind w:left="720" w:hanging="360"/>
      </w:pPr>
      <w:rPr>
        <w:rFonts w:ascii="Symbol" w:hAnsi="Symbol" w:hint="default"/>
      </w:rPr>
    </w:lvl>
    <w:lvl w:ilvl="1" w:tplc="C80C00B6">
      <w:start w:val="1"/>
      <w:numFmt w:val="bullet"/>
      <w:lvlText w:val="o"/>
      <w:lvlJc w:val="left"/>
      <w:pPr>
        <w:ind w:left="1440" w:hanging="360"/>
      </w:pPr>
      <w:rPr>
        <w:rFonts w:ascii="Courier New" w:hAnsi="Courier New" w:hint="default"/>
      </w:rPr>
    </w:lvl>
    <w:lvl w:ilvl="2" w:tplc="8CCE2A94">
      <w:start w:val="1"/>
      <w:numFmt w:val="bullet"/>
      <w:lvlText w:val=""/>
      <w:lvlJc w:val="left"/>
      <w:pPr>
        <w:ind w:left="2160" w:hanging="360"/>
      </w:pPr>
      <w:rPr>
        <w:rFonts w:ascii="Wingdings" w:hAnsi="Wingdings" w:hint="default"/>
      </w:rPr>
    </w:lvl>
    <w:lvl w:ilvl="3" w:tplc="FE523BB4">
      <w:start w:val="1"/>
      <w:numFmt w:val="bullet"/>
      <w:lvlText w:val=""/>
      <w:lvlJc w:val="left"/>
      <w:pPr>
        <w:ind w:left="2880" w:hanging="360"/>
      </w:pPr>
      <w:rPr>
        <w:rFonts w:ascii="Symbol" w:hAnsi="Symbol" w:hint="default"/>
      </w:rPr>
    </w:lvl>
    <w:lvl w:ilvl="4" w:tplc="F44CBE16">
      <w:start w:val="1"/>
      <w:numFmt w:val="bullet"/>
      <w:lvlText w:val="o"/>
      <w:lvlJc w:val="left"/>
      <w:pPr>
        <w:ind w:left="3600" w:hanging="360"/>
      </w:pPr>
      <w:rPr>
        <w:rFonts w:ascii="Courier New" w:hAnsi="Courier New" w:hint="default"/>
      </w:rPr>
    </w:lvl>
    <w:lvl w:ilvl="5" w:tplc="04405F4E">
      <w:start w:val="1"/>
      <w:numFmt w:val="bullet"/>
      <w:lvlText w:val=""/>
      <w:lvlJc w:val="left"/>
      <w:pPr>
        <w:ind w:left="4320" w:hanging="360"/>
      </w:pPr>
      <w:rPr>
        <w:rFonts w:ascii="Wingdings" w:hAnsi="Wingdings" w:hint="default"/>
      </w:rPr>
    </w:lvl>
    <w:lvl w:ilvl="6" w:tplc="89C4AA6E">
      <w:start w:val="1"/>
      <w:numFmt w:val="bullet"/>
      <w:lvlText w:val=""/>
      <w:lvlJc w:val="left"/>
      <w:pPr>
        <w:ind w:left="5040" w:hanging="360"/>
      </w:pPr>
      <w:rPr>
        <w:rFonts w:ascii="Symbol" w:hAnsi="Symbol" w:hint="default"/>
      </w:rPr>
    </w:lvl>
    <w:lvl w:ilvl="7" w:tplc="E5B859B0">
      <w:start w:val="1"/>
      <w:numFmt w:val="bullet"/>
      <w:lvlText w:val="o"/>
      <w:lvlJc w:val="left"/>
      <w:pPr>
        <w:ind w:left="5760" w:hanging="360"/>
      </w:pPr>
      <w:rPr>
        <w:rFonts w:ascii="Courier New" w:hAnsi="Courier New" w:hint="default"/>
      </w:rPr>
    </w:lvl>
    <w:lvl w:ilvl="8" w:tplc="4F1684DE">
      <w:start w:val="1"/>
      <w:numFmt w:val="bullet"/>
      <w:lvlText w:val=""/>
      <w:lvlJc w:val="left"/>
      <w:pPr>
        <w:ind w:left="6480" w:hanging="360"/>
      </w:pPr>
      <w:rPr>
        <w:rFonts w:ascii="Wingdings" w:hAnsi="Wingdings" w:hint="default"/>
      </w:rPr>
    </w:lvl>
  </w:abstractNum>
  <w:abstractNum w:abstractNumId="17" w15:restartNumberingAfterBreak="0">
    <w:nsid w:val="26B62B35"/>
    <w:multiLevelType w:val="hybridMultilevel"/>
    <w:tmpl w:val="2BFE27C6"/>
    <w:lvl w:ilvl="0" w:tplc="4FDE4A86">
      <w:numFmt w:val="decimal"/>
      <w:lvlText w:val=""/>
      <w:lvlJc w:val="left"/>
      <w:pPr>
        <w:ind w:left="720" w:hanging="360"/>
      </w:pPr>
    </w:lvl>
    <w:lvl w:ilvl="1" w:tplc="88E2C518">
      <w:start w:val="1"/>
      <w:numFmt w:val="lowerLetter"/>
      <w:lvlText w:val="%2."/>
      <w:lvlJc w:val="left"/>
      <w:pPr>
        <w:ind w:left="1440" w:hanging="360"/>
      </w:pPr>
    </w:lvl>
    <w:lvl w:ilvl="2" w:tplc="B3624882">
      <w:start w:val="1"/>
      <w:numFmt w:val="lowerRoman"/>
      <w:lvlText w:val="%3."/>
      <w:lvlJc w:val="right"/>
      <w:pPr>
        <w:ind w:left="2160" w:hanging="180"/>
      </w:pPr>
    </w:lvl>
    <w:lvl w:ilvl="3" w:tplc="206C32CC">
      <w:start w:val="1"/>
      <w:numFmt w:val="decimal"/>
      <w:lvlText w:val="%4."/>
      <w:lvlJc w:val="left"/>
      <w:pPr>
        <w:ind w:left="2880" w:hanging="360"/>
      </w:pPr>
    </w:lvl>
    <w:lvl w:ilvl="4" w:tplc="117E857E">
      <w:start w:val="1"/>
      <w:numFmt w:val="lowerLetter"/>
      <w:lvlText w:val="%5."/>
      <w:lvlJc w:val="left"/>
      <w:pPr>
        <w:ind w:left="3600" w:hanging="360"/>
      </w:pPr>
    </w:lvl>
    <w:lvl w:ilvl="5" w:tplc="D430F122">
      <w:start w:val="1"/>
      <w:numFmt w:val="lowerRoman"/>
      <w:lvlText w:val="%6."/>
      <w:lvlJc w:val="right"/>
      <w:pPr>
        <w:ind w:left="4320" w:hanging="180"/>
      </w:pPr>
    </w:lvl>
    <w:lvl w:ilvl="6" w:tplc="38580B0A">
      <w:start w:val="1"/>
      <w:numFmt w:val="decimal"/>
      <w:lvlText w:val="%7."/>
      <w:lvlJc w:val="left"/>
      <w:pPr>
        <w:ind w:left="5040" w:hanging="360"/>
      </w:pPr>
    </w:lvl>
    <w:lvl w:ilvl="7" w:tplc="D528D8F4">
      <w:start w:val="1"/>
      <w:numFmt w:val="lowerLetter"/>
      <w:lvlText w:val="%8."/>
      <w:lvlJc w:val="left"/>
      <w:pPr>
        <w:ind w:left="5760" w:hanging="360"/>
      </w:pPr>
    </w:lvl>
    <w:lvl w:ilvl="8" w:tplc="A5C06AF6">
      <w:start w:val="1"/>
      <w:numFmt w:val="lowerRoman"/>
      <w:lvlText w:val="%9."/>
      <w:lvlJc w:val="right"/>
      <w:pPr>
        <w:ind w:left="6480" w:hanging="180"/>
      </w:pPr>
    </w:lvl>
  </w:abstractNum>
  <w:abstractNum w:abstractNumId="18" w15:restartNumberingAfterBreak="0">
    <w:nsid w:val="2ACF124E"/>
    <w:multiLevelType w:val="hybridMultilevel"/>
    <w:tmpl w:val="58A8BFDE"/>
    <w:lvl w:ilvl="0" w:tplc="44B8DD18">
      <w:start w:val="1"/>
      <w:numFmt w:val="decimal"/>
      <w:pStyle w:val="JRCTextnumberedlist1"/>
      <w:lvlText w:val="%1."/>
      <w:lvlJc w:val="left"/>
      <w:pPr>
        <w:ind w:left="360" w:hanging="360"/>
      </w:pPr>
    </w:lvl>
    <w:lvl w:ilvl="1" w:tplc="4F049BF6">
      <w:start w:val="1"/>
      <w:numFmt w:val="lowerLetter"/>
      <w:pStyle w:val="JRCTextnumberedlist2"/>
      <w:lvlText w:val="(%2)"/>
      <w:lvlJc w:val="left"/>
      <w:pPr>
        <w:ind w:left="1080" w:hanging="36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2ACF7DB0"/>
    <w:multiLevelType w:val="multilevel"/>
    <w:tmpl w:val="13E21784"/>
    <w:lvl w:ilvl="0">
      <w:start w:val="2"/>
      <w:numFmt w:val="decimal"/>
      <w:pStyle w:val="JRCLevel-1title"/>
      <w:lvlText w:val="%1."/>
      <w:lvlJc w:val="left"/>
      <w:pPr>
        <w:ind w:left="432" w:hanging="432"/>
      </w:pPr>
      <w:rPr>
        <w:rFonts w:hint="default"/>
        <w:b/>
        <w:color w:val="6CA644"/>
      </w:rPr>
    </w:lvl>
    <w:lvl w:ilvl="1">
      <w:start w:val="1"/>
      <w:numFmt w:val="decimal"/>
      <w:pStyle w:val="JRCLevel-2title"/>
      <w:lvlText w:val="%1.%2"/>
      <w:lvlJc w:val="left"/>
      <w:pPr>
        <w:ind w:left="1427" w:hanging="576"/>
      </w:pPr>
      <w:rPr>
        <w:rFonts w:hint="default"/>
        <w:b/>
        <w:color w:val="6CA644"/>
      </w:rPr>
    </w:lvl>
    <w:lvl w:ilvl="2">
      <w:numFmt w:val="none"/>
      <w:pStyle w:val="JRCLevel-3title"/>
      <w:lvlText w:val=""/>
      <w:lvlJc w:val="left"/>
      <w:pPr>
        <w:tabs>
          <w:tab w:val="num" w:pos="360"/>
        </w:tabs>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2DB36087"/>
    <w:multiLevelType w:val="hybridMultilevel"/>
    <w:tmpl w:val="C11AA050"/>
    <w:lvl w:ilvl="0" w:tplc="4D3C8F10">
      <w:numFmt w:val="bullet"/>
      <w:lvlText w:val="-"/>
      <w:lvlJc w:val="left"/>
      <w:pPr>
        <w:ind w:left="720" w:hanging="360"/>
      </w:pPr>
      <w:rPr>
        <w:rFonts w:ascii="EC Square Sans Pro" w:eastAsia="Calibri" w:hAnsi="EC Square Sans Pro"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179AADB"/>
    <w:multiLevelType w:val="hybridMultilevel"/>
    <w:tmpl w:val="32D0D63A"/>
    <w:lvl w:ilvl="0" w:tplc="1D7EBE2A">
      <w:start w:val="1"/>
      <w:numFmt w:val="bullet"/>
      <w:lvlText w:val="·"/>
      <w:lvlJc w:val="left"/>
      <w:pPr>
        <w:ind w:left="720" w:hanging="360"/>
      </w:pPr>
      <w:rPr>
        <w:rFonts w:ascii="Symbol" w:hAnsi="Symbol" w:hint="default"/>
      </w:rPr>
    </w:lvl>
    <w:lvl w:ilvl="1" w:tplc="F2C88736">
      <w:start w:val="1"/>
      <w:numFmt w:val="bullet"/>
      <w:lvlText w:val="o"/>
      <w:lvlJc w:val="left"/>
      <w:pPr>
        <w:ind w:left="1440" w:hanging="360"/>
      </w:pPr>
      <w:rPr>
        <w:rFonts w:ascii="Courier New" w:hAnsi="Courier New" w:hint="default"/>
      </w:rPr>
    </w:lvl>
    <w:lvl w:ilvl="2" w:tplc="BDCA6EB8">
      <w:start w:val="1"/>
      <w:numFmt w:val="bullet"/>
      <w:lvlText w:val=""/>
      <w:lvlJc w:val="left"/>
      <w:pPr>
        <w:ind w:left="2160" w:hanging="360"/>
      </w:pPr>
      <w:rPr>
        <w:rFonts w:ascii="Wingdings" w:hAnsi="Wingdings" w:hint="default"/>
      </w:rPr>
    </w:lvl>
    <w:lvl w:ilvl="3" w:tplc="0B029E28">
      <w:start w:val="1"/>
      <w:numFmt w:val="bullet"/>
      <w:lvlText w:val=""/>
      <w:lvlJc w:val="left"/>
      <w:pPr>
        <w:ind w:left="2880" w:hanging="360"/>
      </w:pPr>
      <w:rPr>
        <w:rFonts w:ascii="Symbol" w:hAnsi="Symbol" w:hint="default"/>
      </w:rPr>
    </w:lvl>
    <w:lvl w:ilvl="4" w:tplc="CF301504">
      <w:start w:val="1"/>
      <w:numFmt w:val="bullet"/>
      <w:lvlText w:val="o"/>
      <w:lvlJc w:val="left"/>
      <w:pPr>
        <w:ind w:left="3600" w:hanging="360"/>
      </w:pPr>
      <w:rPr>
        <w:rFonts w:ascii="Courier New" w:hAnsi="Courier New" w:hint="default"/>
      </w:rPr>
    </w:lvl>
    <w:lvl w:ilvl="5" w:tplc="B0C6278A">
      <w:start w:val="1"/>
      <w:numFmt w:val="bullet"/>
      <w:lvlText w:val=""/>
      <w:lvlJc w:val="left"/>
      <w:pPr>
        <w:ind w:left="4320" w:hanging="360"/>
      </w:pPr>
      <w:rPr>
        <w:rFonts w:ascii="Wingdings" w:hAnsi="Wingdings" w:hint="default"/>
      </w:rPr>
    </w:lvl>
    <w:lvl w:ilvl="6" w:tplc="36304632">
      <w:start w:val="1"/>
      <w:numFmt w:val="bullet"/>
      <w:lvlText w:val=""/>
      <w:lvlJc w:val="left"/>
      <w:pPr>
        <w:ind w:left="5040" w:hanging="360"/>
      </w:pPr>
      <w:rPr>
        <w:rFonts w:ascii="Symbol" w:hAnsi="Symbol" w:hint="default"/>
      </w:rPr>
    </w:lvl>
    <w:lvl w:ilvl="7" w:tplc="4FF61C98">
      <w:start w:val="1"/>
      <w:numFmt w:val="bullet"/>
      <w:lvlText w:val="o"/>
      <w:lvlJc w:val="left"/>
      <w:pPr>
        <w:ind w:left="5760" w:hanging="360"/>
      </w:pPr>
      <w:rPr>
        <w:rFonts w:ascii="Courier New" w:hAnsi="Courier New" w:hint="default"/>
      </w:rPr>
    </w:lvl>
    <w:lvl w:ilvl="8" w:tplc="428C41D2">
      <w:start w:val="1"/>
      <w:numFmt w:val="bullet"/>
      <w:lvlText w:val=""/>
      <w:lvlJc w:val="left"/>
      <w:pPr>
        <w:ind w:left="6480" w:hanging="360"/>
      </w:pPr>
      <w:rPr>
        <w:rFonts w:ascii="Wingdings" w:hAnsi="Wingdings" w:hint="default"/>
      </w:rPr>
    </w:lvl>
  </w:abstractNum>
  <w:abstractNum w:abstractNumId="22" w15:restartNumberingAfterBreak="0">
    <w:nsid w:val="339A4F21"/>
    <w:multiLevelType w:val="multilevel"/>
    <w:tmpl w:val="2D72F9CC"/>
    <w:lvl w:ilvl="0">
      <w:start w:val="1"/>
      <w:numFmt w:val="bullet"/>
      <w:lvlText w:val="—"/>
      <w:lvlJc w:val="left"/>
      <w:pPr>
        <w:ind w:left="360" w:hanging="360"/>
      </w:pPr>
      <w:rPr>
        <w:rFonts w:ascii="Times New Roman" w:hAnsi="Times New Roman"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3" w15:restartNumberingAfterBreak="0">
    <w:nsid w:val="3AD136DD"/>
    <w:multiLevelType w:val="hybridMultilevel"/>
    <w:tmpl w:val="030E73D8"/>
    <w:lvl w:ilvl="0" w:tplc="AC303A92">
      <w:start w:val="1"/>
      <w:numFmt w:val="bullet"/>
      <w:lvlText w:val=""/>
      <w:lvlJc w:val="left"/>
      <w:pPr>
        <w:ind w:left="720" w:hanging="360"/>
      </w:pPr>
      <w:rPr>
        <w:rFonts w:ascii="Symbol" w:hAnsi="Symbol" w:hint="default"/>
      </w:rPr>
    </w:lvl>
    <w:lvl w:ilvl="1" w:tplc="5B52D3A2">
      <w:start w:val="1"/>
      <w:numFmt w:val="bullet"/>
      <w:lvlText w:val="o"/>
      <w:lvlJc w:val="left"/>
      <w:pPr>
        <w:ind w:left="1440" w:hanging="360"/>
      </w:pPr>
      <w:rPr>
        <w:rFonts w:ascii="Courier New" w:hAnsi="Courier New" w:hint="default"/>
      </w:rPr>
    </w:lvl>
    <w:lvl w:ilvl="2" w:tplc="A07EAD20">
      <w:start w:val="1"/>
      <w:numFmt w:val="bullet"/>
      <w:lvlText w:val=""/>
      <w:lvlJc w:val="left"/>
      <w:pPr>
        <w:ind w:left="2160" w:hanging="360"/>
      </w:pPr>
      <w:rPr>
        <w:rFonts w:ascii="Wingdings" w:hAnsi="Wingdings" w:hint="default"/>
      </w:rPr>
    </w:lvl>
    <w:lvl w:ilvl="3" w:tplc="3B4C64FA">
      <w:start w:val="1"/>
      <w:numFmt w:val="bullet"/>
      <w:lvlText w:val=""/>
      <w:lvlJc w:val="left"/>
      <w:pPr>
        <w:ind w:left="2880" w:hanging="360"/>
      </w:pPr>
      <w:rPr>
        <w:rFonts w:ascii="Symbol" w:hAnsi="Symbol" w:hint="default"/>
      </w:rPr>
    </w:lvl>
    <w:lvl w:ilvl="4" w:tplc="31921EBC">
      <w:start w:val="1"/>
      <w:numFmt w:val="bullet"/>
      <w:lvlText w:val="o"/>
      <w:lvlJc w:val="left"/>
      <w:pPr>
        <w:ind w:left="3600" w:hanging="360"/>
      </w:pPr>
      <w:rPr>
        <w:rFonts w:ascii="Courier New" w:hAnsi="Courier New" w:hint="default"/>
      </w:rPr>
    </w:lvl>
    <w:lvl w:ilvl="5" w:tplc="66D8EC72">
      <w:start w:val="1"/>
      <w:numFmt w:val="bullet"/>
      <w:lvlText w:val=""/>
      <w:lvlJc w:val="left"/>
      <w:pPr>
        <w:ind w:left="4320" w:hanging="360"/>
      </w:pPr>
      <w:rPr>
        <w:rFonts w:ascii="Wingdings" w:hAnsi="Wingdings" w:hint="default"/>
      </w:rPr>
    </w:lvl>
    <w:lvl w:ilvl="6" w:tplc="70C82A2E">
      <w:start w:val="1"/>
      <w:numFmt w:val="bullet"/>
      <w:lvlText w:val=""/>
      <w:lvlJc w:val="left"/>
      <w:pPr>
        <w:ind w:left="5040" w:hanging="360"/>
      </w:pPr>
      <w:rPr>
        <w:rFonts w:ascii="Symbol" w:hAnsi="Symbol" w:hint="default"/>
      </w:rPr>
    </w:lvl>
    <w:lvl w:ilvl="7" w:tplc="6E7ABDCE">
      <w:start w:val="1"/>
      <w:numFmt w:val="bullet"/>
      <w:lvlText w:val="o"/>
      <w:lvlJc w:val="left"/>
      <w:pPr>
        <w:ind w:left="5760" w:hanging="360"/>
      </w:pPr>
      <w:rPr>
        <w:rFonts w:ascii="Courier New" w:hAnsi="Courier New" w:hint="default"/>
      </w:rPr>
    </w:lvl>
    <w:lvl w:ilvl="8" w:tplc="39920A1A">
      <w:start w:val="1"/>
      <w:numFmt w:val="bullet"/>
      <w:lvlText w:val=""/>
      <w:lvlJc w:val="left"/>
      <w:pPr>
        <w:ind w:left="6480" w:hanging="360"/>
      </w:pPr>
      <w:rPr>
        <w:rFonts w:ascii="Wingdings" w:hAnsi="Wingdings" w:hint="default"/>
      </w:rPr>
    </w:lvl>
  </w:abstractNum>
  <w:abstractNum w:abstractNumId="24" w15:restartNumberingAfterBreak="0">
    <w:nsid w:val="44390C46"/>
    <w:multiLevelType w:val="hybridMultilevel"/>
    <w:tmpl w:val="1ADA6544"/>
    <w:lvl w:ilvl="0" w:tplc="77BC06E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5190141"/>
    <w:multiLevelType w:val="hybridMultilevel"/>
    <w:tmpl w:val="B6E28750"/>
    <w:lvl w:ilvl="0" w:tplc="9BFE06F2">
      <w:start w:val="1"/>
      <w:numFmt w:val="bullet"/>
      <w:lvlText w:val="-"/>
      <w:lvlJc w:val="left"/>
      <w:pPr>
        <w:ind w:left="720" w:hanging="360"/>
      </w:pPr>
      <w:rPr>
        <w:rFonts w:ascii="EC Square Sans Pro" w:eastAsia="Times New Roman" w:hAnsi="EC Square Sans Pro"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5797DFD"/>
    <w:multiLevelType w:val="hybridMultilevel"/>
    <w:tmpl w:val="D51E8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A778BE"/>
    <w:multiLevelType w:val="hybridMultilevel"/>
    <w:tmpl w:val="CF882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3FA7E97"/>
    <w:multiLevelType w:val="hybridMultilevel"/>
    <w:tmpl w:val="8460E836"/>
    <w:lvl w:ilvl="0" w:tplc="F9DC246C">
      <w:start w:val="1"/>
      <w:numFmt w:val="bullet"/>
      <w:lvlText w:val=""/>
      <w:lvlJc w:val="left"/>
      <w:pPr>
        <w:ind w:left="720" w:hanging="360"/>
      </w:pPr>
      <w:rPr>
        <w:rFonts w:ascii="Symbol" w:hAnsi="Symbol" w:hint="default"/>
      </w:rPr>
    </w:lvl>
    <w:lvl w:ilvl="1" w:tplc="C78CD780">
      <w:start w:val="1"/>
      <w:numFmt w:val="bullet"/>
      <w:lvlText w:val="o"/>
      <w:lvlJc w:val="left"/>
      <w:pPr>
        <w:ind w:left="1440" w:hanging="360"/>
      </w:pPr>
      <w:rPr>
        <w:rFonts w:ascii="Courier New" w:hAnsi="Courier New" w:hint="default"/>
      </w:rPr>
    </w:lvl>
    <w:lvl w:ilvl="2" w:tplc="D51895A8">
      <w:start w:val="1"/>
      <w:numFmt w:val="bullet"/>
      <w:lvlText w:val=""/>
      <w:lvlJc w:val="left"/>
      <w:pPr>
        <w:ind w:left="2160" w:hanging="360"/>
      </w:pPr>
      <w:rPr>
        <w:rFonts w:ascii="Wingdings" w:hAnsi="Wingdings" w:hint="default"/>
      </w:rPr>
    </w:lvl>
    <w:lvl w:ilvl="3" w:tplc="D144B5E6">
      <w:start w:val="1"/>
      <w:numFmt w:val="bullet"/>
      <w:lvlText w:val=""/>
      <w:lvlJc w:val="left"/>
      <w:pPr>
        <w:ind w:left="2880" w:hanging="360"/>
      </w:pPr>
      <w:rPr>
        <w:rFonts w:ascii="Symbol" w:hAnsi="Symbol" w:hint="default"/>
      </w:rPr>
    </w:lvl>
    <w:lvl w:ilvl="4" w:tplc="BD9E11F0">
      <w:start w:val="1"/>
      <w:numFmt w:val="bullet"/>
      <w:lvlText w:val="o"/>
      <w:lvlJc w:val="left"/>
      <w:pPr>
        <w:ind w:left="3600" w:hanging="360"/>
      </w:pPr>
      <w:rPr>
        <w:rFonts w:ascii="Courier New" w:hAnsi="Courier New" w:hint="default"/>
      </w:rPr>
    </w:lvl>
    <w:lvl w:ilvl="5" w:tplc="6212B766">
      <w:start w:val="1"/>
      <w:numFmt w:val="bullet"/>
      <w:lvlText w:val=""/>
      <w:lvlJc w:val="left"/>
      <w:pPr>
        <w:ind w:left="4320" w:hanging="360"/>
      </w:pPr>
      <w:rPr>
        <w:rFonts w:ascii="Wingdings" w:hAnsi="Wingdings" w:hint="default"/>
      </w:rPr>
    </w:lvl>
    <w:lvl w:ilvl="6" w:tplc="56F4482C">
      <w:start w:val="1"/>
      <w:numFmt w:val="bullet"/>
      <w:lvlText w:val=""/>
      <w:lvlJc w:val="left"/>
      <w:pPr>
        <w:ind w:left="5040" w:hanging="360"/>
      </w:pPr>
      <w:rPr>
        <w:rFonts w:ascii="Symbol" w:hAnsi="Symbol" w:hint="default"/>
      </w:rPr>
    </w:lvl>
    <w:lvl w:ilvl="7" w:tplc="10D4007C">
      <w:start w:val="1"/>
      <w:numFmt w:val="bullet"/>
      <w:lvlText w:val="o"/>
      <w:lvlJc w:val="left"/>
      <w:pPr>
        <w:ind w:left="5760" w:hanging="360"/>
      </w:pPr>
      <w:rPr>
        <w:rFonts w:ascii="Courier New" w:hAnsi="Courier New" w:hint="default"/>
      </w:rPr>
    </w:lvl>
    <w:lvl w:ilvl="8" w:tplc="0142A6C2">
      <w:start w:val="1"/>
      <w:numFmt w:val="bullet"/>
      <w:lvlText w:val=""/>
      <w:lvlJc w:val="left"/>
      <w:pPr>
        <w:ind w:left="6480" w:hanging="360"/>
      </w:pPr>
      <w:rPr>
        <w:rFonts w:ascii="Wingdings" w:hAnsi="Wingdings" w:hint="default"/>
      </w:rPr>
    </w:lvl>
  </w:abstractNum>
  <w:abstractNum w:abstractNumId="29" w15:restartNumberingAfterBreak="0">
    <w:nsid w:val="55212BD4"/>
    <w:multiLevelType w:val="multilevel"/>
    <w:tmpl w:val="D0283FD8"/>
    <w:styleLink w:val="JRCTextnumberedlist"/>
    <w:lvl w:ilvl="0">
      <w:start w:val="1"/>
      <w:numFmt w:val="decimal"/>
      <w:lvlText w:val="%1."/>
      <w:lvlJc w:val="left"/>
      <w:pPr>
        <w:ind w:left="284" w:hanging="284"/>
      </w:pPr>
      <w:rPr>
        <w:rFonts w:asciiTheme="minorHAnsi" w:hAnsiTheme="minorHAnsi" w:hint="default"/>
      </w:rPr>
    </w:lvl>
    <w:lvl w:ilvl="1">
      <w:start w:val="1"/>
      <w:numFmt w:val="lowerLetter"/>
      <w:lvlText w:val="(%2)"/>
      <w:lvlJc w:val="left"/>
      <w:pPr>
        <w:ind w:left="567" w:hanging="283"/>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559E9FCF"/>
    <w:multiLevelType w:val="hybridMultilevel"/>
    <w:tmpl w:val="B95481E0"/>
    <w:lvl w:ilvl="0" w:tplc="0E10C110">
      <w:start w:val="1"/>
      <w:numFmt w:val="bullet"/>
      <w:lvlText w:val="·"/>
      <w:lvlJc w:val="left"/>
      <w:pPr>
        <w:ind w:left="720" w:hanging="360"/>
      </w:pPr>
      <w:rPr>
        <w:rFonts w:ascii="Symbol" w:hAnsi="Symbol" w:hint="default"/>
      </w:rPr>
    </w:lvl>
    <w:lvl w:ilvl="1" w:tplc="149E3860">
      <w:start w:val="1"/>
      <w:numFmt w:val="bullet"/>
      <w:lvlText w:val="o"/>
      <w:lvlJc w:val="left"/>
      <w:pPr>
        <w:ind w:left="1440" w:hanging="360"/>
      </w:pPr>
      <w:rPr>
        <w:rFonts w:ascii="Courier New" w:hAnsi="Courier New" w:hint="default"/>
      </w:rPr>
    </w:lvl>
    <w:lvl w:ilvl="2" w:tplc="3DB49A9C">
      <w:start w:val="1"/>
      <w:numFmt w:val="bullet"/>
      <w:lvlText w:val=""/>
      <w:lvlJc w:val="left"/>
      <w:pPr>
        <w:ind w:left="2160" w:hanging="360"/>
      </w:pPr>
      <w:rPr>
        <w:rFonts w:ascii="Wingdings" w:hAnsi="Wingdings" w:hint="default"/>
      </w:rPr>
    </w:lvl>
    <w:lvl w:ilvl="3" w:tplc="F24A84EA">
      <w:start w:val="1"/>
      <w:numFmt w:val="bullet"/>
      <w:lvlText w:val=""/>
      <w:lvlJc w:val="left"/>
      <w:pPr>
        <w:ind w:left="2880" w:hanging="360"/>
      </w:pPr>
      <w:rPr>
        <w:rFonts w:ascii="Symbol" w:hAnsi="Symbol" w:hint="default"/>
      </w:rPr>
    </w:lvl>
    <w:lvl w:ilvl="4" w:tplc="669CC7CC">
      <w:start w:val="1"/>
      <w:numFmt w:val="bullet"/>
      <w:lvlText w:val="o"/>
      <w:lvlJc w:val="left"/>
      <w:pPr>
        <w:ind w:left="3600" w:hanging="360"/>
      </w:pPr>
      <w:rPr>
        <w:rFonts w:ascii="Courier New" w:hAnsi="Courier New" w:hint="default"/>
      </w:rPr>
    </w:lvl>
    <w:lvl w:ilvl="5" w:tplc="5EA0753E">
      <w:start w:val="1"/>
      <w:numFmt w:val="bullet"/>
      <w:lvlText w:val=""/>
      <w:lvlJc w:val="left"/>
      <w:pPr>
        <w:ind w:left="4320" w:hanging="360"/>
      </w:pPr>
      <w:rPr>
        <w:rFonts w:ascii="Wingdings" w:hAnsi="Wingdings" w:hint="default"/>
      </w:rPr>
    </w:lvl>
    <w:lvl w:ilvl="6" w:tplc="587C295E">
      <w:start w:val="1"/>
      <w:numFmt w:val="bullet"/>
      <w:lvlText w:val=""/>
      <w:lvlJc w:val="left"/>
      <w:pPr>
        <w:ind w:left="5040" w:hanging="360"/>
      </w:pPr>
      <w:rPr>
        <w:rFonts w:ascii="Symbol" w:hAnsi="Symbol" w:hint="default"/>
      </w:rPr>
    </w:lvl>
    <w:lvl w:ilvl="7" w:tplc="66C05F20">
      <w:start w:val="1"/>
      <w:numFmt w:val="bullet"/>
      <w:lvlText w:val="o"/>
      <w:lvlJc w:val="left"/>
      <w:pPr>
        <w:ind w:left="5760" w:hanging="360"/>
      </w:pPr>
      <w:rPr>
        <w:rFonts w:ascii="Courier New" w:hAnsi="Courier New" w:hint="default"/>
      </w:rPr>
    </w:lvl>
    <w:lvl w:ilvl="8" w:tplc="C44AE62C">
      <w:start w:val="1"/>
      <w:numFmt w:val="bullet"/>
      <w:lvlText w:val=""/>
      <w:lvlJc w:val="left"/>
      <w:pPr>
        <w:ind w:left="6480" w:hanging="360"/>
      </w:pPr>
      <w:rPr>
        <w:rFonts w:ascii="Wingdings" w:hAnsi="Wingdings" w:hint="default"/>
      </w:rPr>
    </w:lvl>
  </w:abstractNum>
  <w:abstractNum w:abstractNumId="31" w15:restartNumberingAfterBreak="0">
    <w:nsid w:val="578277EF"/>
    <w:multiLevelType w:val="hybridMultilevel"/>
    <w:tmpl w:val="03DC4870"/>
    <w:lvl w:ilvl="0" w:tplc="477232C4">
      <w:start w:val="1"/>
      <w:numFmt w:val="bullet"/>
      <w:lvlText w:val=""/>
      <w:lvlJc w:val="left"/>
      <w:pPr>
        <w:ind w:left="720" w:hanging="360"/>
      </w:pPr>
      <w:rPr>
        <w:rFonts w:ascii="Symbol" w:hAnsi="Symbol" w:hint="default"/>
      </w:rPr>
    </w:lvl>
    <w:lvl w:ilvl="1" w:tplc="FB463DCC">
      <w:start w:val="1"/>
      <w:numFmt w:val="bullet"/>
      <w:lvlText w:val="o"/>
      <w:lvlJc w:val="left"/>
      <w:pPr>
        <w:ind w:left="1440" w:hanging="360"/>
      </w:pPr>
      <w:rPr>
        <w:rFonts w:ascii="Courier New" w:hAnsi="Courier New" w:hint="default"/>
      </w:rPr>
    </w:lvl>
    <w:lvl w:ilvl="2" w:tplc="434635D6">
      <w:start w:val="1"/>
      <w:numFmt w:val="bullet"/>
      <w:lvlText w:val=""/>
      <w:lvlJc w:val="left"/>
      <w:pPr>
        <w:ind w:left="2160" w:hanging="360"/>
      </w:pPr>
      <w:rPr>
        <w:rFonts w:ascii="Wingdings" w:hAnsi="Wingdings" w:hint="default"/>
      </w:rPr>
    </w:lvl>
    <w:lvl w:ilvl="3" w:tplc="C4F81618">
      <w:start w:val="1"/>
      <w:numFmt w:val="bullet"/>
      <w:lvlText w:val=""/>
      <w:lvlJc w:val="left"/>
      <w:pPr>
        <w:ind w:left="2880" w:hanging="360"/>
      </w:pPr>
      <w:rPr>
        <w:rFonts w:ascii="Symbol" w:hAnsi="Symbol" w:hint="default"/>
      </w:rPr>
    </w:lvl>
    <w:lvl w:ilvl="4" w:tplc="DAAEF25C">
      <w:start w:val="1"/>
      <w:numFmt w:val="bullet"/>
      <w:lvlText w:val="o"/>
      <w:lvlJc w:val="left"/>
      <w:pPr>
        <w:ind w:left="3600" w:hanging="360"/>
      </w:pPr>
      <w:rPr>
        <w:rFonts w:ascii="Courier New" w:hAnsi="Courier New" w:hint="default"/>
      </w:rPr>
    </w:lvl>
    <w:lvl w:ilvl="5" w:tplc="5E10E09C">
      <w:start w:val="1"/>
      <w:numFmt w:val="bullet"/>
      <w:lvlText w:val=""/>
      <w:lvlJc w:val="left"/>
      <w:pPr>
        <w:ind w:left="4320" w:hanging="360"/>
      </w:pPr>
      <w:rPr>
        <w:rFonts w:ascii="Wingdings" w:hAnsi="Wingdings" w:hint="default"/>
      </w:rPr>
    </w:lvl>
    <w:lvl w:ilvl="6" w:tplc="56B49552">
      <w:start w:val="1"/>
      <w:numFmt w:val="bullet"/>
      <w:lvlText w:val=""/>
      <w:lvlJc w:val="left"/>
      <w:pPr>
        <w:ind w:left="5040" w:hanging="360"/>
      </w:pPr>
      <w:rPr>
        <w:rFonts w:ascii="Symbol" w:hAnsi="Symbol" w:hint="default"/>
      </w:rPr>
    </w:lvl>
    <w:lvl w:ilvl="7" w:tplc="0826DCA0">
      <w:start w:val="1"/>
      <w:numFmt w:val="bullet"/>
      <w:lvlText w:val="o"/>
      <w:lvlJc w:val="left"/>
      <w:pPr>
        <w:ind w:left="5760" w:hanging="360"/>
      </w:pPr>
      <w:rPr>
        <w:rFonts w:ascii="Courier New" w:hAnsi="Courier New" w:hint="default"/>
      </w:rPr>
    </w:lvl>
    <w:lvl w:ilvl="8" w:tplc="8D1E3344">
      <w:start w:val="1"/>
      <w:numFmt w:val="bullet"/>
      <w:lvlText w:val=""/>
      <w:lvlJc w:val="left"/>
      <w:pPr>
        <w:ind w:left="6480" w:hanging="360"/>
      </w:pPr>
      <w:rPr>
        <w:rFonts w:ascii="Wingdings" w:hAnsi="Wingdings" w:hint="default"/>
      </w:rPr>
    </w:lvl>
  </w:abstractNum>
  <w:abstractNum w:abstractNumId="32" w15:restartNumberingAfterBreak="0">
    <w:nsid w:val="598E64F9"/>
    <w:multiLevelType w:val="hybridMultilevel"/>
    <w:tmpl w:val="C15EC6BA"/>
    <w:lvl w:ilvl="0" w:tplc="08090017">
      <w:start w:val="1"/>
      <w:numFmt w:val="lowerLetter"/>
      <w:lvlText w:val="%1)"/>
      <w:lvlJc w:val="left"/>
      <w:pPr>
        <w:ind w:left="360" w:hanging="360"/>
      </w:pPr>
    </w:lvl>
    <w:lvl w:ilvl="1" w:tplc="4F049BF6">
      <w:start w:val="1"/>
      <w:numFmt w:val="lowerLetter"/>
      <w:lvlText w:val="(%2)"/>
      <w:lvlJc w:val="left"/>
      <w:pPr>
        <w:ind w:left="1080" w:hanging="36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15:restartNumberingAfterBreak="0">
    <w:nsid w:val="5AE371BC"/>
    <w:multiLevelType w:val="hybridMultilevel"/>
    <w:tmpl w:val="058C4FCE"/>
    <w:lvl w:ilvl="0" w:tplc="4D3C8F10">
      <w:numFmt w:val="bullet"/>
      <w:lvlText w:val="-"/>
      <w:lvlJc w:val="left"/>
      <w:pPr>
        <w:ind w:left="720" w:hanging="360"/>
      </w:pPr>
      <w:rPr>
        <w:rFonts w:ascii="EC Square Sans Pro" w:eastAsia="Calibri" w:hAnsi="EC Square Sans Pro"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B3B35F2"/>
    <w:multiLevelType w:val="multilevel"/>
    <w:tmpl w:val="2D72F9CC"/>
    <w:styleLink w:val="JRCTextbulletedlist"/>
    <w:lvl w:ilvl="0">
      <w:start w:val="1"/>
      <w:numFmt w:val="bullet"/>
      <w:lvlText w:val="—"/>
      <w:lvlJc w:val="left"/>
      <w:pPr>
        <w:ind w:left="360" w:hanging="360"/>
      </w:pPr>
      <w:rPr>
        <w:rFonts w:ascii="Times New Roman" w:hAnsi="Times New Roman"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5" w15:restartNumberingAfterBreak="0">
    <w:nsid w:val="5EEADD6E"/>
    <w:multiLevelType w:val="hybridMultilevel"/>
    <w:tmpl w:val="56D0CFA4"/>
    <w:lvl w:ilvl="0" w:tplc="660C7778">
      <w:start w:val="1"/>
      <w:numFmt w:val="bullet"/>
      <w:lvlText w:val="·"/>
      <w:lvlJc w:val="left"/>
      <w:pPr>
        <w:ind w:left="720" w:hanging="360"/>
      </w:pPr>
      <w:rPr>
        <w:rFonts w:ascii="Symbol" w:hAnsi="Symbol" w:hint="default"/>
      </w:rPr>
    </w:lvl>
    <w:lvl w:ilvl="1" w:tplc="C1CC5E0C">
      <w:start w:val="1"/>
      <w:numFmt w:val="bullet"/>
      <w:lvlText w:val="o"/>
      <w:lvlJc w:val="left"/>
      <w:pPr>
        <w:ind w:left="1440" w:hanging="360"/>
      </w:pPr>
      <w:rPr>
        <w:rFonts w:ascii="Courier New" w:hAnsi="Courier New" w:hint="default"/>
      </w:rPr>
    </w:lvl>
    <w:lvl w:ilvl="2" w:tplc="6BC85AC4">
      <w:start w:val="1"/>
      <w:numFmt w:val="bullet"/>
      <w:lvlText w:val=""/>
      <w:lvlJc w:val="left"/>
      <w:pPr>
        <w:ind w:left="2160" w:hanging="360"/>
      </w:pPr>
      <w:rPr>
        <w:rFonts w:ascii="Wingdings" w:hAnsi="Wingdings" w:hint="default"/>
      </w:rPr>
    </w:lvl>
    <w:lvl w:ilvl="3" w:tplc="9264A8D0">
      <w:start w:val="1"/>
      <w:numFmt w:val="bullet"/>
      <w:lvlText w:val=""/>
      <w:lvlJc w:val="left"/>
      <w:pPr>
        <w:ind w:left="2880" w:hanging="360"/>
      </w:pPr>
      <w:rPr>
        <w:rFonts w:ascii="Symbol" w:hAnsi="Symbol" w:hint="default"/>
      </w:rPr>
    </w:lvl>
    <w:lvl w:ilvl="4" w:tplc="D3D04B2C">
      <w:start w:val="1"/>
      <w:numFmt w:val="bullet"/>
      <w:lvlText w:val="o"/>
      <w:lvlJc w:val="left"/>
      <w:pPr>
        <w:ind w:left="3600" w:hanging="360"/>
      </w:pPr>
      <w:rPr>
        <w:rFonts w:ascii="Courier New" w:hAnsi="Courier New" w:hint="default"/>
      </w:rPr>
    </w:lvl>
    <w:lvl w:ilvl="5" w:tplc="34DAE770">
      <w:start w:val="1"/>
      <w:numFmt w:val="bullet"/>
      <w:lvlText w:val=""/>
      <w:lvlJc w:val="left"/>
      <w:pPr>
        <w:ind w:left="4320" w:hanging="360"/>
      </w:pPr>
      <w:rPr>
        <w:rFonts w:ascii="Wingdings" w:hAnsi="Wingdings" w:hint="default"/>
      </w:rPr>
    </w:lvl>
    <w:lvl w:ilvl="6" w:tplc="723CDCB6">
      <w:start w:val="1"/>
      <w:numFmt w:val="bullet"/>
      <w:lvlText w:val=""/>
      <w:lvlJc w:val="left"/>
      <w:pPr>
        <w:ind w:left="5040" w:hanging="360"/>
      </w:pPr>
      <w:rPr>
        <w:rFonts w:ascii="Symbol" w:hAnsi="Symbol" w:hint="default"/>
      </w:rPr>
    </w:lvl>
    <w:lvl w:ilvl="7" w:tplc="EA02E02C">
      <w:start w:val="1"/>
      <w:numFmt w:val="bullet"/>
      <w:lvlText w:val="o"/>
      <w:lvlJc w:val="left"/>
      <w:pPr>
        <w:ind w:left="5760" w:hanging="360"/>
      </w:pPr>
      <w:rPr>
        <w:rFonts w:ascii="Courier New" w:hAnsi="Courier New" w:hint="default"/>
      </w:rPr>
    </w:lvl>
    <w:lvl w:ilvl="8" w:tplc="B24A5ADC">
      <w:start w:val="1"/>
      <w:numFmt w:val="bullet"/>
      <w:lvlText w:val=""/>
      <w:lvlJc w:val="left"/>
      <w:pPr>
        <w:ind w:left="6480" w:hanging="360"/>
      </w:pPr>
      <w:rPr>
        <w:rFonts w:ascii="Wingdings" w:hAnsi="Wingdings" w:hint="default"/>
      </w:rPr>
    </w:lvl>
  </w:abstractNum>
  <w:abstractNum w:abstractNumId="36" w15:restartNumberingAfterBreak="0">
    <w:nsid w:val="612515AF"/>
    <w:multiLevelType w:val="hybridMultilevel"/>
    <w:tmpl w:val="2B887A3E"/>
    <w:lvl w:ilvl="0" w:tplc="13CE2D34">
      <w:numFmt w:val="decimal"/>
      <w:lvlText w:val=""/>
      <w:lvlJc w:val="left"/>
      <w:pPr>
        <w:ind w:left="720" w:hanging="360"/>
      </w:pPr>
    </w:lvl>
    <w:lvl w:ilvl="1" w:tplc="8250C98C">
      <w:start w:val="1"/>
      <w:numFmt w:val="lowerLetter"/>
      <w:lvlText w:val="%2."/>
      <w:lvlJc w:val="left"/>
      <w:pPr>
        <w:ind w:left="1440" w:hanging="360"/>
      </w:pPr>
    </w:lvl>
    <w:lvl w:ilvl="2" w:tplc="A31CD034">
      <w:start w:val="1"/>
      <w:numFmt w:val="lowerRoman"/>
      <w:lvlText w:val="%3."/>
      <w:lvlJc w:val="right"/>
      <w:pPr>
        <w:ind w:left="2160" w:hanging="180"/>
      </w:pPr>
    </w:lvl>
    <w:lvl w:ilvl="3" w:tplc="E7CAF670">
      <w:start w:val="1"/>
      <w:numFmt w:val="decimal"/>
      <w:lvlText w:val="%4."/>
      <w:lvlJc w:val="left"/>
      <w:pPr>
        <w:ind w:left="2880" w:hanging="360"/>
      </w:pPr>
    </w:lvl>
    <w:lvl w:ilvl="4" w:tplc="E8243C6C">
      <w:start w:val="1"/>
      <w:numFmt w:val="lowerLetter"/>
      <w:lvlText w:val="%5."/>
      <w:lvlJc w:val="left"/>
      <w:pPr>
        <w:ind w:left="3600" w:hanging="360"/>
      </w:pPr>
    </w:lvl>
    <w:lvl w:ilvl="5" w:tplc="8020E528">
      <w:start w:val="1"/>
      <w:numFmt w:val="lowerRoman"/>
      <w:lvlText w:val="%6."/>
      <w:lvlJc w:val="right"/>
      <w:pPr>
        <w:ind w:left="4320" w:hanging="180"/>
      </w:pPr>
    </w:lvl>
    <w:lvl w:ilvl="6" w:tplc="E910B6F6">
      <w:start w:val="1"/>
      <w:numFmt w:val="decimal"/>
      <w:lvlText w:val="%7."/>
      <w:lvlJc w:val="left"/>
      <w:pPr>
        <w:ind w:left="5040" w:hanging="360"/>
      </w:pPr>
    </w:lvl>
    <w:lvl w:ilvl="7" w:tplc="944EEBAE">
      <w:start w:val="1"/>
      <w:numFmt w:val="lowerLetter"/>
      <w:lvlText w:val="%8."/>
      <w:lvlJc w:val="left"/>
      <w:pPr>
        <w:ind w:left="5760" w:hanging="360"/>
      </w:pPr>
    </w:lvl>
    <w:lvl w:ilvl="8" w:tplc="0E38F622">
      <w:start w:val="1"/>
      <w:numFmt w:val="lowerRoman"/>
      <w:lvlText w:val="%9."/>
      <w:lvlJc w:val="right"/>
      <w:pPr>
        <w:ind w:left="6480" w:hanging="180"/>
      </w:pPr>
    </w:lvl>
  </w:abstractNum>
  <w:abstractNum w:abstractNumId="37" w15:restartNumberingAfterBreak="0">
    <w:nsid w:val="61A7BE12"/>
    <w:multiLevelType w:val="multilevel"/>
    <w:tmpl w:val="7F22C796"/>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1.%2.%3"/>
      <w:lvlJc w:val="left"/>
      <w:pPr>
        <w:ind w:left="720" w:hanging="72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3F3D79E"/>
    <w:multiLevelType w:val="hybridMultilevel"/>
    <w:tmpl w:val="CA5CE9C2"/>
    <w:lvl w:ilvl="0" w:tplc="4CACE0DE">
      <w:start w:val="1"/>
      <w:numFmt w:val="bullet"/>
      <w:lvlText w:val="-"/>
      <w:lvlJc w:val="left"/>
      <w:pPr>
        <w:ind w:left="720" w:hanging="360"/>
      </w:pPr>
      <w:rPr>
        <w:rFonts w:ascii="&quot;EC Square Sans Pro&quot;,sans-serif" w:hAnsi="&quot;EC Square Sans Pro&quot;,sans-serif" w:hint="default"/>
      </w:rPr>
    </w:lvl>
    <w:lvl w:ilvl="1" w:tplc="5B066A14">
      <w:start w:val="1"/>
      <w:numFmt w:val="bullet"/>
      <w:lvlText w:val="o"/>
      <w:lvlJc w:val="left"/>
      <w:pPr>
        <w:ind w:left="1440" w:hanging="360"/>
      </w:pPr>
      <w:rPr>
        <w:rFonts w:ascii="Courier New" w:hAnsi="Courier New" w:hint="default"/>
      </w:rPr>
    </w:lvl>
    <w:lvl w:ilvl="2" w:tplc="EDBA9570">
      <w:start w:val="1"/>
      <w:numFmt w:val="bullet"/>
      <w:lvlText w:val=""/>
      <w:lvlJc w:val="left"/>
      <w:pPr>
        <w:ind w:left="2160" w:hanging="360"/>
      </w:pPr>
      <w:rPr>
        <w:rFonts w:ascii="Wingdings" w:hAnsi="Wingdings" w:hint="default"/>
      </w:rPr>
    </w:lvl>
    <w:lvl w:ilvl="3" w:tplc="68B8B5C6">
      <w:start w:val="1"/>
      <w:numFmt w:val="bullet"/>
      <w:lvlText w:val=""/>
      <w:lvlJc w:val="left"/>
      <w:pPr>
        <w:ind w:left="2880" w:hanging="360"/>
      </w:pPr>
      <w:rPr>
        <w:rFonts w:ascii="Symbol" w:hAnsi="Symbol" w:hint="default"/>
      </w:rPr>
    </w:lvl>
    <w:lvl w:ilvl="4" w:tplc="0BFC0E82">
      <w:start w:val="1"/>
      <w:numFmt w:val="bullet"/>
      <w:lvlText w:val="o"/>
      <w:lvlJc w:val="left"/>
      <w:pPr>
        <w:ind w:left="3600" w:hanging="360"/>
      </w:pPr>
      <w:rPr>
        <w:rFonts w:ascii="Courier New" w:hAnsi="Courier New" w:hint="default"/>
      </w:rPr>
    </w:lvl>
    <w:lvl w:ilvl="5" w:tplc="F55A1CB6">
      <w:start w:val="1"/>
      <w:numFmt w:val="bullet"/>
      <w:lvlText w:val=""/>
      <w:lvlJc w:val="left"/>
      <w:pPr>
        <w:ind w:left="4320" w:hanging="360"/>
      </w:pPr>
      <w:rPr>
        <w:rFonts w:ascii="Wingdings" w:hAnsi="Wingdings" w:hint="default"/>
      </w:rPr>
    </w:lvl>
    <w:lvl w:ilvl="6" w:tplc="DB2EF2B6">
      <w:start w:val="1"/>
      <w:numFmt w:val="bullet"/>
      <w:lvlText w:val=""/>
      <w:lvlJc w:val="left"/>
      <w:pPr>
        <w:ind w:left="5040" w:hanging="360"/>
      </w:pPr>
      <w:rPr>
        <w:rFonts w:ascii="Symbol" w:hAnsi="Symbol" w:hint="default"/>
      </w:rPr>
    </w:lvl>
    <w:lvl w:ilvl="7" w:tplc="CA5CE5BA">
      <w:start w:val="1"/>
      <w:numFmt w:val="bullet"/>
      <w:lvlText w:val="o"/>
      <w:lvlJc w:val="left"/>
      <w:pPr>
        <w:ind w:left="5760" w:hanging="360"/>
      </w:pPr>
      <w:rPr>
        <w:rFonts w:ascii="Courier New" w:hAnsi="Courier New" w:hint="default"/>
      </w:rPr>
    </w:lvl>
    <w:lvl w:ilvl="8" w:tplc="ACCA45F4">
      <w:start w:val="1"/>
      <w:numFmt w:val="bullet"/>
      <w:lvlText w:val=""/>
      <w:lvlJc w:val="left"/>
      <w:pPr>
        <w:ind w:left="6480" w:hanging="360"/>
      </w:pPr>
      <w:rPr>
        <w:rFonts w:ascii="Wingdings" w:hAnsi="Wingdings" w:hint="default"/>
      </w:rPr>
    </w:lvl>
  </w:abstractNum>
  <w:abstractNum w:abstractNumId="39" w15:restartNumberingAfterBreak="0">
    <w:nsid w:val="63FA3A45"/>
    <w:multiLevelType w:val="hybridMultilevel"/>
    <w:tmpl w:val="669016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8DA48A9"/>
    <w:multiLevelType w:val="hybridMultilevel"/>
    <w:tmpl w:val="8FAC4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BD12E55"/>
    <w:multiLevelType w:val="hybridMultilevel"/>
    <w:tmpl w:val="354ABE7A"/>
    <w:lvl w:ilvl="0" w:tplc="DAA2FF28">
      <w:start w:val="1"/>
      <w:numFmt w:val="bullet"/>
      <w:lvlText w:val=""/>
      <w:lvlJc w:val="left"/>
      <w:pPr>
        <w:ind w:left="720" w:hanging="360"/>
      </w:pPr>
      <w:rPr>
        <w:rFonts w:ascii="Symbol" w:hAnsi="Symbol" w:hint="default"/>
      </w:rPr>
    </w:lvl>
    <w:lvl w:ilvl="1" w:tplc="33B64450">
      <w:start w:val="1"/>
      <w:numFmt w:val="bullet"/>
      <w:lvlText w:val="o"/>
      <w:lvlJc w:val="left"/>
      <w:pPr>
        <w:ind w:left="1440" w:hanging="360"/>
      </w:pPr>
      <w:rPr>
        <w:rFonts w:ascii="Courier New" w:hAnsi="Courier New" w:hint="default"/>
      </w:rPr>
    </w:lvl>
    <w:lvl w:ilvl="2" w:tplc="3918BF68">
      <w:start w:val="1"/>
      <w:numFmt w:val="bullet"/>
      <w:lvlText w:val=""/>
      <w:lvlJc w:val="left"/>
      <w:pPr>
        <w:ind w:left="2160" w:hanging="360"/>
      </w:pPr>
      <w:rPr>
        <w:rFonts w:ascii="Wingdings" w:hAnsi="Wingdings" w:hint="default"/>
      </w:rPr>
    </w:lvl>
    <w:lvl w:ilvl="3" w:tplc="9918A1C0">
      <w:start w:val="1"/>
      <w:numFmt w:val="bullet"/>
      <w:lvlText w:val=""/>
      <w:lvlJc w:val="left"/>
      <w:pPr>
        <w:ind w:left="2880" w:hanging="360"/>
      </w:pPr>
      <w:rPr>
        <w:rFonts w:ascii="Symbol" w:hAnsi="Symbol" w:hint="default"/>
      </w:rPr>
    </w:lvl>
    <w:lvl w:ilvl="4" w:tplc="ADA885C8">
      <w:start w:val="1"/>
      <w:numFmt w:val="bullet"/>
      <w:lvlText w:val="o"/>
      <w:lvlJc w:val="left"/>
      <w:pPr>
        <w:ind w:left="3600" w:hanging="360"/>
      </w:pPr>
      <w:rPr>
        <w:rFonts w:ascii="Courier New" w:hAnsi="Courier New" w:hint="default"/>
      </w:rPr>
    </w:lvl>
    <w:lvl w:ilvl="5" w:tplc="D2824B60">
      <w:start w:val="1"/>
      <w:numFmt w:val="bullet"/>
      <w:lvlText w:val=""/>
      <w:lvlJc w:val="left"/>
      <w:pPr>
        <w:ind w:left="4320" w:hanging="360"/>
      </w:pPr>
      <w:rPr>
        <w:rFonts w:ascii="Wingdings" w:hAnsi="Wingdings" w:hint="default"/>
      </w:rPr>
    </w:lvl>
    <w:lvl w:ilvl="6" w:tplc="20745992">
      <w:start w:val="1"/>
      <w:numFmt w:val="bullet"/>
      <w:lvlText w:val=""/>
      <w:lvlJc w:val="left"/>
      <w:pPr>
        <w:ind w:left="5040" w:hanging="360"/>
      </w:pPr>
      <w:rPr>
        <w:rFonts w:ascii="Symbol" w:hAnsi="Symbol" w:hint="default"/>
      </w:rPr>
    </w:lvl>
    <w:lvl w:ilvl="7" w:tplc="8D163022">
      <w:start w:val="1"/>
      <w:numFmt w:val="bullet"/>
      <w:lvlText w:val="o"/>
      <w:lvlJc w:val="left"/>
      <w:pPr>
        <w:ind w:left="5760" w:hanging="360"/>
      </w:pPr>
      <w:rPr>
        <w:rFonts w:ascii="Courier New" w:hAnsi="Courier New" w:hint="default"/>
      </w:rPr>
    </w:lvl>
    <w:lvl w:ilvl="8" w:tplc="FE5488C2">
      <w:start w:val="1"/>
      <w:numFmt w:val="bullet"/>
      <w:lvlText w:val=""/>
      <w:lvlJc w:val="left"/>
      <w:pPr>
        <w:ind w:left="6480" w:hanging="360"/>
      </w:pPr>
      <w:rPr>
        <w:rFonts w:ascii="Wingdings" w:hAnsi="Wingdings" w:hint="default"/>
      </w:rPr>
    </w:lvl>
  </w:abstractNum>
  <w:abstractNum w:abstractNumId="42" w15:restartNumberingAfterBreak="0">
    <w:nsid w:val="72A61FCD"/>
    <w:multiLevelType w:val="hybridMultilevel"/>
    <w:tmpl w:val="CBBEE508"/>
    <w:lvl w:ilvl="0" w:tplc="1618F81C">
      <w:start w:val="6"/>
      <w:numFmt w:val="bullet"/>
      <w:lvlText w:val="-"/>
      <w:lvlJc w:val="left"/>
      <w:pPr>
        <w:ind w:left="720" w:hanging="360"/>
      </w:pPr>
      <w:rPr>
        <w:rFonts w:ascii="EC Square Sans Pro" w:eastAsia="Calibri" w:hAnsi="EC Square Sans Pr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F113D2"/>
    <w:multiLevelType w:val="hybridMultilevel"/>
    <w:tmpl w:val="0C08EB42"/>
    <w:lvl w:ilvl="0" w:tplc="06AC60A2">
      <w:start w:val="1"/>
      <w:numFmt w:val="bullet"/>
      <w:lvlText w:val="·"/>
      <w:lvlJc w:val="left"/>
      <w:pPr>
        <w:ind w:left="720" w:hanging="360"/>
      </w:pPr>
      <w:rPr>
        <w:rFonts w:ascii="Symbol" w:hAnsi="Symbol" w:hint="default"/>
      </w:rPr>
    </w:lvl>
    <w:lvl w:ilvl="1" w:tplc="9CD89FB0">
      <w:start w:val="1"/>
      <w:numFmt w:val="bullet"/>
      <w:lvlText w:val="o"/>
      <w:lvlJc w:val="left"/>
      <w:pPr>
        <w:ind w:left="1440" w:hanging="360"/>
      </w:pPr>
      <w:rPr>
        <w:rFonts w:ascii="Courier New" w:hAnsi="Courier New" w:hint="default"/>
      </w:rPr>
    </w:lvl>
    <w:lvl w:ilvl="2" w:tplc="C51434CC">
      <w:start w:val="1"/>
      <w:numFmt w:val="bullet"/>
      <w:lvlText w:val=""/>
      <w:lvlJc w:val="left"/>
      <w:pPr>
        <w:ind w:left="2160" w:hanging="360"/>
      </w:pPr>
      <w:rPr>
        <w:rFonts w:ascii="Wingdings" w:hAnsi="Wingdings" w:hint="default"/>
      </w:rPr>
    </w:lvl>
    <w:lvl w:ilvl="3" w:tplc="BCA812CA">
      <w:start w:val="1"/>
      <w:numFmt w:val="bullet"/>
      <w:lvlText w:val=""/>
      <w:lvlJc w:val="left"/>
      <w:pPr>
        <w:ind w:left="2880" w:hanging="360"/>
      </w:pPr>
      <w:rPr>
        <w:rFonts w:ascii="Symbol" w:hAnsi="Symbol" w:hint="default"/>
      </w:rPr>
    </w:lvl>
    <w:lvl w:ilvl="4" w:tplc="4100314A">
      <w:start w:val="1"/>
      <w:numFmt w:val="bullet"/>
      <w:lvlText w:val="o"/>
      <w:lvlJc w:val="left"/>
      <w:pPr>
        <w:ind w:left="3600" w:hanging="360"/>
      </w:pPr>
      <w:rPr>
        <w:rFonts w:ascii="Courier New" w:hAnsi="Courier New" w:hint="default"/>
      </w:rPr>
    </w:lvl>
    <w:lvl w:ilvl="5" w:tplc="2C24EBEE">
      <w:start w:val="1"/>
      <w:numFmt w:val="bullet"/>
      <w:lvlText w:val=""/>
      <w:lvlJc w:val="left"/>
      <w:pPr>
        <w:ind w:left="4320" w:hanging="360"/>
      </w:pPr>
      <w:rPr>
        <w:rFonts w:ascii="Wingdings" w:hAnsi="Wingdings" w:hint="default"/>
      </w:rPr>
    </w:lvl>
    <w:lvl w:ilvl="6" w:tplc="BBB242C8">
      <w:start w:val="1"/>
      <w:numFmt w:val="bullet"/>
      <w:lvlText w:val=""/>
      <w:lvlJc w:val="left"/>
      <w:pPr>
        <w:ind w:left="5040" w:hanging="360"/>
      </w:pPr>
      <w:rPr>
        <w:rFonts w:ascii="Symbol" w:hAnsi="Symbol" w:hint="default"/>
      </w:rPr>
    </w:lvl>
    <w:lvl w:ilvl="7" w:tplc="573C3416">
      <w:start w:val="1"/>
      <w:numFmt w:val="bullet"/>
      <w:lvlText w:val="o"/>
      <w:lvlJc w:val="left"/>
      <w:pPr>
        <w:ind w:left="5760" w:hanging="360"/>
      </w:pPr>
      <w:rPr>
        <w:rFonts w:ascii="Courier New" w:hAnsi="Courier New" w:hint="default"/>
      </w:rPr>
    </w:lvl>
    <w:lvl w:ilvl="8" w:tplc="B3FC7532">
      <w:start w:val="1"/>
      <w:numFmt w:val="bullet"/>
      <w:lvlText w:val=""/>
      <w:lvlJc w:val="left"/>
      <w:pPr>
        <w:ind w:left="6480" w:hanging="360"/>
      </w:pPr>
      <w:rPr>
        <w:rFonts w:ascii="Wingdings" w:hAnsi="Wingdings" w:hint="default"/>
      </w:rPr>
    </w:lvl>
  </w:abstractNum>
  <w:abstractNum w:abstractNumId="44" w15:restartNumberingAfterBreak="0">
    <w:nsid w:val="7F774897"/>
    <w:multiLevelType w:val="multilevel"/>
    <w:tmpl w:val="D0283FD8"/>
    <w:lvl w:ilvl="0">
      <w:start w:val="1"/>
      <w:numFmt w:val="decimal"/>
      <w:lvlText w:val="%1."/>
      <w:lvlJc w:val="left"/>
      <w:pPr>
        <w:ind w:left="284" w:hanging="284"/>
      </w:pPr>
      <w:rPr>
        <w:rFonts w:asciiTheme="minorHAnsi" w:hAnsiTheme="minorHAnsi" w:hint="default"/>
      </w:rPr>
    </w:lvl>
    <w:lvl w:ilvl="1">
      <w:start w:val="1"/>
      <w:numFmt w:val="lowerLetter"/>
      <w:lvlText w:val="(%2)"/>
      <w:lvlJc w:val="left"/>
      <w:pPr>
        <w:ind w:left="567" w:hanging="283"/>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36"/>
  </w:num>
  <w:num w:numId="2">
    <w:abstractNumId w:val="17"/>
  </w:num>
  <w:num w:numId="3">
    <w:abstractNumId w:val="12"/>
  </w:num>
  <w:num w:numId="4">
    <w:abstractNumId w:val="37"/>
  </w:num>
  <w:num w:numId="5">
    <w:abstractNumId w:val="31"/>
  </w:num>
  <w:num w:numId="6">
    <w:abstractNumId w:val="28"/>
  </w:num>
  <w:num w:numId="7">
    <w:abstractNumId w:val="21"/>
  </w:num>
  <w:num w:numId="8">
    <w:abstractNumId w:val="2"/>
  </w:num>
  <w:num w:numId="9">
    <w:abstractNumId w:val="35"/>
  </w:num>
  <w:num w:numId="10">
    <w:abstractNumId w:val="43"/>
  </w:num>
  <w:num w:numId="11">
    <w:abstractNumId w:val="15"/>
  </w:num>
  <w:num w:numId="12">
    <w:abstractNumId w:val="16"/>
  </w:num>
  <w:num w:numId="13">
    <w:abstractNumId w:val="30"/>
  </w:num>
  <w:num w:numId="14">
    <w:abstractNumId w:val="7"/>
  </w:num>
  <w:num w:numId="15">
    <w:abstractNumId w:val="0"/>
  </w:num>
  <w:num w:numId="16">
    <w:abstractNumId w:val="4"/>
  </w:num>
  <w:num w:numId="17">
    <w:abstractNumId w:val="13"/>
  </w:num>
  <w:num w:numId="18">
    <w:abstractNumId w:val="41"/>
  </w:num>
  <w:num w:numId="19">
    <w:abstractNumId w:val="38"/>
  </w:num>
  <w:num w:numId="20">
    <w:abstractNumId w:val="23"/>
  </w:num>
  <w:num w:numId="21">
    <w:abstractNumId w:val="19"/>
  </w:num>
  <w:num w:numId="22">
    <w:abstractNumId w:val="9"/>
  </w:num>
  <w:num w:numId="23">
    <w:abstractNumId w:val="5"/>
  </w:num>
  <w:num w:numId="24">
    <w:abstractNumId w:val="8"/>
  </w:num>
  <w:num w:numId="25">
    <w:abstractNumId w:val="18"/>
  </w:num>
  <w:num w:numId="26">
    <w:abstractNumId w:val="40"/>
  </w:num>
  <w:num w:numId="27">
    <w:abstractNumId w:val="14"/>
  </w:num>
  <w:num w:numId="28">
    <w:abstractNumId w:val="11"/>
  </w:num>
  <w:num w:numId="29">
    <w:abstractNumId w:val="6"/>
  </w:num>
  <w:num w:numId="30">
    <w:abstractNumId w:val="32"/>
  </w:num>
  <w:num w:numId="31">
    <w:abstractNumId w:val="24"/>
  </w:num>
  <w:num w:numId="32">
    <w:abstractNumId w:val="25"/>
  </w:num>
  <w:num w:numId="33">
    <w:abstractNumId w:val="19"/>
  </w:num>
  <w:num w:numId="34">
    <w:abstractNumId w:val="19"/>
    <w:lvlOverride w:ilvl="0">
      <w:startOverride w:val="3"/>
    </w:lvlOverride>
    <w:lvlOverride w:ilvl="1"/>
    <w:lvlOverride w:ilvl="2"/>
    <w:lvlOverride w:ilvl="3"/>
    <w:lvlOverride w:ilvl="4"/>
    <w:lvlOverride w:ilvl="5"/>
    <w:lvlOverride w:ilvl="6"/>
    <w:lvlOverride w:ilvl="7"/>
    <w:lvlOverride w:ilvl="8"/>
  </w:num>
  <w:num w:numId="35">
    <w:abstractNumId w:val="19"/>
  </w:num>
  <w:num w:numId="36">
    <w:abstractNumId w:val="42"/>
  </w:num>
  <w:num w:numId="37">
    <w:abstractNumId w:val="34"/>
  </w:num>
  <w:num w:numId="38">
    <w:abstractNumId w:val="22"/>
  </w:num>
  <w:num w:numId="39">
    <w:abstractNumId w:val="27"/>
  </w:num>
  <w:num w:numId="40">
    <w:abstractNumId w:val="20"/>
  </w:num>
  <w:num w:numId="41">
    <w:abstractNumId w:val="1"/>
  </w:num>
  <w:num w:numId="42">
    <w:abstractNumId w:val="10"/>
  </w:num>
  <w:num w:numId="43">
    <w:abstractNumId w:val="19"/>
  </w:num>
  <w:num w:numId="44">
    <w:abstractNumId w:val="33"/>
  </w:num>
  <w:num w:numId="45">
    <w:abstractNumId w:val="39"/>
  </w:num>
  <w:num w:numId="46">
    <w:abstractNumId w:val="3"/>
  </w:num>
  <w:num w:numId="47">
    <w:abstractNumId w:val="26"/>
  </w:num>
  <w:num w:numId="48">
    <w:abstractNumId w:val="19"/>
  </w:num>
  <w:num w:numId="49">
    <w:abstractNumId w:val="29"/>
  </w:num>
  <w:num w:numId="50">
    <w:abstractNumId w:val="44"/>
  </w:num>
  <w:num w:numId="51">
    <w:abstractNumId w:val="19"/>
  </w:num>
  <w:num w:numId="52">
    <w:abstractNumId w:val="18"/>
  </w:num>
  <w:num w:numId="53">
    <w:abstractNumId w:val="18"/>
  </w:num>
  <w:num w:numId="54">
    <w:abstractNumId w:val="18"/>
  </w:num>
  <w:num w:numId="55">
    <w:abstractNumId w:val="18"/>
  </w:num>
  <w:num w:numId="56">
    <w:abstractNumId w:val="19"/>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STORTI Giulia (JRC-ISPRA)">
    <w15:presenceInfo w15:providerId="AD" w15:userId="S-1-5-21-1606980848-2025429265-839522115-995651"/>
  </w15:person>
  <w15:person w15:author="PASQUALINO Roberto (JRC-ISPRA)">
    <w15:presenceInfo w15:providerId="None" w15:userId="PASQUALINO Roberto (JRC-ISPRA)"/>
  </w15:person>
  <w15:person w15:author="Microsoft Office User">
    <w15:presenceInfo w15:providerId="None" w15:userId="Microsoft Office User"/>
  </w15:person>
  <w15:person w15:author="PASQUALINO Roberto (JRC-ISPRA) [2]">
    <w15:presenceInfo w15:providerId="AD" w15:userId="S-1-5-21-1606980848-2025429265-839522115-1499141"/>
  </w15:person>
  <w15:person w15:author="MANCINI Lucia (JRC-ISPRA-EXT)">
    <w15:presenceInfo w15:providerId="AD" w15:userId="S::lucia.mancini@ext.ec.europa.eu::00aa6934-f230-478b-9a81-ec45bf607d6d"/>
  </w15:person>
  <w15:person w15:author="GUERREIRO MIGUEL Mecia (JRC-SEVILLA)">
    <w15:presenceInfo w15:providerId="AD" w15:userId="S-1-5-21-1606980848-2025429265-839522115-14859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activeWritingStyle w:appName="MSWord" w:lang="it-IT" w:vendorID="64" w:dllVersion="6" w:nlCheck="1" w:checkStyle="0"/>
  <w:activeWritingStyle w:appName="MSWord" w:lang="en-GB" w:vendorID="64" w:dllVersion="6" w:nlCheck="1" w:checkStyle="1"/>
  <w:activeWritingStyle w:appName="MSWord" w:lang="fr-BE" w:vendorID="64" w:dllVersion="6" w:nlCheck="1" w:checkStyle="0"/>
  <w:activeWritingStyle w:appName="MSWord" w:lang="en-US" w:vendorID="64" w:dllVersion="6" w:nlCheck="1" w:checkStyle="1"/>
  <w:activeWritingStyle w:appName="MSWord" w:lang="fr-FR" w:vendorID="64" w:dllVersion="6" w:nlCheck="1" w:checkStyle="0"/>
  <w:activeWritingStyle w:appName="MSWord" w:lang="en-GB" w:vendorID="64" w:dllVersion="4096" w:nlCheck="1" w:checkStyle="0"/>
  <w:trackRevisions/>
  <w:defaultTabStop w:val="720"/>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MxsDA1tjQ3MzA1NjZU0lEKTi0uzszPAykwsqgFAA9Fyp8tAAAA"/>
  </w:docVars>
  <w:rsids>
    <w:rsidRoot w:val="00F7732B"/>
    <w:rsid w:val="0000151F"/>
    <w:rsid w:val="00001EF9"/>
    <w:rsid w:val="000022DD"/>
    <w:rsid w:val="00002B8B"/>
    <w:rsid w:val="00003989"/>
    <w:rsid w:val="00003A52"/>
    <w:rsid w:val="00004516"/>
    <w:rsid w:val="00004C97"/>
    <w:rsid w:val="00004E4D"/>
    <w:rsid w:val="00004F3D"/>
    <w:rsid w:val="0000606E"/>
    <w:rsid w:val="00006E06"/>
    <w:rsid w:val="000070E4"/>
    <w:rsid w:val="000073A3"/>
    <w:rsid w:val="0000790F"/>
    <w:rsid w:val="0000BEB3"/>
    <w:rsid w:val="00010A9B"/>
    <w:rsid w:val="00010DB5"/>
    <w:rsid w:val="00011756"/>
    <w:rsid w:val="00012150"/>
    <w:rsid w:val="000121BE"/>
    <w:rsid w:val="00012D10"/>
    <w:rsid w:val="00015396"/>
    <w:rsid w:val="0001645F"/>
    <w:rsid w:val="0001673A"/>
    <w:rsid w:val="0001720A"/>
    <w:rsid w:val="00017616"/>
    <w:rsid w:val="00017A73"/>
    <w:rsid w:val="00020457"/>
    <w:rsid w:val="00020D1D"/>
    <w:rsid w:val="000217BC"/>
    <w:rsid w:val="00022B71"/>
    <w:rsid w:val="00022C89"/>
    <w:rsid w:val="00023D90"/>
    <w:rsid w:val="00024B71"/>
    <w:rsid w:val="00025643"/>
    <w:rsid w:val="00025E6B"/>
    <w:rsid w:val="00030188"/>
    <w:rsid w:val="000304D3"/>
    <w:rsid w:val="00031A08"/>
    <w:rsid w:val="0003351E"/>
    <w:rsid w:val="000343E4"/>
    <w:rsid w:val="00034E51"/>
    <w:rsid w:val="000350A8"/>
    <w:rsid w:val="000364B0"/>
    <w:rsid w:val="00037303"/>
    <w:rsid w:val="0004065C"/>
    <w:rsid w:val="00040B31"/>
    <w:rsid w:val="000410F0"/>
    <w:rsid w:val="00041FBF"/>
    <w:rsid w:val="000431C3"/>
    <w:rsid w:val="00043B5C"/>
    <w:rsid w:val="0004563E"/>
    <w:rsid w:val="000470EB"/>
    <w:rsid w:val="00050B70"/>
    <w:rsid w:val="00050FE2"/>
    <w:rsid w:val="000512B3"/>
    <w:rsid w:val="00055ED4"/>
    <w:rsid w:val="000566AB"/>
    <w:rsid w:val="00056919"/>
    <w:rsid w:val="000577BF"/>
    <w:rsid w:val="00057D59"/>
    <w:rsid w:val="00060CC5"/>
    <w:rsid w:val="00061235"/>
    <w:rsid w:val="000623C7"/>
    <w:rsid w:val="00062945"/>
    <w:rsid w:val="000639D4"/>
    <w:rsid w:val="00063FAB"/>
    <w:rsid w:val="00064779"/>
    <w:rsid w:val="00065E7F"/>
    <w:rsid w:val="00066A5B"/>
    <w:rsid w:val="0006767B"/>
    <w:rsid w:val="00067930"/>
    <w:rsid w:val="00067AFD"/>
    <w:rsid w:val="000707A7"/>
    <w:rsid w:val="000707D5"/>
    <w:rsid w:val="00070A12"/>
    <w:rsid w:val="00070FEF"/>
    <w:rsid w:val="00071CA2"/>
    <w:rsid w:val="00071D47"/>
    <w:rsid w:val="000721CB"/>
    <w:rsid w:val="00072330"/>
    <w:rsid w:val="0007433F"/>
    <w:rsid w:val="00077153"/>
    <w:rsid w:val="000776E9"/>
    <w:rsid w:val="0008061D"/>
    <w:rsid w:val="0008315E"/>
    <w:rsid w:val="00085A28"/>
    <w:rsid w:val="00085E6E"/>
    <w:rsid w:val="00086140"/>
    <w:rsid w:val="0008647E"/>
    <w:rsid w:val="00086FF8"/>
    <w:rsid w:val="000875A7"/>
    <w:rsid w:val="00091644"/>
    <w:rsid w:val="0009261F"/>
    <w:rsid w:val="00094B6F"/>
    <w:rsid w:val="00095469"/>
    <w:rsid w:val="00095FE7"/>
    <w:rsid w:val="000966CA"/>
    <w:rsid w:val="00096BEF"/>
    <w:rsid w:val="00096F61"/>
    <w:rsid w:val="00097AB3"/>
    <w:rsid w:val="00097E57"/>
    <w:rsid w:val="000A0121"/>
    <w:rsid w:val="000A0361"/>
    <w:rsid w:val="000A037A"/>
    <w:rsid w:val="000A071D"/>
    <w:rsid w:val="000A2FFF"/>
    <w:rsid w:val="000A3B62"/>
    <w:rsid w:val="000A40CA"/>
    <w:rsid w:val="000A5385"/>
    <w:rsid w:val="000A75F2"/>
    <w:rsid w:val="000A7EE4"/>
    <w:rsid w:val="000B3239"/>
    <w:rsid w:val="000B34CC"/>
    <w:rsid w:val="000B3571"/>
    <w:rsid w:val="000B47BD"/>
    <w:rsid w:val="000B50F7"/>
    <w:rsid w:val="000B6237"/>
    <w:rsid w:val="000B6581"/>
    <w:rsid w:val="000B6EA8"/>
    <w:rsid w:val="000C1C6A"/>
    <w:rsid w:val="000C2961"/>
    <w:rsid w:val="000C305F"/>
    <w:rsid w:val="000C3398"/>
    <w:rsid w:val="000C364C"/>
    <w:rsid w:val="000C3D3D"/>
    <w:rsid w:val="000C4D4A"/>
    <w:rsid w:val="000C5A65"/>
    <w:rsid w:val="000C6141"/>
    <w:rsid w:val="000C7004"/>
    <w:rsid w:val="000D052F"/>
    <w:rsid w:val="000D11FD"/>
    <w:rsid w:val="000D1AF3"/>
    <w:rsid w:val="000D1D0F"/>
    <w:rsid w:val="000D2AE5"/>
    <w:rsid w:val="000D363F"/>
    <w:rsid w:val="000D3BCE"/>
    <w:rsid w:val="000D486F"/>
    <w:rsid w:val="000D4F34"/>
    <w:rsid w:val="000D6498"/>
    <w:rsid w:val="000D67F8"/>
    <w:rsid w:val="000D68CD"/>
    <w:rsid w:val="000D716D"/>
    <w:rsid w:val="000D7E23"/>
    <w:rsid w:val="000E01EF"/>
    <w:rsid w:val="000E0D7C"/>
    <w:rsid w:val="000E15F1"/>
    <w:rsid w:val="000E1A8B"/>
    <w:rsid w:val="000E1C60"/>
    <w:rsid w:val="000E232C"/>
    <w:rsid w:val="000E406A"/>
    <w:rsid w:val="000E7805"/>
    <w:rsid w:val="000E79D0"/>
    <w:rsid w:val="000E7A04"/>
    <w:rsid w:val="000E7F33"/>
    <w:rsid w:val="000EAAA6"/>
    <w:rsid w:val="000F07AC"/>
    <w:rsid w:val="000F10CE"/>
    <w:rsid w:val="000F1471"/>
    <w:rsid w:val="000F1887"/>
    <w:rsid w:val="000F1964"/>
    <w:rsid w:val="000F4007"/>
    <w:rsid w:val="000F72C4"/>
    <w:rsid w:val="000F760C"/>
    <w:rsid w:val="0010013A"/>
    <w:rsid w:val="001010BB"/>
    <w:rsid w:val="001014DE"/>
    <w:rsid w:val="00101E32"/>
    <w:rsid w:val="00102870"/>
    <w:rsid w:val="00102F79"/>
    <w:rsid w:val="00104AE6"/>
    <w:rsid w:val="00105A52"/>
    <w:rsid w:val="00105C51"/>
    <w:rsid w:val="0010697B"/>
    <w:rsid w:val="00106D7F"/>
    <w:rsid w:val="00106E60"/>
    <w:rsid w:val="00107520"/>
    <w:rsid w:val="00107B93"/>
    <w:rsid w:val="0010D34A"/>
    <w:rsid w:val="00110465"/>
    <w:rsid w:val="00110E29"/>
    <w:rsid w:val="00112BEC"/>
    <w:rsid w:val="001131FB"/>
    <w:rsid w:val="0011367C"/>
    <w:rsid w:val="001137F7"/>
    <w:rsid w:val="00113C87"/>
    <w:rsid w:val="0011457A"/>
    <w:rsid w:val="00114777"/>
    <w:rsid w:val="001157AF"/>
    <w:rsid w:val="001158E5"/>
    <w:rsid w:val="00115C33"/>
    <w:rsid w:val="00116F7B"/>
    <w:rsid w:val="00117358"/>
    <w:rsid w:val="0012034B"/>
    <w:rsid w:val="00120B78"/>
    <w:rsid w:val="001211A1"/>
    <w:rsid w:val="001214A8"/>
    <w:rsid w:val="0012674D"/>
    <w:rsid w:val="001302FA"/>
    <w:rsid w:val="001308E5"/>
    <w:rsid w:val="00132CA7"/>
    <w:rsid w:val="00133959"/>
    <w:rsid w:val="00135317"/>
    <w:rsid w:val="00135CD5"/>
    <w:rsid w:val="00137054"/>
    <w:rsid w:val="00140B60"/>
    <w:rsid w:val="00140C43"/>
    <w:rsid w:val="00140F1E"/>
    <w:rsid w:val="00140F74"/>
    <w:rsid w:val="0014148A"/>
    <w:rsid w:val="0014282F"/>
    <w:rsid w:val="00143AE4"/>
    <w:rsid w:val="00144800"/>
    <w:rsid w:val="00144D97"/>
    <w:rsid w:val="00146402"/>
    <w:rsid w:val="001473D7"/>
    <w:rsid w:val="00147791"/>
    <w:rsid w:val="0014E43E"/>
    <w:rsid w:val="00150793"/>
    <w:rsid w:val="00150F57"/>
    <w:rsid w:val="001520AD"/>
    <w:rsid w:val="00152650"/>
    <w:rsid w:val="00152BE7"/>
    <w:rsid w:val="00154D05"/>
    <w:rsid w:val="0015540C"/>
    <w:rsid w:val="0015600B"/>
    <w:rsid w:val="00156176"/>
    <w:rsid w:val="00156181"/>
    <w:rsid w:val="00157141"/>
    <w:rsid w:val="00157EFA"/>
    <w:rsid w:val="00161890"/>
    <w:rsid w:val="00161A22"/>
    <w:rsid w:val="00161AD8"/>
    <w:rsid w:val="00161FF6"/>
    <w:rsid w:val="001620C8"/>
    <w:rsid w:val="001628EC"/>
    <w:rsid w:val="00163F75"/>
    <w:rsid w:val="00165679"/>
    <w:rsid w:val="00165DCC"/>
    <w:rsid w:val="00170B73"/>
    <w:rsid w:val="00170DA1"/>
    <w:rsid w:val="0017229E"/>
    <w:rsid w:val="00173F4A"/>
    <w:rsid w:val="00174FAD"/>
    <w:rsid w:val="0017546A"/>
    <w:rsid w:val="00175AB7"/>
    <w:rsid w:val="00175CDC"/>
    <w:rsid w:val="00176002"/>
    <w:rsid w:val="0017675C"/>
    <w:rsid w:val="00177B6B"/>
    <w:rsid w:val="00182D55"/>
    <w:rsid w:val="00183850"/>
    <w:rsid w:val="00183FE5"/>
    <w:rsid w:val="0018448E"/>
    <w:rsid w:val="00186B4B"/>
    <w:rsid w:val="00191AC2"/>
    <w:rsid w:val="0019350A"/>
    <w:rsid w:val="00193D25"/>
    <w:rsid w:val="00194852"/>
    <w:rsid w:val="00194C0F"/>
    <w:rsid w:val="00197118"/>
    <w:rsid w:val="001A0072"/>
    <w:rsid w:val="001A02C0"/>
    <w:rsid w:val="001A1920"/>
    <w:rsid w:val="001A246D"/>
    <w:rsid w:val="001A379D"/>
    <w:rsid w:val="001A4402"/>
    <w:rsid w:val="001A531C"/>
    <w:rsid w:val="001A53CF"/>
    <w:rsid w:val="001A5BBB"/>
    <w:rsid w:val="001A6237"/>
    <w:rsid w:val="001A635F"/>
    <w:rsid w:val="001A7450"/>
    <w:rsid w:val="001A7D2F"/>
    <w:rsid w:val="001B0294"/>
    <w:rsid w:val="001B12C7"/>
    <w:rsid w:val="001B4B9A"/>
    <w:rsid w:val="001B4BFD"/>
    <w:rsid w:val="001B4EDA"/>
    <w:rsid w:val="001B59E5"/>
    <w:rsid w:val="001B6B40"/>
    <w:rsid w:val="001B6C6A"/>
    <w:rsid w:val="001C0B7A"/>
    <w:rsid w:val="001C1940"/>
    <w:rsid w:val="001C19EE"/>
    <w:rsid w:val="001C2B01"/>
    <w:rsid w:val="001C36B1"/>
    <w:rsid w:val="001C4575"/>
    <w:rsid w:val="001C4F9A"/>
    <w:rsid w:val="001C598E"/>
    <w:rsid w:val="001C6336"/>
    <w:rsid w:val="001C638E"/>
    <w:rsid w:val="001C67FF"/>
    <w:rsid w:val="001C6961"/>
    <w:rsid w:val="001C7B7C"/>
    <w:rsid w:val="001D0259"/>
    <w:rsid w:val="001D025E"/>
    <w:rsid w:val="001D23DF"/>
    <w:rsid w:val="001D27B4"/>
    <w:rsid w:val="001D2BBF"/>
    <w:rsid w:val="001D3114"/>
    <w:rsid w:val="001D35EC"/>
    <w:rsid w:val="001D3A70"/>
    <w:rsid w:val="001D4334"/>
    <w:rsid w:val="001D43AB"/>
    <w:rsid w:val="001D459C"/>
    <w:rsid w:val="001D51E0"/>
    <w:rsid w:val="001D549B"/>
    <w:rsid w:val="001D59BC"/>
    <w:rsid w:val="001D6B68"/>
    <w:rsid w:val="001E0DDB"/>
    <w:rsid w:val="001E1D9E"/>
    <w:rsid w:val="001E4104"/>
    <w:rsid w:val="001E5973"/>
    <w:rsid w:val="001E5C0B"/>
    <w:rsid w:val="001E6380"/>
    <w:rsid w:val="001E68F7"/>
    <w:rsid w:val="001E7708"/>
    <w:rsid w:val="001E784A"/>
    <w:rsid w:val="001F02E9"/>
    <w:rsid w:val="001F10CE"/>
    <w:rsid w:val="001F1AEF"/>
    <w:rsid w:val="001F2CFB"/>
    <w:rsid w:val="001F347E"/>
    <w:rsid w:val="001F397A"/>
    <w:rsid w:val="001F3D4A"/>
    <w:rsid w:val="001F55EF"/>
    <w:rsid w:val="001F5D20"/>
    <w:rsid w:val="001F6572"/>
    <w:rsid w:val="001F783F"/>
    <w:rsid w:val="001FED37"/>
    <w:rsid w:val="00200BAF"/>
    <w:rsid w:val="00200C9F"/>
    <w:rsid w:val="00200D05"/>
    <w:rsid w:val="0020216E"/>
    <w:rsid w:val="002033B0"/>
    <w:rsid w:val="002070EE"/>
    <w:rsid w:val="00207AF5"/>
    <w:rsid w:val="0021002E"/>
    <w:rsid w:val="00210E56"/>
    <w:rsid w:val="0021216C"/>
    <w:rsid w:val="0021371B"/>
    <w:rsid w:val="00214FA6"/>
    <w:rsid w:val="002150C7"/>
    <w:rsid w:val="002158A5"/>
    <w:rsid w:val="00215EEF"/>
    <w:rsid w:val="00216733"/>
    <w:rsid w:val="00217A46"/>
    <w:rsid w:val="00221226"/>
    <w:rsid w:val="00221940"/>
    <w:rsid w:val="002237C3"/>
    <w:rsid w:val="002250ED"/>
    <w:rsid w:val="00227038"/>
    <w:rsid w:val="00227A65"/>
    <w:rsid w:val="00227A70"/>
    <w:rsid w:val="00230B02"/>
    <w:rsid w:val="0023107C"/>
    <w:rsid w:val="0023235A"/>
    <w:rsid w:val="002328EB"/>
    <w:rsid w:val="00232D33"/>
    <w:rsid w:val="00233DC2"/>
    <w:rsid w:val="00235124"/>
    <w:rsid w:val="002371AF"/>
    <w:rsid w:val="00237880"/>
    <w:rsid w:val="00240296"/>
    <w:rsid w:val="002403D4"/>
    <w:rsid w:val="002410BC"/>
    <w:rsid w:val="0024121C"/>
    <w:rsid w:val="00241B0E"/>
    <w:rsid w:val="00241B8A"/>
    <w:rsid w:val="0024351F"/>
    <w:rsid w:val="002439B9"/>
    <w:rsid w:val="002454E3"/>
    <w:rsid w:val="00245862"/>
    <w:rsid w:val="00249F6B"/>
    <w:rsid w:val="0025012C"/>
    <w:rsid w:val="00250504"/>
    <w:rsid w:val="002506F7"/>
    <w:rsid w:val="00250B8E"/>
    <w:rsid w:val="00251AAA"/>
    <w:rsid w:val="0025269E"/>
    <w:rsid w:val="0025274E"/>
    <w:rsid w:val="00252819"/>
    <w:rsid w:val="00253638"/>
    <w:rsid w:val="002539EC"/>
    <w:rsid w:val="00253C3A"/>
    <w:rsid w:val="00254B42"/>
    <w:rsid w:val="00254E22"/>
    <w:rsid w:val="0025520C"/>
    <w:rsid w:val="002553AE"/>
    <w:rsid w:val="0025572A"/>
    <w:rsid w:val="00256AB7"/>
    <w:rsid w:val="00257B75"/>
    <w:rsid w:val="00260987"/>
    <w:rsid w:val="00260C5C"/>
    <w:rsid w:val="00262214"/>
    <w:rsid w:val="00262C76"/>
    <w:rsid w:val="00263086"/>
    <w:rsid w:val="002634C7"/>
    <w:rsid w:val="002635D4"/>
    <w:rsid w:val="00264088"/>
    <w:rsid w:val="002643D8"/>
    <w:rsid w:val="0026561D"/>
    <w:rsid w:val="002658E7"/>
    <w:rsid w:val="00265AF6"/>
    <w:rsid w:val="00266415"/>
    <w:rsid w:val="00266C28"/>
    <w:rsid w:val="002715F5"/>
    <w:rsid w:val="002717B3"/>
    <w:rsid w:val="00271A3A"/>
    <w:rsid w:val="00273B98"/>
    <w:rsid w:val="00276E32"/>
    <w:rsid w:val="00276E5D"/>
    <w:rsid w:val="00277186"/>
    <w:rsid w:val="0027720F"/>
    <w:rsid w:val="00277820"/>
    <w:rsid w:val="0028003E"/>
    <w:rsid w:val="00280969"/>
    <w:rsid w:val="002809F6"/>
    <w:rsid w:val="002814BC"/>
    <w:rsid w:val="002823DD"/>
    <w:rsid w:val="00282B8A"/>
    <w:rsid w:val="002838C4"/>
    <w:rsid w:val="00283AFD"/>
    <w:rsid w:val="00283E74"/>
    <w:rsid w:val="00284F58"/>
    <w:rsid w:val="00285342"/>
    <w:rsid w:val="002854FF"/>
    <w:rsid w:val="0028679B"/>
    <w:rsid w:val="00287982"/>
    <w:rsid w:val="00292280"/>
    <w:rsid w:val="00292BAC"/>
    <w:rsid w:val="00292F98"/>
    <w:rsid w:val="0029332A"/>
    <w:rsid w:val="002934FB"/>
    <w:rsid w:val="00295181"/>
    <w:rsid w:val="00296179"/>
    <w:rsid w:val="0029654A"/>
    <w:rsid w:val="00297165"/>
    <w:rsid w:val="002974A9"/>
    <w:rsid w:val="00297548"/>
    <w:rsid w:val="002977C3"/>
    <w:rsid w:val="002978E1"/>
    <w:rsid w:val="002A008F"/>
    <w:rsid w:val="002A050C"/>
    <w:rsid w:val="002A079B"/>
    <w:rsid w:val="002A0FFA"/>
    <w:rsid w:val="002A1747"/>
    <w:rsid w:val="002A2297"/>
    <w:rsid w:val="002A24E2"/>
    <w:rsid w:val="002A46CF"/>
    <w:rsid w:val="002A4D21"/>
    <w:rsid w:val="002A501C"/>
    <w:rsid w:val="002A7D0D"/>
    <w:rsid w:val="002B05AF"/>
    <w:rsid w:val="002B17F3"/>
    <w:rsid w:val="002B1BDD"/>
    <w:rsid w:val="002B1D9C"/>
    <w:rsid w:val="002B2992"/>
    <w:rsid w:val="002B376A"/>
    <w:rsid w:val="002B3919"/>
    <w:rsid w:val="002B39BC"/>
    <w:rsid w:val="002B477A"/>
    <w:rsid w:val="002B53EE"/>
    <w:rsid w:val="002B5417"/>
    <w:rsid w:val="002B687F"/>
    <w:rsid w:val="002B772F"/>
    <w:rsid w:val="002B7C11"/>
    <w:rsid w:val="002B7FD5"/>
    <w:rsid w:val="002C2777"/>
    <w:rsid w:val="002C4141"/>
    <w:rsid w:val="002C4AD7"/>
    <w:rsid w:val="002C4DE2"/>
    <w:rsid w:val="002C5031"/>
    <w:rsid w:val="002C5107"/>
    <w:rsid w:val="002C69E1"/>
    <w:rsid w:val="002C6B10"/>
    <w:rsid w:val="002C72BB"/>
    <w:rsid w:val="002C7EDA"/>
    <w:rsid w:val="002D0BD3"/>
    <w:rsid w:val="002D0CE2"/>
    <w:rsid w:val="002D0EC4"/>
    <w:rsid w:val="002D1BE7"/>
    <w:rsid w:val="002D1FCF"/>
    <w:rsid w:val="002D2B18"/>
    <w:rsid w:val="002D2FDB"/>
    <w:rsid w:val="002D3983"/>
    <w:rsid w:val="002D3E74"/>
    <w:rsid w:val="002D4187"/>
    <w:rsid w:val="002D57AA"/>
    <w:rsid w:val="002D6950"/>
    <w:rsid w:val="002D75EB"/>
    <w:rsid w:val="002D7EF1"/>
    <w:rsid w:val="002E00F4"/>
    <w:rsid w:val="002E0DFF"/>
    <w:rsid w:val="002E0E9D"/>
    <w:rsid w:val="002E2084"/>
    <w:rsid w:val="002E2CB7"/>
    <w:rsid w:val="002E2EB6"/>
    <w:rsid w:val="002E3B4C"/>
    <w:rsid w:val="002E3F8D"/>
    <w:rsid w:val="002E4156"/>
    <w:rsid w:val="002E45A3"/>
    <w:rsid w:val="002E5968"/>
    <w:rsid w:val="002E6203"/>
    <w:rsid w:val="002E6EEA"/>
    <w:rsid w:val="002F050E"/>
    <w:rsid w:val="002F1597"/>
    <w:rsid w:val="002F2163"/>
    <w:rsid w:val="002F2831"/>
    <w:rsid w:val="002F30AF"/>
    <w:rsid w:val="002F30B2"/>
    <w:rsid w:val="002F3BDE"/>
    <w:rsid w:val="002F40C6"/>
    <w:rsid w:val="002F47EE"/>
    <w:rsid w:val="002F4C7D"/>
    <w:rsid w:val="002F6A1D"/>
    <w:rsid w:val="002F6BCF"/>
    <w:rsid w:val="00300EF8"/>
    <w:rsid w:val="00300F19"/>
    <w:rsid w:val="00301CFE"/>
    <w:rsid w:val="003039EE"/>
    <w:rsid w:val="003041DB"/>
    <w:rsid w:val="0030444D"/>
    <w:rsid w:val="003044B3"/>
    <w:rsid w:val="00305BEA"/>
    <w:rsid w:val="003074DB"/>
    <w:rsid w:val="00310229"/>
    <w:rsid w:val="00310263"/>
    <w:rsid w:val="00310416"/>
    <w:rsid w:val="0031115E"/>
    <w:rsid w:val="003114E5"/>
    <w:rsid w:val="00311859"/>
    <w:rsid w:val="00311BD2"/>
    <w:rsid w:val="00311E56"/>
    <w:rsid w:val="003120A2"/>
    <w:rsid w:val="0031295D"/>
    <w:rsid w:val="003151C3"/>
    <w:rsid w:val="00315DC3"/>
    <w:rsid w:val="00316A34"/>
    <w:rsid w:val="00322C80"/>
    <w:rsid w:val="00323B35"/>
    <w:rsid w:val="00323C79"/>
    <w:rsid w:val="00323FE8"/>
    <w:rsid w:val="00324E48"/>
    <w:rsid w:val="00325E53"/>
    <w:rsid w:val="003264D3"/>
    <w:rsid w:val="00327FE3"/>
    <w:rsid w:val="00330599"/>
    <w:rsid w:val="00330659"/>
    <w:rsid w:val="003306D4"/>
    <w:rsid w:val="00331993"/>
    <w:rsid w:val="003328FA"/>
    <w:rsid w:val="0033391F"/>
    <w:rsid w:val="003345BE"/>
    <w:rsid w:val="00334EB8"/>
    <w:rsid w:val="0033623B"/>
    <w:rsid w:val="003369E4"/>
    <w:rsid w:val="00337678"/>
    <w:rsid w:val="0034182F"/>
    <w:rsid w:val="00341CA1"/>
    <w:rsid w:val="00341DEA"/>
    <w:rsid w:val="00343891"/>
    <w:rsid w:val="00344DB1"/>
    <w:rsid w:val="003451C8"/>
    <w:rsid w:val="00345CE4"/>
    <w:rsid w:val="003461D6"/>
    <w:rsid w:val="003464A1"/>
    <w:rsid w:val="003464E1"/>
    <w:rsid w:val="00346DDE"/>
    <w:rsid w:val="003472BD"/>
    <w:rsid w:val="0035159F"/>
    <w:rsid w:val="00351AC6"/>
    <w:rsid w:val="00353287"/>
    <w:rsid w:val="00354F14"/>
    <w:rsid w:val="00356356"/>
    <w:rsid w:val="003607AA"/>
    <w:rsid w:val="003617CB"/>
    <w:rsid w:val="00361B07"/>
    <w:rsid w:val="00362210"/>
    <w:rsid w:val="00362C51"/>
    <w:rsid w:val="0036605F"/>
    <w:rsid w:val="00366626"/>
    <w:rsid w:val="00366A1E"/>
    <w:rsid w:val="00366F41"/>
    <w:rsid w:val="00371996"/>
    <w:rsid w:val="003726CE"/>
    <w:rsid w:val="00374BA1"/>
    <w:rsid w:val="00375878"/>
    <w:rsid w:val="00376767"/>
    <w:rsid w:val="0037742E"/>
    <w:rsid w:val="00380187"/>
    <w:rsid w:val="003840A3"/>
    <w:rsid w:val="00384AA5"/>
    <w:rsid w:val="00386570"/>
    <w:rsid w:val="0039151C"/>
    <w:rsid w:val="003917AD"/>
    <w:rsid w:val="00391B17"/>
    <w:rsid w:val="00391D61"/>
    <w:rsid w:val="0039253A"/>
    <w:rsid w:val="00393E24"/>
    <w:rsid w:val="003943E6"/>
    <w:rsid w:val="003949CA"/>
    <w:rsid w:val="00394C3D"/>
    <w:rsid w:val="003956B4"/>
    <w:rsid w:val="00395AEE"/>
    <w:rsid w:val="00396590"/>
    <w:rsid w:val="00396D3F"/>
    <w:rsid w:val="00396E21"/>
    <w:rsid w:val="00397C52"/>
    <w:rsid w:val="003A13D8"/>
    <w:rsid w:val="003A141F"/>
    <w:rsid w:val="003A2A82"/>
    <w:rsid w:val="003A3376"/>
    <w:rsid w:val="003A3EFE"/>
    <w:rsid w:val="003A40EB"/>
    <w:rsid w:val="003A4D50"/>
    <w:rsid w:val="003A4DDE"/>
    <w:rsid w:val="003A4E5E"/>
    <w:rsid w:val="003A509B"/>
    <w:rsid w:val="003A591A"/>
    <w:rsid w:val="003A5AE1"/>
    <w:rsid w:val="003A6061"/>
    <w:rsid w:val="003A6224"/>
    <w:rsid w:val="003A77F0"/>
    <w:rsid w:val="003A7C01"/>
    <w:rsid w:val="003B04B4"/>
    <w:rsid w:val="003B0EEE"/>
    <w:rsid w:val="003B2832"/>
    <w:rsid w:val="003B3D88"/>
    <w:rsid w:val="003B4447"/>
    <w:rsid w:val="003B4478"/>
    <w:rsid w:val="003B4E02"/>
    <w:rsid w:val="003B7027"/>
    <w:rsid w:val="003B73EA"/>
    <w:rsid w:val="003B74A2"/>
    <w:rsid w:val="003C3D02"/>
    <w:rsid w:val="003C3E01"/>
    <w:rsid w:val="003C40AD"/>
    <w:rsid w:val="003C5C2D"/>
    <w:rsid w:val="003C5C80"/>
    <w:rsid w:val="003C6172"/>
    <w:rsid w:val="003C6477"/>
    <w:rsid w:val="003D09C2"/>
    <w:rsid w:val="003D1C9F"/>
    <w:rsid w:val="003D1D2C"/>
    <w:rsid w:val="003D208E"/>
    <w:rsid w:val="003D3044"/>
    <w:rsid w:val="003D3626"/>
    <w:rsid w:val="003D36E1"/>
    <w:rsid w:val="003D4925"/>
    <w:rsid w:val="003D6463"/>
    <w:rsid w:val="003D7518"/>
    <w:rsid w:val="003D7719"/>
    <w:rsid w:val="003D79E4"/>
    <w:rsid w:val="003E0195"/>
    <w:rsid w:val="003E0237"/>
    <w:rsid w:val="003E0A06"/>
    <w:rsid w:val="003E212A"/>
    <w:rsid w:val="003E2DCD"/>
    <w:rsid w:val="003E34D3"/>
    <w:rsid w:val="003E3848"/>
    <w:rsid w:val="003E3BC7"/>
    <w:rsid w:val="003E3D8A"/>
    <w:rsid w:val="003E3FDD"/>
    <w:rsid w:val="003E4019"/>
    <w:rsid w:val="003E4720"/>
    <w:rsid w:val="003E5983"/>
    <w:rsid w:val="003E5C4C"/>
    <w:rsid w:val="003E6763"/>
    <w:rsid w:val="003E6909"/>
    <w:rsid w:val="003E6D24"/>
    <w:rsid w:val="003E7BB3"/>
    <w:rsid w:val="003E7C37"/>
    <w:rsid w:val="003F27B0"/>
    <w:rsid w:val="003F3AE7"/>
    <w:rsid w:val="003F613F"/>
    <w:rsid w:val="00400805"/>
    <w:rsid w:val="004015DA"/>
    <w:rsid w:val="00401870"/>
    <w:rsid w:val="00401DA9"/>
    <w:rsid w:val="00401DB6"/>
    <w:rsid w:val="0040222A"/>
    <w:rsid w:val="00402502"/>
    <w:rsid w:val="00402585"/>
    <w:rsid w:val="00402EF0"/>
    <w:rsid w:val="00403DC3"/>
    <w:rsid w:val="00406202"/>
    <w:rsid w:val="0040704B"/>
    <w:rsid w:val="00407B18"/>
    <w:rsid w:val="00407E03"/>
    <w:rsid w:val="00412189"/>
    <w:rsid w:val="004137B6"/>
    <w:rsid w:val="00413D01"/>
    <w:rsid w:val="0041427A"/>
    <w:rsid w:val="00415038"/>
    <w:rsid w:val="004152AB"/>
    <w:rsid w:val="00415B0C"/>
    <w:rsid w:val="0041610E"/>
    <w:rsid w:val="0041644C"/>
    <w:rsid w:val="00416B98"/>
    <w:rsid w:val="00420116"/>
    <w:rsid w:val="00420738"/>
    <w:rsid w:val="004212C9"/>
    <w:rsid w:val="00421921"/>
    <w:rsid w:val="00422CEC"/>
    <w:rsid w:val="004249A2"/>
    <w:rsid w:val="00424DA0"/>
    <w:rsid w:val="00425DD3"/>
    <w:rsid w:val="00427AFC"/>
    <w:rsid w:val="0043036A"/>
    <w:rsid w:val="00431248"/>
    <w:rsid w:val="00431BE9"/>
    <w:rsid w:val="00431D41"/>
    <w:rsid w:val="004320DF"/>
    <w:rsid w:val="00432F58"/>
    <w:rsid w:val="0043406B"/>
    <w:rsid w:val="00435398"/>
    <w:rsid w:val="004361DE"/>
    <w:rsid w:val="0043620C"/>
    <w:rsid w:val="00436368"/>
    <w:rsid w:val="004368E3"/>
    <w:rsid w:val="00436E8E"/>
    <w:rsid w:val="004408D1"/>
    <w:rsid w:val="004413BF"/>
    <w:rsid w:val="00441FD0"/>
    <w:rsid w:val="00442F3F"/>
    <w:rsid w:val="00443C16"/>
    <w:rsid w:val="00444377"/>
    <w:rsid w:val="004460FA"/>
    <w:rsid w:val="00446DEC"/>
    <w:rsid w:val="0045004C"/>
    <w:rsid w:val="00450F58"/>
    <w:rsid w:val="00451A8B"/>
    <w:rsid w:val="00451B2B"/>
    <w:rsid w:val="0045220A"/>
    <w:rsid w:val="0045269F"/>
    <w:rsid w:val="0045280B"/>
    <w:rsid w:val="00452BE7"/>
    <w:rsid w:val="00453633"/>
    <w:rsid w:val="004555A5"/>
    <w:rsid w:val="00457417"/>
    <w:rsid w:val="00460CDC"/>
    <w:rsid w:val="00460CF4"/>
    <w:rsid w:val="00461102"/>
    <w:rsid w:val="00461FBB"/>
    <w:rsid w:val="0046227D"/>
    <w:rsid w:val="00463872"/>
    <w:rsid w:val="0046390D"/>
    <w:rsid w:val="00464FFF"/>
    <w:rsid w:val="0046591E"/>
    <w:rsid w:val="00466535"/>
    <w:rsid w:val="004675B2"/>
    <w:rsid w:val="00467F0D"/>
    <w:rsid w:val="0047013D"/>
    <w:rsid w:val="0047242F"/>
    <w:rsid w:val="004724BA"/>
    <w:rsid w:val="004727B6"/>
    <w:rsid w:val="00474E0A"/>
    <w:rsid w:val="00476B98"/>
    <w:rsid w:val="00477A4F"/>
    <w:rsid w:val="00477EEE"/>
    <w:rsid w:val="00482CF4"/>
    <w:rsid w:val="004835C2"/>
    <w:rsid w:val="004836B7"/>
    <w:rsid w:val="00484197"/>
    <w:rsid w:val="004850F8"/>
    <w:rsid w:val="0048578A"/>
    <w:rsid w:val="00485FBF"/>
    <w:rsid w:val="00486F5A"/>
    <w:rsid w:val="0048707D"/>
    <w:rsid w:val="00490B93"/>
    <w:rsid w:val="00491556"/>
    <w:rsid w:val="00491E7B"/>
    <w:rsid w:val="004924F1"/>
    <w:rsid w:val="00492614"/>
    <w:rsid w:val="004926D8"/>
    <w:rsid w:val="00493944"/>
    <w:rsid w:val="0049468A"/>
    <w:rsid w:val="00495423"/>
    <w:rsid w:val="00496242"/>
    <w:rsid w:val="004976BC"/>
    <w:rsid w:val="004A0470"/>
    <w:rsid w:val="004A092D"/>
    <w:rsid w:val="004A1AA1"/>
    <w:rsid w:val="004A1B47"/>
    <w:rsid w:val="004A1E05"/>
    <w:rsid w:val="004A257E"/>
    <w:rsid w:val="004A353F"/>
    <w:rsid w:val="004A428B"/>
    <w:rsid w:val="004A4A59"/>
    <w:rsid w:val="004A52AA"/>
    <w:rsid w:val="004A5588"/>
    <w:rsid w:val="004A5A23"/>
    <w:rsid w:val="004A7407"/>
    <w:rsid w:val="004A7F1B"/>
    <w:rsid w:val="004AA214"/>
    <w:rsid w:val="004B12A4"/>
    <w:rsid w:val="004B1A20"/>
    <w:rsid w:val="004B21F5"/>
    <w:rsid w:val="004B24F2"/>
    <w:rsid w:val="004B2ADE"/>
    <w:rsid w:val="004B2BBC"/>
    <w:rsid w:val="004B3A65"/>
    <w:rsid w:val="004B5C9A"/>
    <w:rsid w:val="004B7F38"/>
    <w:rsid w:val="004BCC80"/>
    <w:rsid w:val="004C06FC"/>
    <w:rsid w:val="004C1363"/>
    <w:rsid w:val="004C16FA"/>
    <w:rsid w:val="004C1E04"/>
    <w:rsid w:val="004C2412"/>
    <w:rsid w:val="004C285F"/>
    <w:rsid w:val="004C2EEA"/>
    <w:rsid w:val="004C2FE7"/>
    <w:rsid w:val="004C3D25"/>
    <w:rsid w:val="004C5283"/>
    <w:rsid w:val="004C68B8"/>
    <w:rsid w:val="004C7073"/>
    <w:rsid w:val="004C7350"/>
    <w:rsid w:val="004C77F6"/>
    <w:rsid w:val="004C796E"/>
    <w:rsid w:val="004D0700"/>
    <w:rsid w:val="004D0BA6"/>
    <w:rsid w:val="004D180D"/>
    <w:rsid w:val="004D1C3F"/>
    <w:rsid w:val="004D235B"/>
    <w:rsid w:val="004D3D9A"/>
    <w:rsid w:val="004D5755"/>
    <w:rsid w:val="004D5C1C"/>
    <w:rsid w:val="004D6757"/>
    <w:rsid w:val="004E0E1F"/>
    <w:rsid w:val="004E1626"/>
    <w:rsid w:val="004E1F37"/>
    <w:rsid w:val="004E2B2F"/>
    <w:rsid w:val="004E3554"/>
    <w:rsid w:val="004E370C"/>
    <w:rsid w:val="004E3B84"/>
    <w:rsid w:val="004E45D0"/>
    <w:rsid w:val="004E5DAD"/>
    <w:rsid w:val="004E78B8"/>
    <w:rsid w:val="004E959D"/>
    <w:rsid w:val="004F241C"/>
    <w:rsid w:val="004F2A9C"/>
    <w:rsid w:val="004F436E"/>
    <w:rsid w:val="004F5157"/>
    <w:rsid w:val="004F55E3"/>
    <w:rsid w:val="004F59BA"/>
    <w:rsid w:val="004F5B91"/>
    <w:rsid w:val="004F63E0"/>
    <w:rsid w:val="00500C05"/>
    <w:rsid w:val="00500C7E"/>
    <w:rsid w:val="00500CE0"/>
    <w:rsid w:val="00500DF7"/>
    <w:rsid w:val="00501F7B"/>
    <w:rsid w:val="00502240"/>
    <w:rsid w:val="0050273D"/>
    <w:rsid w:val="00502CDB"/>
    <w:rsid w:val="00502F53"/>
    <w:rsid w:val="00503F5E"/>
    <w:rsid w:val="005045E3"/>
    <w:rsid w:val="00504EB5"/>
    <w:rsid w:val="00505F31"/>
    <w:rsid w:val="00506309"/>
    <w:rsid w:val="00506B33"/>
    <w:rsid w:val="00506CB5"/>
    <w:rsid w:val="00506D66"/>
    <w:rsid w:val="005074C1"/>
    <w:rsid w:val="00507814"/>
    <w:rsid w:val="00507D4A"/>
    <w:rsid w:val="005112FF"/>
    <w:rsid w:val="00512C95"/>
    <w:rsid w:val="0051358B"/>
    <w:rsid w:val="0051455F"/>
    <w:rsid w:val="005146E0"/>
    <w:rsid w:val="00515F6C"/>
    <w:rsid w:val="0051610C"/>
    <w:rsid w:val="00516C43"/>
    <w:rsid w:val="00517ACA"/>
    <w:rsid w:val="00517BF6"/>
    <w:rsid w:val="00520FB2"/>
    <w:rsid w:val="0052139A"/>
    <w:rsid w:val="005214DD"/>
    <w:rsid w:val="00523548"/>
    <w:rsid w:val="00526190"/>
    <w:rsid w:val="0052668A"/>
    <w:rsid w:val="00526A33"/>
    <w:rsid w:val="00526ADA"/>
    <w:rsid w:val="005271B7"/>
    <w:rsid w:val="00530C80"/>
    <w:rsid w:val="00531907"/>
    <w:rsid w:val="00531914"/>
    <w:rsid w:val="00531DEB"/>
    <w:rsid w:val="005324DA"/>
    <w:rsid w:val="00532779"/>
    <w:rsid w:val="00532C97"/>
    <w:rsid w:val="00533EA9"/>
    <w:rsid w:val="00534195"/>
    <w:rsid w:val="00535AE2"/>
    <w:rsid w:val="00535AF6"/>
    <w:rsid w:val="00535F6A"/>
    <w:rsid w:val="00536001"/>
    <w:rsid w:val="00536362"/>
    <w:rsid w:val="005407A8"/>
    <w:rsid w:val="005414DD"/>
    <w:rsid w:val="00542185"/>
    <w:rsid w:val="00542958"/>
    <w:rsid w:val="00542FDB"/>
    <w:rsid w:val="00543470"/>
    <w:rsid w:val="00543A73"/>
    <w:rsid w:val="00543AB0"/>
    <w:rsid w:val="0054422F"/>
    <w:rsid w:val="0054489C"/>
    <w:rsid w:val="00544CB0"/>
    <w:rsid w:val="00544FDF"/>
    <w:rsid w:val="00550004"/>
    <w:rsid w:val="00551806"/>
    <w:rsid w:val="005537C5"/>
    <w:rsid w:val="00554CD9"/>
    <w:rsid w:val="00556EBD"/>
    <w:rsid w:val="00556F96"/>
    <w:rsid w:val="00557703"/>
    <w:rsid w:val="0055D58C"/>
    <w:rsid w:val="005612F6"/>
    <w:rsid w:val="00562EFC"/>
    <w:rsid w:val="00563EA6"/>
    <w:rsid w:val="00564EB3"/>
    <w:rsid w:val="0056590E"/>
    <w:rsid w:val="00566CF3"/>
    <w:rsid w:val="00570772"/>
    <w:rsid w:val="00570D18"/>
    <w:rsid w:val="00570E89"/>
    <w:rsid w:val="0057113A"/>
    <w:rsid w:val="00571E1D"/>
    <w:rsid w:val="0057304B"/>
    <w:rsid w:val="005730A2"/>
    <w:rsid w:val="00573280"/>
    <w:rsid w:val="00575413"/>
    <w:rsid w:val="00575817"/>
    <w:rsid w:val="0057598D"/>
    <w:rsid w:val="00575B0D"/>
    <w:rsid w:val="0057705B"/>
    <w:rsid w:val="005775AC"/>
    <w:rsid w:val="00577625"/>
    <w:rsid w:val="00581862"/>
    <w:rsid w:val="005825CB"/>
    <w:rsid w:val="00582942"/>
    <w:rsid w:val="00582C13"/>
    <w:rsid w:val="00583F9A"/>
    <w:rsid w:val="00584462"/>
    <w:rsid w:val="00584E26"/>
    <w:rsid w:val="005861E2"/>
    <w:rsid w:val="00587CEA"/>
    <w:rsid w:val="00590BBC"/>
    <w:rsid w:val="00590E08"/>
    <w:rsid w:val="005915E2"/>
    <w:rsid w:val="005A0DBC"/>
    <w:rsid w:val="005A1BC3"/>
    <w:rsid w:val="005A3224"/>
    <w:rsid w:val="005A347F"/>
    <w:rsid w:val="005A3AC1"/>
    <w:rsid w:val="005A4DE5"/>
    <w:rsid w:val="005A5739"/>
    <w:rsid w:val="005A659C"/>
    <w:rsid w:val="005A6DD7"/>
    <w:rsid w:val="005AD975"/>
    <w:rsid w:val="005B091A"/>
    <w:rsid w:val="005B112E"/>
    <w:rsid w:val="005B1347"/>
    <w:rsid w:val="005B1BDF"/>
    <w:rsid w:val="005B259D"/>
    <w:rsid w:val="005B3D91"/>
    <w:rsid w:val="005B4050"/>
    <w:rsid w:val="005B5FD1"/>
    <w:rsid w:val="005B6194"/>
    <w:rsid w:val="005B69BF"/>
    <w:rsid w:val="005C2690"/>
    <w:rsid w:val="005C2F26"/>
    <w:rsid w:val="005C2F73"/>
    <w:rsid w:val="005C2FF0"/>
    <w:rsid w:val="005C3530"/>
    <w:rsid w:val="005C4213"/>
    <w:rsid w:val="005C4324"/>
    <w:rsid w:val="005C521F"/>
    <w:rsid w:val="005C5606"/>
    <w:rsid w:val="005C59BF"/>
    <w:rsid w:val="005D001D"/>
    <w:rsid w:val="005D0444"/>
    <w:rsid w:val="005D04A2"/>
    <w:rsid w:val="005D3355"/>
    <w:rsid w:val="005D3521"/>
    <w:rsid w:val="005D36D5"/>
    <w:rsid w:val="005D41D8"/>
    <w:rsid w:val="005D469B"/>
    <w:rsid w:val="005D4A25"/>
    <w:rsid w:val="005D529E"/>
    <w:rsid w:val="005D5477"/>
    <w:rsid w:val="005D572D"/>
    <w:rsid w:val="005D6870"/>
    <w:rsid w:val="005D6C58"/>
    <w:rsid w:val="005D7D76"/>
    <w:rsid w:val="005E1B11"/>
    <w:rsid w:val="005E2C6E"/>
    <w:rsid w:val="005E40A0"/>
    <w:rsid w:val="005E56DE"/>
    <w:rsid w:val="005E609F"/>
    <w:rsid w:val="005E6323"/>
    <w:rsid w:val="005E7A1A"/>
    <w:rsid w:val="005F0F94"/>
    <w:rsid w:val="005F1ACE"/>
    <w:rsid w:val="005F1E42"/>
    <w:rsid w:val="005F226C"/>
    <w:rsid w:val="005F279C"/>
    <w:rsid w:val="005F28C9"/>
    <w:rsid w:val="005F2A1C"/>
    <w:rsid w:val="005F339A"/>
    <w:rsid w:val="005F54CC"/>
    <w:rsid w:val="005F5A32"/>
    <w:rsid w:val="005F5EFF"/>
    <w:rsid w:val="005F7D5B"/>
    <w:rsid w:val="00600CC6"/>
    <w:rsid w:val="006017F5"/>
    <w:rsid w:val="00601A13"/>
    <w:rsid w:val="006026D0"/>
    <w:rsid w:val="00602E4F"/>
    <w:rsid w:val="00604653"/>
    <w:rsid w:val="0060496E"/>
    <w:rsid w:val="00604BBE"/>
    <w:rsid w:val="006077DE"/>
    <w:rsid w:val="00607814"/>
    <w:rsid w:val="0061258E"/>
    <w:rsid w:val="006125CB"/>
    <w:rsid w:val="006126D9"/>
    <w:rsid w:val="006133B2"/>
    <w:rsid w:val="00613787"/>
    <w:rsid w:val="00615F0D"/>
    <w:rsid w:val="0062048C"/>
    <w:rsid w:val="00620962"/>
    <w:rsid w:val="00622CE0"/>
    <w:rsid w:val="00622EED"/>
    <w:rsid w:val="00623136"/>
    <w:rsid w:val="00623FF3"/>
    <w:rsid w:val="00624B80"/>
    <w:rsid w:val="00624D71"/>
    <w:rsid w:val="0062509E"/>
    <w:rsid w:val="00625127"/>
    <w:rsid w:val="0062562B"/>
    <w:rsid w:val="00625BC2"/>
    <w:rsid w:val="00625F0D"/>
    <w:rsid w:val="00626A2F"/>
    <w:rsid w:val="00626F3F"/>
    <w:rsid w:val="00627081"/>
    <w:rsid w:val="00627A69"/>
    <w:rsid w:val="00631637"/>
    <w:rsid w:val="006360AF"/>
    <w:rsid w:val="00637EC4"/>
    <w:rsid w:val="006422DE"/>
    <w:rsid w:val="00642DAC"/>
    <w:rsid w:val="0064309E"/>
    <w:rsid w:val="006453D6"/>
    <w:rsid w:val="006458AD"/>
    <w:rsid w:val="00645C25"/>
    <w:rsid w:val="00645D87"/>
    <w:rsid w:val="006461C2"/>
    <w:rsid w:val="006472A4"/>
    <w:rsid w:val="006507E9"/>
    <w:rsid w:val="006512C0"/>
    <w:rsid w:val="00651C19"/>
    <w:rsid w:val="00652C8F"/>
    <w:rsid w:val="006535C6"/>
    <w:rsid w:val="006538D8"/>
    <w:rsid w:val="006547A9"/>
    <w:rsid w:val="006548A8"/>
    <w:rsid w:val="00654D0C"/>
    <w:rsid w:val="00655B54"/>
    <w:rsid w:val="00656909"/>
    <w:rsid w:val="00656EBF"/>
    <w:rsid w:val="00657C56"/>
    <w:rsid w:val="00660497"/>
    <w:rsid w:val="00661545"/>
    <w:rsid w:val="00663C92"/>
    <w:rsid w:val="00666D26"/>
    <w:rsid w:val="0066740F"/>
    <w:rsid w:val="00667C87"/>
    <w:rsid w:val="00667E87"/>
    <w:rsid w:val="006700D6"/>
    <w:rsid w:val="0067110F"/>
    <w:rsid w:val="00672A9F"/>
    <w:rsid w:val="00673622"/>
    <w:rsid w:val="00673955"/>
    <w:rsid w:val="00673B00"/>
    <w:rsid w:val="00673E1B"/>
    <w:rsid w:val="006754FB"/>
    <w:rsid w:val="006779C9"/>
    <w:rsid w:val="00677EC6"/>
    <w:rsid w:val="006801D7"/>
    <w:rsid w:val="006803FD"/>
    <w:rsid w:val="006809B8"/>
    <w:rsid w:val="006809DE"/>
    <w:rsid w:val="00680B31"/>
    <w:rsid w:val="00680C22"/>
    <w:rsid w:val="00680EB5"/>
    <w:rsid w:val="006819B8"/>
    <w:rsid w:val="00681D96"/>
    <w:rsid w:val="00681E0B"/>
    <w:rsid w:val="0068231A"/>
    <w:rsid w:val="00682550"/>
    <w:rsid w:val="0068348D"/>
    <w:rsid w:val="0068387F"/>
    <w:rsid w:val="00684220"/>
    <w:rsid w:val="006849DA"/>
    <w:rsid w:val="006851DF"/>
    <w:rsid w:val="00685AC1"/>
    <w:rsid w:val="00685B1A"/>
    <w:rsid w:val="00686E42"/>
    <w:rsid w:val="00686E59"/>
    <w:rsid w:val="00687B36"/>
    <w:rsid w:val="00690689"/>
    <w:rsid w:val="00692280"/>
    <w:rsid w:val="0069246D"/>
    <w:rsid w:val="00693367"/>
    <w:rsid w:val="006942C0"/>
    <w:rsid w:val="006948DF"/>
    <w:rsid w:val="00695668"/>
    <w:rsid w:val="00695AEE"/>
    <w:rsid w:val="006965CC"/>
    <w:rsid w:val="0069778B"/>
    <w:rsid w:val="00697891"/>
    <w:rsid w:val="006A07E6"/>
    <w:rsid w:val="006A0A8F"/>
    <w:rsid w:val="006A16E3"/>
    <w:rsid w:val="006A1D37"/>
    <w:rsid w:val="006A290E"/>
    <w:rsid w:val="006A29E4"/>
    <w:rsid w:val="006A361D"/>
    <w:rsid w:val="006A576A"/>
    <w:rsid w:val="006A6000"/>
    <w:rsid w:val="006A664A"/>
    <w:rsid w:val="006B11E7"/>
    <w:rsid w:val="006B1AFE"/>
    <w:rsid w:val="006B1F05"/>
    <w:rsid w:val="006B4507"/>
    <w:rsid w:val="006B6981"/>
    <w:rsid w:val="006B7E52"/>
    <w:rsid w:val="006BC8B3"/>
    <w:rsid w:val="006C0387"/>
    <w:rsid w:val="006C09AA"/>
    <w:rsid w:val="006C2221"/>
    <w:rsid w:val="006C3E94"/>
    <w:rsid w:val="006C4322"/>
    <w:rsid w:val="006C44FE"/>
    <w:rsid w:val="006C4C91"/>
    <w:rsid w:val="006C554D"/>
    <w:rsid w:val="006C5FE2"/>
    <w:rsid w:val="006C642F"/>
    <w:rsid w:val="006C64F8"/>
    <w:rsid w:val="006C6C29"/>
    <w:rsid w:val="006C7B96"/>
    <w:rsid w:val="006D0560"/>
    <w:rsid w:val="006D0738"/>
    <w:rsid w:val="006D1010"/>
    <w:rsid w:val="006D27E8"/>
    <w:rsid w:val="006D284B"/>
    <w:rsid w:val="006D38BE"/>
    <w:rsid w:val="006D39F4"/>
    <w:rsid w:val="006D465C"/>
    <w:rsid w:val="006D4C12"/>
    <w:rsid w:val="006D6763"/>
    <w:rsid w:val="006D6A09"/>
    <w:rsid w:val="006D733D"/>
    <w:rsid w:val="006D7551"/>
    <w:rsid w:val="006E0230"/>
    <w:rsid w:val="006E05B4"/>
    <w:rsid w:val="006E1442"/>
    <w:rsid w:val="006E2499"/>
    <w:rsid w:val="006E4295"/>
    <w:rsid w:val="006E67CC"/>
    <w:rsid w:val="006E7F02"/>
    <w:rsid w:val="006F0529"/>
    <w:rsid w:val="006F13F9"/>
    <w:rsid w:val="006F204D"/>
    <w:rsid w:val="006F219E"/>
    <w:rsid w:val="006F33F6"/>
    <w:rsid w:val="006F3BE3"/>
    <w:rsid w:val="006F431A"/>
    <w:rsid w:val="006F44C9"/>
    <w:rsid w:val="006F4CE4"/>
    <w:rsid w:val="006F6780"/>
    <w:rsid w:val="006F6E72"/>
    <w:rsid w:val="006F6EC3"/>
    <w:rsid w:val="00700115"/>
    <w:rsid w:val="00700147"/>
    <w:rsid w:val="007007CA"/>
    <w:rsid w:val="00701D7F"/>
    <w:rsid w:val="007024B1"/>
    <w:rsid w:val="00704A3D"/>
    <w:rsid w:val="00704FA6"/>
    <w:rsid w:val="00705BD1"/>
    <w:rsid w:val="00705C0B"/>
    <w:rsid w:val="007060E2"/>
    <w:rsid w:val="007061F5"/>
    <w:rsid w:val="00706726"/>
    <w:rsid w:val="00706E40"/>
    <w:rsid w:val="00707DB7"/>
    <w:rsid w:val="0070F172"/>
    <w:rsid w:val="007107DB"/>
    <w:rsid w:val="00710D83"/>
    <w:rsid w:val="00711304"/>
    <w:rsid w:val="0071132F"/>
    <w:rsid w:val="007136E6"/>
    <w:rsid w:val="00713FA5"/>
    <w:rsid w:val="00714CDC"/>
    <w:rsid w:val="00715228"/>
    <w:rsid w:val="00715261"/>
    <w:rsid w:val="00715767"/>
    <w:rsid w:val="0071C97E"/>
    <w:rsid w:val="00720513"/>
    <w:rsid w:val="00720E96"/>
    <w:rsid w:val="0072268E"/>
    <w:rsid w:val="00723565"/>
    <w:rsid w:val="00724EEC"/>
    <w:rsid w:val="007254F5"/>
    <w:rsid w:val="00725AD6"/>
    <w:rsid w:val="007265A0"/>
    <w:rsid w:val="007275D1"/>
    <w:rsid w:val="007278F2"/>
    <w:rsid w:val="007300B2"/>
    <w:rsid w:val="00731710"/>
    <w:rsid w:val="00732F5B"/>
    <w:rsid w:val="00733949"/>
    <w:rsid w:val="00735A92"/>
    <w:rsid w:val="00736849"/>
    <w:rsid w:val="00737531"/>
    <w:rsid w:val="00737B5C"/>
    <w:rsid w:val="00737ED3"/>
    <w:rsid w:val="00740877"/>
    <w:rsid w:val="00742367"/>
    <w:rsid w:val="00742CF0"/>
    <w:rsid w:val="00742E3C"/>
    <w:rsid w:val="00742FF0"/>
    <w:rsid w:val="00743A08"/>
    <w:rsid w:val="00743CB3"/>
    <w:rsid w:val="007446EA"/>
    <w:rsid w:val="007447CB"/>
    <w:rsid w:val="00745E76"/>
    <w:rsid w:val="00745FCA"/>
    <w:rsid w:val="00746072"/>
    <w:rsid w:val="00746769"/>
    <w:rsid w:val="0074695D"/>
    <w:rsid w:val="00746EBB"/>
    <w:rsid w:val="00747702"/>
    <w:rsid w:val="0074785E"/>
    <w:rsid w:val="007509BF"/>
    <w:rsid w:val="00750A31"/>
    <w:rsid w:val="007513E6"/>
    <w:rsid w:val="007517B4"/>
    <w:rsid w:val="00751D8A"/>
    <w:rsid w:val="00752C5E"/>
    <w:rsid w:val="0075367E"/>
    <w:rsid w:val="00754666"/>
    <w:rsid w:val="00754BC3"/>
    <w:rsid w:val="007553F3"/>
    <w:rsid w:val="0075555A"/>
    <w:rsid w:val="00756BB9"/>
    <w:rsid w:val="00756D68"/>
    <w:rsid w:val="0076062C"/>
    <w:rsid w:val="00760B16"/>
    <w:rsid w:val="00761433"/>
    <w:rsid w:val="00763C2A"/>
    <w:rsid w:val="00763F9F"/>
    <w:rsid w:val="0076519B"/>
    <w:rsid w:val="007655C1"/>
    <w:rsid w:val="007673C6"/>
    <w:rsid w:val="00770A65"/>
    <w:rsid w:val="0077197A"/>
    <w:rsid w:val="00771D8A"/>
    <w:rsid w:val="00772DA1"/>
    <w:rsid w:val="00772DB4"/>
    <w:rsid w:val="007742A3"/>
    <w:rsid w:val="00774753"/>
    <w:rsid w:val="00775503"/>
    <w:rsid w:val="007756EF"/>
    <w:rsid w:val="00777BF7"/>
    <w:rsid w:val="00780CC6"/>
    <w:rsid w:val="00781563"/>
    <w:rsid w:val="007825E6"/>
    <w:rsid w:val="0078399B"/>
    <w:rsid w:val="00784E59"/>
    <w:rsid w:val="00784FBE"/>
    <w:rsid w:val="00784FF1"/>
    <w:rsid w:val="00785A4D"/>
    <w:rsid w:val="00785D5D"/>
    <w:rsid w:val="007875AD"/>
    <w:rsid w:val="007878BC"/>
    <w:rsid w:val="007879B5"/>
    <w:rsid w:val="00787A92"/>
    <w:rsid w:val="00787F1B"/>
    <w:rsid w:val="0079044F"/>
    <w:rsid w:val="00792707"/>
    <w:rsid w:val="00792A92"/>
    <w:rsid w:val="0079329D"/>
    <w:rsid w:val="007942EB"/>
    <w:rsid w:val="00794367"/>
    <w:rsid w:val="00797203"/>
    <w:rsid w:val="0079730F"/>
    <w:rsid w:val="007A057C"/>
    <w:rsid w:val="007A05A7"/>
    <w:rsid w:val="007A3C5F"/>
    <w:rsid w:val="007A4646"/>
    <w:rsid w:val="007A5635"/>
    <w:rsid w:val="007A6238"/>
    <w:rsid w:val="007B23E0"/>
    <w:rsid w:val="007B2E10"/>
    <w:rsid w:val="007B2F31"/>
    <w:rsid w:val="007B3083"/>
    <w:rsid w:val="007B3402"/>
    <w:rsid w:val="007B3E0D"/>
    <w:rsid w:val="007B54BD"/>
    <w:rsid w:val="007B661D"/>
    <w:rsid w:val="007B6B95"/>
    <w:rsid w:val="007BE2F0"/>
    <w:rsid w:val="007C084E"/>
    <w:rsid w:val="007C0904"/>
    <w:rsid w:val="007C0F0E"/>
    <w:rsid w:val="007C1CF8"/>
    <w:rsid w:val="007C28B7"/>
    <w:rsid w:val="007C3FA5"/>
    <w:rsid w:val="007C4903"/>
    <w:rsid w:val="007C5087"/>
    <w:rsid w:val="007C5428"/>
    <w:rsid w:val="007C6448"/>
    <w:rsid w:val="007C6CF6"/>
    <w:rsid w:val="007C7F6F"/>
    <w:rsid w:val="007D0FB8"/>
    <w:rsid w:val="007D189F"/>
    <w:rsid w:val="007D3A16"/>
    <w:rsid w:val="007D41B8"/>
    <w:rsid w:val="007D4601"/>
    <w:rsid w:val="007D4941"/>
    <w:rsid w:val="007D5B82"/>
    <w:rsid w:val="007D5C27"/>
    <w:rsid w:val="007D612E"/>
    <w:rsid w:val="007D63B8"/>
    <w:rsid w:val="007D69A7"/>
    <w:rsid w:val="007D6ACB"/>
    <w:rsid w:val="007D7F63"/>
    <w:rsid w:val="007E1AAD"/>
    <w:rsid w:val="007E4D52"/>
    <w:rsid w:val="007E5244"/>
    <w:rsid w:val="007E5330"/>
    <w:rsid w:val="007E5A57"/>
    <w:rsid w:val="007E65E4"/>
    <w:rsid w:val="007E76AC"/>
    <w:rsid w:val="007E7E6D"/>
    <w:rsid w:val="007F0081"/>
    <w:rsid w:val="007F0201"/>
    <w:rsid w:val="007F057F"/>
    <w:rsid w:val="007F19BE"/>
    <w:rsid w:val="007F3587"/>
    <w:rsid w:val="007F3792"/>
    <w:rsid w:val="007F4BD3"/>
    <w:rsid w:val="007F5192"/>
    <w:rsid w:val="007F5386"/>
    <w:rsid w:val="007F588A"/>
    <w:rsid w:val="007F5A61"/>
    <w:rsid w:val="007F5D86"/>
    <w:rsid w:val="007F72AE"/>
    <w:rsid w:val="007F7F24"/>
    <w:rsid w:val="007F7FB5"/>
    <w:rsid w:val="00800B1B"/>
    <w:rsid w:val="008026BC"/>
    <w:rsid w:val="00802D9E"/>
    <w:rsid w:val="008033F9"/>
    <w:rsid w:val="00803E49"/>
    <w:rsid w:val="00803FBA"/>
    <w:rsid w:val="0080410D"/>
    <w:rsid w:val="00807ED0"/>
    <w:rsid w:val="00808B70"/>
    <w:rsid w:val="00810DE1"/>
    <w:rsid w:val="00810DE5"/>
    <w:rsid w:val="00811483"/>
    <w:rsid w:val="0081225B"/>
    <w:rsid w:val="0081318F"/>
    <w:rsid w:val="00814B86"/>
    <w:rsid w:val="008155A5"/>
    <w:rsid w:val="008171EB"/>
    <w:rsid w:val="00820FC8"/>
    <w:rsid w:val="008217D8"/>
    <w:rsid w:val="00822638"/>
    <w:rsid w:val="008242ED"/>
    <w:rsid w:val="00824824"/>
    <w:rsid w:val="00824997"/>
    <w:rsid w:val="00826ED5"/>
    <w:rsid w:val="008271F0"/>
    <w:rsid w:val="008278CE"/>
    <w:rsid w:val="008279E9"/>
    <w:rsid w:val="0082E9B4"/>
    <w:rsid w:val="0082F3BC"/>
    <w:rsid w:val="0082FFF9"/>
    <w:rsid w:val="0083002D"/>
    <w:rsid w:val="00830396"/>
    <w:rsid w:val="008304BD"/>
    <w:rsid w:val="00830651"/>
    <w:rsid w:val="00830978"/>
    <w:rsid w:val="0083164A"/>
    <w:rsid w:val="0083361E"/>
    <w:rsid w:val="00834ED1"/>
    <w:rsid w:val="008352F8"/>
    <w:rsid w:val="00835B5C"/>
    <w:rsid w:val="008377D4"/>
    <w:rsid w:val="008406A6"/>
    <w:rsid w:val="008411B8"/>
    <w:rsid w:val="00841C26"/>
    <w:rsid w:val="0084304B"/>
    <w:rsid w:val="008455CE"/>
    <w:rsid w:val="00845C3F"/>
    <w:rsid w:val="008476BA"/>
    <w:rsid w:val="00847DC6"/>
    <w:rsid w:val="0085070D"/>
    <w:rsid w:val="00851A7A"/>
    <w:rsid w:val="008543E8"/>
    <w:rsid w:val="00854BB9"/>
    <w:rsid w:val="00855D06"/>
    <w:rsid w:val="00856B86"/>
    <w:rsid w:val="008575C6"/>
    <w:rsid w:val="00857867"/>
    <w:rsid w:val="00857AAC"/>
    <w:rsid w:val="00861D2D"/>
    <w:rsid w:val="008639ED"/>
    <w:rsid w:val="00863FFD"/>
    <w:rsid w:val="00865A5D"/>
    <w:rsid w:val="00865CD0"/>
    <w:rsid w:val="0086778D"/>
    <w:rsid w:val="00867C1A"/>
    <w:rsid w:val="00871935"/>
    <w:rsid w:val="008736C3"/>
    <w:rsid w:val="00873BAE"/>
    <w:rsid w:val="00875D40"/>
    <w:rsid w:val="008764E7"/>
    <w:rsid w:val="00876901"/>
    <w:rsid w:val="00876D95"/>
    <w:rsid w:val="0087707F"/>
    <w:rsid w:val="00877251"/>
    <w:rsid w:val="00877390"/>
    <w:rsid w:val="0088028F"/>
    <w:rsid w:val="00880617"/>
    <w:rsid w:val="00880B0B"/>
    <w:rsid w:val="00881976"/>
    <w:rsid w:val="00881A29"/>
    <w:rsid w:val="0088304E"/>
    <w:rsid w:val="008861B5"/>
    <w:rsid w:val="008865AC"/>
    <w:rsid w:val="00886B0F"/>
    <w:rsid w:val="00886BFC"/>
    <w:rsid w:val="00886FA4"/>
    <w:rsid w:val="00887CFF"/>
    <w:rsid w:val="008900A6"/>
    <w:rsid w:val="00893248"/>
    <w:rsid w:val="00893254"/>
    <w:rsid w:val="00895248"/>
    <w:rsid w:val="00896889"/>
    <w:rsid w:val="008968D4"/>
    <w:rsid w:val="00897865"/>
    <w:rsid w:val="008A099B"/>
    <w:rsid w:val="008A1E68"/>
    <w:rsid w:val="008A2B4E"/>
    <w:rsid w:val="008A2F0F"/>
    <w:rsid w:val="008A347D"/>
    <w:rsid w:val="008A3E98"/>
    <w:rsid w:val="008A6315"/>
    <w:rsid w:val="008A7BB9"/>
    <w:rsid w:val="008B06C2"/>
    <w:rsid w:val="008B0981"/>
    <w:rsid w:val="008B1439"/>
    <w:rsid w:val="008B1444"/>
    <w:rsid w:val="008B23CC"/>
    <w:rsid w:val="008B4078"/>
    <w:rsid w:val="008B42C2"/>
    <w:rsid w:val="008B4830"/>
    <w:rsid w:val="008B4DCD"/>
    <w:rsid w:val="008B5261"/>
    <w:rsid w:val="008B5EA3"/>
    <w:rsid w:val="008B5EEF"/>
    <w:rsid w:val="008B6478"/>
    <w:rsid w:val="008C03A7"/>
    <w:rsid w:val="008C1890"/>
    <w:rsid w:val="008C2028"/>
    <w:rsid w:val="008C241C"/>
    <w:rsid w:val="008C33A6"/>
    <w:rsid w:val="008C3D4A"/>
    <w:rsid w:val="008C420F"/>
    <w:rsid w:val="008C5A49"/>
    <w:rsid w:val="008C61E1"/>
    <w:rsid w:val="008C6FAE"/>
    <w:rsid w:val="008D0483"/>
    <w:rsid w:val="008D06B6"/>
    <w:rsid w:val="008D19C2"/>
    <w:rsid w:val="008D4F86"/>
    <w:rsid w:val="008D53BA"/>
    <w:rsid w:val="008D6A34"/>
    <w:rsid w:val="008D6E5C"/>
    <w:rsid w:val="008D6F13"/>
    <w:rsid w:val="008D7FA3"/>
    <w:rsid w:val="008E0145"/>
    <w:rsid w:val="008E0EF8"/>
    <w:rsid w:val="008E18F7"/>
    <w:rsid w:val="008E24B0"/>
    <w:rsid w:val="008E2D5F"/>
    <w:rsid w:val="008E3EB3"/>
    <w:rsid w:val="008E468C"/>
    <w:rsid w:val="008E4E2B"/>
    <w:rsid w:val="008E56FA"/>
    <w:rsid w:val="008E5B40"/>
    <w:rsid w:val="008E6D77"/>
    <w:rsid w:val="008E7345"/>
    <w:rsid w:val="008F0003"/>
    <w:rsid w:val="008F0F8C"/>
    <w:rsid w:val="008F13BA"/>
    <w:rsid w:val="008F1621"/>
    <w:rsid w:val="008F1671"/>
    <w:rsid w:val="008F210A"/>
    <w:rsid w:val="008F3178"/>
    <w:rsid w:val="008F4177"/>
    <w:rsid w:val="008F4B6E"/>
    <w:rsid w:val="008F4DEF"/>
    <w:rsid w:val="008F5998"/>
    <w:rsid w:val="008F5BFC"/>
    <w:rsid w:val="00903DFC"/>
    <w:rsid w:val="00904014"/>
    <w:rsid w:val="009045BA"/>
    <w:rsid w:val="00904C56"/>
    <w:rsid w:val="00906EA5"/>
    <w:rsid w:val="0091127C"/>
    <w:rsid w:val="0091136F"/>
    <w:rsid w:val="00913C80"/>
    <w:rsid w:val="00913E6F"/>
    <w:rsid w:val="00914939"/>
    <w:rsid w:val="00914F9F"/>
    <w:rsid w:val="00916B8A"/>
    <w:rsid w:val="00916D2C"/>
    <w:rsid w:val="009174D3"/>
    <w:rsid w:val="00920C23"/>
    <w:rsid w:val="00920FE5"/>
    <w:rsid w:val="00921D94"/>
    <w:rsid w:val="00921EE3"/>
    <w:rsid w:val="00922A00"/>
    <w:rsid w:val="009246A7"/>
    <w:rsid w:val="0092525B"/>
    <w:rsid w:val="009252A7"/>
    <w:rsid w:val="00926271"/>
    <w:rsid w:val="00926655"/>
    <w:rsid w:val="00926865"/>
    <w:rsid w:val="00926B80"/>
    <w:rsid w:val="00926CE0"/>
    <w:rsid w:val="00926E89"/>
    <w:rsid w:val="0092766E"/>
    <w:rsid w:val="00930033"/>
    <w:rsid w:val="009314D3"/>
    <w:rsid w:val="0093162C"/>
    <w:rsid w:val="009326F6"/>
    <w:rsid w:val="00932D7F"/>
    <w:rsid w:val="0093470B"/>
    <w:rsid w:val="00934809"/>
    <w:rsid w:val="00934BD0"/>
    <w:rsid w:val="00936BC3"/>
    <w:rsid w:val="0093762B"/>
    <w:rsid w:val="0093785E"/>
    <w:rsid w:val="009403CD"/>
    <w:rsid w:val="00940804"/>
    <w:rsid w:val="0094160E"/>
    <w:rsid w:val="00941A51"/>
    <w:rsid w:val="00941EBC"/>
    <w:rsid w:val="00942980"/>
    <w:rsid w:val="009439E9"/>
    <w:rsid w:val="00943A41"/>
    <w:rsid w:val="00943A44"/>
    <w:rsid w:val="00943AE4"/>
    <w:rsid w:val="00944CA4"/>
    <w:rsid w:val="00946B70"/>
    <w:rsid w:val="009476E2"/>
    <w:rsid w:val="00947D45"/>
    <w:rsid w:val="00947D55"/>
    <w:rsid w:val="0094EFF6"/>
    <w:rsid w:val="009501F7"/>
    <w:rsid w:val="009508A4"/>
    <w:rsid w:val="009513C6"/>
    <w:rsid w:val="00951CC0"/>
    <w:rsid w:val="009520E2"/>
    <w:rsid w:val="0095367C"/>
    <w:rsid w:val="00954443"/>
    <w:rsid w:val="00955E35"/>
    <w:rsid w:val="00955F7B"/>
    <w:rsid w:val="009568BF"/>
    <w:rsid w:val="00960566"/>
    <w:rsid w:val="009624A5"/>
    <w:rsid w:val="00963391"/>
    <w:rsid w:val="00963CEA"/>
    <w:rsid w:val="00964DF5"/>
    <w:rsid w:val="00965CC1"/>
    <w:rsid w:val="00966157"/>
    <w:rsid w:val="00966BCF"/>
    <w:rsid w:val="009676D9"/>
    <w:rsid w:val="00971142"/>
    <w:rsid w:val="00971328"/>
    <w:rsid w:val="00971B23"/>
    <w:rsid w:val="00972A5C"/>
    <w:rsid w:val="009739B2"/>
    <w:rsid w:val="00973FF8"/>
    <w:rsid w:val="00974699"/>
    <w:rsid w:val="00974F0A"/>
    <w:rsid w:val="009763DA"/>
    <w:rsid w:val="0097665E"/>
    <w:rsid w:val="00977191"/>
    <w:rsid w:val="00977AF4"/>
    <w:rsid w:val="009810F0"/>
    <w:rsid w:val="0098217B"/>
    <w:rsid w:val="009822F0"/>
    <w:rsid w:val="009823FD"/>
    <w:rsid w:val="00982C25"/>
    <w:rsid w:val="00983562"/>
    <w:rsid w:val="009841C6"/>
    <w:rsid w:val="009846F6"/>
    <w:rsid w:val="00985655"/>
    <w:rsid w:val="00985FB6"/>
    <w:rsid w:val="00986782"/>
    <w:rsid w:val="00987702"/>
    <w:rsid w:val="0098771F"/>
    <w:rsid w:val="00990D39"/>
    <w:rsid w:val="00991330"/>
    <w:rsid w:val="00991B10"/>
    <w:rsid w:val="009931ED"/>
    <w:rsid w:val="00993658"/>
    <w:rsid w:val="00994B37"/>
    <w:rsid w:val="00994F01"/>
    <w:rsid w:val="00996F1E"/>
    <w:rsid w:val="00997291"/>
    <w:rsid w:val="009A02A4"/>
    <w:rsid w:val="009A1581"/>
    <w:rsid w:val="009A24CD"/>
    <w:rsid w:val="009A296D"/>
    <w:rsid w:val="009A2A19"/>
    <w:rsid w:val="009A3138"/>
    <w:rsid w:val="009A4AF2"/>
    <w:rsid w:val="009A5FFE"/>
    <w:rsid w:val="009A662E"/>
    <w:rsid w:val="009A7A8A"/>
    <w:rsid w:val="009B00AB"/>
    <w:rsid w:val="009B010D"/>
    <w:rsid w:val="009B0440"/>
    <w:rsid w:val="009B1DB7"/>
    <w:rsid w:val="009B1F4B"/>
    <w:rsid w:val="009B2325"/>
    <w:rsid w:val="009B5E0F"/>
    <w:rsid w:val="009B6348"/>
    <w:rsid w:val="009B6382"/>
    <w:rsid w:val="009B6599"/>
    <w:rsid w:val="009C025C"/>
    <w:rsid w:val="009C0465"/>
    <w:rsid w:val="009C1425"/>
    <w:rsid w:val="009C1D9A"/>
    <w:rsid w:val="009C1F29"/>
    <w:rsid w:val="009C5AFB"/>
    <w:rsid w:val="009C5EA5"/>
    <w:rsid w:val="009C6D7C"/>
    <w:rsid w:val="009C79A8"/>
    <w:rsid w:val="009C7E32"/>
    <w:rsid w:val="009D0A50"/>
    <w:rsid w:val="009D1469"/>
    <w:rsid w:val="009D23A8"/>
    <w:rsid w:val="009D39C3"/>
    <w:rsid w:val="009D4F75"/>
    <w:rsid w:val="009D5E5F"/>
    <w:rsid w:val="009D744C"/>
    <w:rsid w:val="009D7890"/>
    <w:rsid w:val="009E0E9A"/>
    <w:rsid w:val="009E160C"/>
    <w:rsid w:val="009E188C"/>
    <w:rsid w:val="009E233B"/>
    <w:rsid w:val="009E304A"/>
    <w:rsid w:val="009E3DE5"/>
    <w:rsid w:val="009E4611"/>
    <w:rsid w:val="009E5F70"/>
    <w:rsid w:val="009E622C"/>
    <w:rsid w:val="009E682C"/>
    <w:rsid w:val="009E6FF8"/>
    <w:rsid w:val="009E73E0"/>
    <w:rsid w:val="009E7411"/>
    <w:rsid w:val="009F05AC"/>
    <w:rsid w:val="009F0D74"/>
    <w:rsid w:val="009F1EAA"/>
    <w:rsid w:val="009F2250"/>
    <w:rsid w:val="009F23F5"/>
    <w:rsid w:val="009F25D7"/>
    <w:rsid w:val="009F30A5"/>
    <w:rsid w:val="009F344F"/>
    <w:rsid w:val="009F4622"/>
    <w:rsid w:val="009F487D"/>
    <w:rsid w:val="009F60E9"/>
    <w:rsid w:val="009F6C66"/>
    <w:rsid w:val="00A00E6F"/>
    <w:rsid w:val="00A013A1"/>
    <w:rsid w:val="00A0184C"/>
    <w:rsid w:val="00A019A1"/>
    <w:rsid w:val="00A01A79"/>
    <w:rsid w:val="00A024B4"/>
    <w:rsid w:val="00A02BDA"/>
    <w:rsid w:val="00A03A3C"/>
    <w:rsid w:val="00A041A9"/>
    <w:rsid w:val="00A0430A"/>
    <w:rsid w:val="00A04C8D"/>
    <w:rsid w:val="00A0554C"/>
    <w:rsid w:val="00A055F5"/>
    <w:rsid w:val="00A05A14"/>
    <w:rsid w:val="00A05DB3"/>
    <w:rsid w:val="00A063C1"/>
    <w:rsid w:val="00A069D2"/>
    <w:rsid w:val="00A10BFD"/>
    <w:rsid w:val="00A10D53"/>
    <w:rsid w:val="00A11546"/>
    <w:rsid w:val="00A116A2"/>
    <w:rsid w:val="00A13484"/>
    <w:rsid w:val="00A13D0D"/>
    <w:rsid w:val="00A14ED5"/>
    <w:rsid w:val="00A1568F"/>
    <w:rsid w:val="00A15EF2"/>
    <w:rsid w:val="00A16049"/>
    <w:rsid w:val="00A20A06"/>
    <w:rsid w:val="00A21205"/>
    <w:rsid w:val="00A21955"/>
    <w:rsid w:val="00A21BEB"/>
    <w:rsid w:val="00A2275E"/>
    <w:rsid w:val="00A23A97"/>
    <w:rsid w:val="00A248C8"/>
    <w:rsid w:val="00A249F1"/>
    <w:rsid w:val="00A25266"/>
    <w:rsid w:val="00A26BA9"/>
    <w:rsid w:val="00A31C40"/>
    <w:rsid w:val="00A33C98"/>
    <w:rsid w:val="00A36AFA"/>
    <w:rsid w:val="00A4203D"/>
    <w:rsid w:val="00A4235C"/>
    <w:rsid w:val="00A4246F"/>
    <w:rsid w:val="00A42B99"/>
    <w:rsid w:val="00A42DBA"/>
    <w:rsid w:val="00A43593"/>
    <w:rsid w:val="00A44AFB"/>
    <w:rsid w:val="00A45113"/>
    <w:rsid w:val="00A45E72"/>
    <w:rsid w:val="00A45F49"/>
    <w:rsid w:val="00A4604D"/>
    <w:rsid w:val="00A466B5"/>
    <w:rsid w:val="00A54C5D"/>
    <w:rsid w:val="00A54E23"/>
    <w:rsid w:val="00A56D15"/>
    <w:rsid w:val="00A56F6D"/>
    <w:rsid w:val="00A57B72"/>
    <w:rsid w:val="00A61406"/>
    <w:rsid w:val="00A619B0"/>
    <w:rsid w:val="00A61F24"/>
    <w:rsid w:val="00A61F4D"/>
    <w:rsid w:val="00A62982"/>
    <w:rsid w:val="00A63A91"/>
    <w:rsid w:val="00A6663E"/>
    <w:rsid w:val="00A66D96"/>
    <w:rsid w:val="00A67900"/>
    <w:rsid w:val="00A67C3A"/>
    <w:rsid w:val="00A6BABB"/>
    <w:rsid w:val="00A7004B"/>
    <w:rsid w:val="00A70447"/>
    <w:rsid w:val="00A70615"/>
    <w:rsid w:val="00A71C7B"/>
    <w:rsid w:val="00A722DB"/>
    <w:rsid w:val="00A72457"/>
    <w:rsid w:val="00A72A68"/>
    <w:rsid w:val="00A737FE"/>
    <w:rsid w:val="00A73996"/>
    <w:rsid w:val="00A73A9F"/>
    <w:rsid w:val="00A73C1A"/>
    <w:rsid w:val="00A744F6"/>
    <w:rsid w:val="00A7525A"/>
    <w:rsid w:val="00A75692"/>
    <w:rsid w:val="00A75B40"/>
    <w:rsid w:val="00A76339"/>
    <w:rsid w:val="00A7D336"/>
    <w:rsid w:val="00A812E1"/>
    <w:rsid w:val="00A8177E"/>
    <w:rsid w:val="00A82A07"/>
    <w:rsid w:val="00A82E26"/>
    <w:rsid w:val="00A83344"/>
    <w:rsid w:val="00A83EFD"/>
    <w:rsid w:val="00A8405B"/>
    <w:rsid w:val="00A84A43"/>
    <w:rsid w:val="00A864C1"/>
    <w:rsid w:val="00A8704B"/>
    <w:rsid w:val="00A870E4"/>
    <w:rsid w:val="00A87B43"/>
    <w:rsid w:val="00A8D53E"/>
    <w:rsid w:val="00A903FF"/>
    <w:rsid w:val="00A909B1"/>
    <w:rsid w:val="00A911FF"/>
    <w:rsid w:val="00A9167A"/>
    <w:rsid w:val="00A918CA"/>
    <w:rsid w:val="00A91B96"/>
    <w:rsid w:val="00A9241F"/>
    <w:rsid w:val="00A928F4"/>
    <w:rsid w:val="00A92BED"/>
    <w:rsid w:val="00A936C4"/>
    <w:rsid w:val="00A94095"/>
    <w:rsid w:val="00A942B7"/>
    <w:rsid w:val="00A94685"/>
    <w:rsid w:val="00A9551B"/>
    <w:rsid w:val="00A956A2"/>
    <w:rsid w:val="00A969C8"/>
    <w:rsid w:val="00A970AD"/>
    <w:rsid w:val="00A97400"/>
    <w:rsid w:val="00A97767"/>
    <w:rsid w:val="00AA0DED"/>
    <w:rsid w:val="00AA5307"/>
    <w:rsid w:val="00AA7333"/>
    <w:rsid w:val="00AA758D"/>
    <w:rsid w:val="00AA7606"/>
    <w:rsid w:val="00AA790A"/>
    <w:rsid w:val="00AA7AB3"/>
    <w:rsid w:val="00AA7AD0"/>
    <w:rsid w:val="00AA7B54"/>
    <w:rsid w:val="00AB0C7D"/>
    <w:rsid w:val="00AB222C"/>
    <w:rsid w:val="00AB2707"/>
    <w:rsid w:val="00AB3EDB"/>
    <w:rsid w:val="00AB46FF"/>
    <w:rsid w:val="00AB4CF2"/>
    <w:rsid w:val="00AB611F"/>
    <w:rsid w:val="00AB625B"/>
    <w:rsid w:val="00AB6AE4"/>
    <w:rsid w:val="00AC01C9"/>
    <w:rsid w:val="00AC1D15"/>
    <w:rsid w:val="00AC2B40"/>
    <w:rsid w:val="00AC355C"/>
    <w:rsid w:val="00AC374D"/>
    <w:rsid w:val="00AC3BEE"/>
    <w:rsid w:val="00AC3F67"/>
    <w:rsid w:val="00AC443F"/>
    <w:rsid w:val="00AC5A8B"/>
    <w:rsid w:val="00AC7F69"/>
    <w:rsid w:val="00AC7F7A"/>
    <w:rsid w:val="00AD29A4"/>
    <w:rsid w:val="00AD2B86"/>
    <w:rsid w:val="00AD34E3"/>
    <w:rsid w:val="00AD383F"/>
    <w:rsid w:val="00AD3ED2"/>
    <w:rsid w:val="00AD409B"/>
    <w:rsid w:val="00AD4B70"/>
    <w:rsid w:val="00AD4F75"/>
    <w:rsid w:val="00AD5AAE"/>
    <w:rsid w:val="00AD629F"/>
    <w:rsid w:val="00AD6513"/>
    <w:rsid w:val="00AD7035"/>
    <w:rsid w:val="00AE09CE"/>
    <w:rsid w:val="00AE0C9D"/>
    <w:rsid w:val="00AE0E08"/>
    <w:rsid w:val="00AE1C3A"/>
    <w:rsid w:val="00AE267E"/>
    <w:rsid w:val="00AE3456"/>
    <w:rsid w:val="00AE3FEE"/>
    <w:rsid w:val="00AE46CC"/>
    <w:rsid w:val="00AE4C93"/>
    <w:rsid w:val="00AE532C"/>
    <w:rsid w:val="00AE576B"/>
    <w:rsid w:val="00AE5C03"/>
    <w:rsid w:val="00AE5E25"/>
    <w:rsid w:val="00AE5F06"/>
    <w:rsid w:val="00AE648A"/>
    <w:rsid w:val="00AE6F3F"/>
    <w:rsid w:val="00AE7C85"/>
    <w:rsid w:val="00AF03C1"/>
    <w:rsid w:val="00AF080F"/>
    <w:rsid w:val="00AF082C"/>
    <w:rsid w:val="00AF1147"/>
    <w:rsid w:val="00AF1C7D"/>
    <w:rsid w:val="00AF1DA8"/>
    <w:rsid w:val="00AF1EB8"/>
    <w:rsid w:val="00AF3CE6"/>
    <w:rsid w:val="00AF4878"/>
    <w:rsid w:val="00AF4997"/>
    <w:rsid w:val="00AF5BED"/>
    <w:rsid w:val="00AF705A"/>
    <w:rsid w:val="00AF748E"/>
    <w:rsid w:val="00AF7B87"/>
    <w:rsid w:val="00AF7C30"/>
    <w:rsid w:val="00B0068F"/>
    <w:rsid w:val="00B02FC9"/>
    <w:rsid w:val="00B06134"/>
    <w:rsid w:val="00B06E30"/>
    <w:rsid w:val="00B07518"/>
    <w:rsid w:val="00B07D0C"/>
    <w:rsid w:val="00B103AF"/>
    <w:rsid w:val="00B104E6"/>
    <w:rsid w:val="00B11654"/>
    <w:rsid w:val="00B11C27"/>
    <w:rsid w:val="00B124F0"/>
    <w:rsid w:val="00B126B1"/>
    <w:rsid w:val="00B12718"/>
    <w:rsid w:val="00B13576"/>
    <w:rsid w:val="00B13F79"/>
    <w:rsid w:val="00B1409A"/>
    <w:rsid w:val="00B150D5"/>
    <w:rsid w:val="00B152B2"/>
    <w:rsid w:val="00B15600"/>
    <w:rsid w:val="00B16A6A"/>
    <w:rsid w:val="00B20AC1"/>
    <w:rsid w:val="00B213CB"/>
    <w:rsid w:val="00B2195C"/>
    <w:rsid w:val="00B21BD8"/>
    <w:rsid w:val="00B22476"/>
    <w:rsid w:val="00B22694"/>
    <w:rsid w:val="00B23797"/>
    <w:rsid w:val="00B24E69"/>
    <w:rsid w:val="00B2534A"/>
    <w:rsid w:val="00B2572B"/>
    <w:rsid w:val="00B25FC5"/>
    <w:rsid w:val="00B260C1"/>
    <w:rsid w:val="00B26683"/>
    <w:rsid w:val="00B26BFB"/>
    <w:rsid w:val="00B27198"/>
    <w:rsid w:val="00B3075A"/>
    <w:rsid w:val="00B310C2"/>
    <w:rsid w:val="00B3136B"/>
    <w:rsid w:val="00B3160E"/>
    <w:rsid w:val="00B317F4"/>
    <w:rsid w:val="00B33E7B"/>
    <w:rsid w:val="00B344DA"/>
    <w:rsid w:val="00B347E5"/>
    <w:rsid w:val="00B34A55"/>
    <w:rsid w:val="00B355B2"/>
    <w:rsid w:val="00B3631E"/>
    <w:rsid w:val="00B36673"/>
    <w:rsid w:val="00B36726"/>
    <w:rsid w:val="00B36B93"/>
    <w:rsid w:val="00B370A9"/>
    <w:rsid w:val="00B41159"/>
    <w:rsid w:val="00B41485"/>
    <w:rsid w:val="00B42F37"/>
    <w:rsid w:val="00B4494D"/>
    <w:rsid w:val="00B45756"/>
    <w:rsid w:val="00B4628C"/>
    <w:rsid w:val="00B46324"/>
    <w:rsid w:val="00B47558"/>
    <w:rsid w:val="00B478A3"/>
    <w:rsid w:val="00B479FA"/>
    <w:rsid w:val="00B500D0"/>
    <w:rsid w:val="00B501D9"/>
    <w:rsid w:val="00B5148B"/>
    <w:rsid w:val="00B516E2"/>
    <w:rsid w:val="00B52D75"/>
    <w:rsid w:val="00B53825"/>
    <w:rsid w:val="00B53D5A"/>
    <w:rsid w:val="00B5411D"/>
    <w:rsid w:val="00B54C67"/>
    <w:rsid w:val="00B54CE2"/>
    <w:rsid w:val="00B55399"/>
    <w:rsid w:val="00B55449"/>
    <w:rsid w:val="00B55B1D"/>
    <w:rsid w:val="00B55B7D"/>
    <w:rsid w:val="00B567C9"/>
    <w:rsid w:val="00B60893"/>
    <w:rsid w:val="00B60A13"/>
    <w:rsid w:val="00B6279B"/>
    <w:rsid w:val="00B63493"/>
    <w:rsid w:val="00B63F48"/>
    <w:rsid w:val="00B64255"/>
    <w:rsid w:val="00B644AD"/>
    <w:rsid w:val="00B64793"/>
    <w:rsid w:val="00B65A60"/>
    <w:rsid w:val="00B662A4"/>
    <w:rsid w:val="00B663ED"/>
    <w:rsid w:val="00B67988"/>
    <w:rsid w:val="00B7015F"/>
    <w:rsid w:val="00B70A04"/>
    <w:rsid w:val="00B70DBA"/>
    <w:rsid w:val="00B71349"/>
    <w:rsid w:val="00B717F5"/>
    <w:rsid w:val="00B71EB5"/>
    <w:rsid w:val="00B72300"/>
    <w:rsid w:val="00B72FDE"/>
    <w:rsid w:val="00B7492B"/>
    <w:rsid w:val="00B75178"/>
    <w:rsid w:val="00B755FF"/>
    <w:rsid w:val="00B768DF"/>
    <w:rsid w:val="00B76E37"/>
    <w:rsid w:val="00B7717F"/>
    <w:rsid w:val="00B77768"/>
    <w:rsid w:val="00B78E19"/>
    <w:rsid w:val="00B81079"/>
    <w:rsid w:val="00B8113F"/>
    <w:rsid w:val="00B8197F"/>
    <w:rsid w:val="00B82594"/>
    <w:rsid w:val="00B82756"/>
    <w:rsid w:val="00B82E82"/>
    <w:rsid w:val="00B8319F"/>
    <w:rsid w:val="00B835C4"/>
    <w:rsid w:val="00B8569B"/>
    <w:rsid w:val="00B85C56"/>
    <w:rsid w:val="00B864CC"/>
    <w:rsid w:val="00B874B1"/>
    <w:rsid w:val="00B90242"/>
    <w:rsid w:val="00B9262C"/>
    <w:rsid w:val="00B92647"/>
    <w:rsid w:val="00B93F63"/>
    <w:rsid w:val="00B940C0"/>
    <w:rsid w:val="00B94AE9"/>
    <w:rsid w:val="00B95857"/>
    <w:rsid w:val="00B96406"/>
    <w:rsid w:val="00B96868"/>
    <w:rsid w:val="00BA2950"/>
    <w:rsid w:val="00BA309D"/>
    <w:rsid w:val="00BA4880"/>
    <w:rsid w:val="00BA4A72"/>
    <w:rsid w:val="00BA561E"/>
    <w:rsid w:val="00BA5FBD"/>
    <w:rsid w:val="00BA6399"/>
    <w:rsid w:val="00BA65F8"/>
    <w:rsid w:val="00BA684F"/>
    <w:rsid w:val="00BA76C6"/>
    <w:rsid w:val="00BA7D0B"/>
    <w:rsid w:val="00BAB1B8"/>
    <w:rsid w:val="00BB03D6"/>
    <w:rsid w:val="00BB04A9"/>
    <w:rsid w:val="00BB07D7"/>
    <w:rsid w:val="00BB1B67"/>
    <w:rsid w:val="00BB23C9"/>
    <w:rsid w:val="00BB3560"/>
    <w:rsid w:val="00BB4016"/>
    <w:rsid w:val="00BB4919"/>
    <w:rsid w:val="00BB5E95"/>
    <w:rsid w:val="00BB6932"/>
    <w:rsid w:val="00BB6B49"/>
    <w:rsid w:val="00BB7014"/>
    <w:rsid w:val="00BC0302"/>
    <w:rsid w:val="00BC0975"/>
    <w:rsid w:val="00BC0A21"/>
    <w:rsid w:val="00BC1218"/>
    <w:rsid w:val="00BC121B"/>
    <w:rsid w:val="00BC342F"/>
    <w:rsid w:val="00BC38E8"/>
    <w:rsid w:val="00BC39CE"/>
    <w:rsid w:val="00BC612D"/>
    <w:rsid w:val="00BC6262"/>
    <w:rsid w:val="00BC6545"/>
    <w:rsid w:val="00BC6C20"/>
    <w:rsid w:val="00BC7E99"/>
    <w:rsid w:val="00BC9098"/>
    <w:rsid w:val="00BD2BE9"/>
    <w:rsid w:val="00BD34B3"/>
    <w:rsid w:val="00BD577F"/>
    <w:rsid w:val="00BD59B8"/>
    <w:rsid w:val="00BD5BD6"/>
    <w:rsid w:val="00BD5EB2"/>
    <w:rsid w:val="00BD5F1D"/>
    <w:rsid w:val="00BD67A1"/>
    <w:rsid w:val="00BD732E"/>
    <w:rsid w:val="00BE026D"/>
    <w:rsid w:val="00BE02DE"/>
    <w:rsid w:val="00BE045E"/>
    <w:rsid w:val="00BE0B68"/>
    <w:rsid w:val="00BE0F80"/>
    <w:rsid w:val="00BE1308"/>
    <w:rsid w:val="00BE15AE"/>
    <w:rsid w:val="00BE328A"/>
    <w:rsid w:val="00BE4039"/>
    <w:rsid w:val="00BE4CBB"/>
    <w:rsid w:val="00BE5B73"/>
    <w:rsid w:val="00BE5E2B"/>
    <w:rsid w:val="00BE6A40"/>
    <w:rsid w:val="00BE6B11"/>
    <w:rsid w:val="00BE7CFB"/>
    <w:rsid w:val="00BF06AB"/>
    <w:rsid w:val="00BF0D8E"/>
    <w:rsid w:val="00BF1084"/>
    <w:rsid w:val="00BF4866"/>
    <w:rsid w:val="00BF5278"/>
    <w:rsid w:val="00BF57C9"/>
    <w:rsid w:val="00BF5EE3"/>
    <w:rsid w:val="00BF605D"/>
    <w:rsid w:val="00BF6A58"/>
    <w:rsid w:val="00BF78ED"/>
    <w:rsid w:val="00C01FBD"/>
    <w:rsid w:val="00C02DBE"/>
    <w:rsid w:val="00C03942"/>
    <w:rsid w:val="00C03FD1"/>
    <w:rsid w:val="00C05940"/>
    <w:rsid w:val="00C06CB8"/>
    <w:rsid w:val="00C07059"/>
    <w:rsid w:val="00C10293"/>
    <w:rsid w:val="00C113DE"/>
    <w:rsid w:val="00C1169A"/>
    <w:rsid w:val="00C11E35"/>
    <w:rsid w:val="00C126E5"/>
    <w:rsid w:val="00C1287C"/>
    <w:rsid w:val="00C13017"/>
    <w:rsid w:val="00C1457D"/>
    <w:rsid w:val="00C1467F"/>
    <w:rsid w:val="00C1513C"/>
    <w:rsid w:val="00C16021"/>
    <w:rsid w:val="00C16E27"/>
    <w:rsid w:val="00C17A4E"/>
    <w:rsid w:val="00C21ED3"/>
    <w:rsid w:val="00C21F8C"/>
    <w:rsid w:val="00C223A9"/>
    <w:rsid w:val="00C239D6"/>
    <w:rsid w:val="00C23A61"/>
    <w:rsid w:val="00C23BCF"/>
    <w:rsid w:val="00C23F6B"/>
    <w:rsid w:val="00C254C7"/>
    <w:rsid w:val="00C2552C"/>
    <w:rsid w:val="00C25531"/>
    <w:rsid w:val="00C2578D"/>
    <w:rsid w:val="00C269E7"/>
    <w:rsid w:val="00C26DDA"/>
    <w:rsid w:val="00C27D52"/>
    <w:rsid w:val="00C301B1"/>
    <w:rsid w:val="00C3091F"/>
    <w:rsid w:val="00C30A1B"/>
    <w:rsid w:val="00C30E6B"/>
    <w:rsid w:val="00C31088"/>
    <w:rsid w:val="00C320BB"/>
    <w:rsid w:val="00C326D8"/>
    <w:rsid w:val="00C32D81"/>
    <w:rsid w:val="00C32DD1"/>
    <w:rsid w:val="00C33229"/>
    <w:rsid w:val="00C33AAC"/>
    <w:rsid w:val="00C33BAB"/>
    <w:rsid w:val="00C346D4"/>
    <w:rsid w:val="00C354C9"/>
    <w:rsid w:val="00C354E0"/>
    <w:rsid w:val="00C3568E"/>
    <w:rsid w:val="00C36AD8"/>
    <w:rsid w:val="00C376F7"/>
    <w:rsid w:val="00C37D91"/>
    <w:rsid w:val="00C37FB3"/>
    <w:rsid w:val="00C40697"/>
    <w:rsid w:val="00C40D79"/>
    <w:rsid w:val="00C41B78"/>
    <w:rsid w:val="00C43227"/>
    <w:rsid w:val="00C43487"/>
    <w:rsid w:val="00C44141"/>
    <w:rsid w:val="00C44D7B"/>
    <w:rsid w:val="00C46190"/>
    <w:rsid w:val="00C46451"/>
    <w:rsid w:val="00C468EE"/>
    <w:rsid w:val="00C47015"/>
    <w:rsid w:val="00C47BB1"/>
    <w:rsid w:val="00C47CF2"/>
    <w:rsid w:val="00C504BA"/>
    <w:rsid w:val="00C51143"/>
    <w:rsid w:val="00C560D3"/>
    <w:rsid w:val="00C5727F"/>
    <w:rsid w:val="00C573CF"/>
    <w:rsid w:val="00C57748"/>
    <w:rsid w:val="00C61CFA"/>
    <w:rsid w:val="00C62665"/>
    <w:rsid w:val="00C63FF3"/>
    <w:rsid w:val="00C64651"/>
    <w:rsid w:val="00C64C4D"/>
    <w:rsid w:val="00C6507A"/>
    <w:rsid w:val="00C69AD2"/>
    <w:rsid w:val="00C73A06"/>
    <w:rsid w:val="00C73D15"/>
    <w:rsid w:val="00C76EDE"/>
    <w:rsid w:val="00C807E0"/>
    <w:rsid w:val="00C8258D"/>
    <w:rsid w:val="00C82AA5"/>
    <w:rsid w:val="00C82D99"/>
    <w:rsid w:val="00C8383D"/>
    <w:rsid w:val="00C8547E"/>
    <w:rsid w:val="00C869D1"/>
    <w:rsid w:val="00C87608"/>
    <w:rsid w:val="00C87B7F"/>
    <w:rsid w:val="00C87E4A"/>
    <w:rsid w:val="00C900EC"/>
    <w:rsid w:val="00C90D6C"/>
    <w:rsid w:val="00C91173"/>
    <w:rsid w:val="00C91C5C"/>
    <w:rsid w:val="00C92249"/>
    <w:rsid w:val="00C9275A"/>
    <w:rsid w:val="00C92C00"/>
    <w:rsid w:val="00C956C3"/>
    <w:rsid w:val="00C9598C"/>
    <w:rsid w:val="00C95ADB"/>
    <w:rsid w:val="00C97091"/>
    <w:rsid w:val="00C9744F"/>
    <w:rsid w:val="00CA01EF"/>
    <w:rsid w:val="00CA0541"/>
    <w:rsid w:val="00CA1CEA"/>
    <w:rsid w:val="00CA3A4B"/>
    <w:rsid w:val="00CA3DA4"/>
    <w:rsid w:val="00CA3F00"/>
    <w:rsid w:val="00CA4271"/>
    <w:rsid w:val="00CA4DB2"/>
    <w:rsid w:val="00CA531E"/>
    <w:rsid w:val="00CA5890"/>
    <w:rsid w:val="00CA65CE"/>
    <w:rsid w:val="00CA7189"/>
    <w:rsid w:val="00CA7369"/>
    <w:rsid w:val="00CB14A0"/>
    <w:rsid w:val="00CB1644"/>
    <w:rsid w:val="00CB1E13"/>
    <w:rsid w:val="00CB1FED"/>
    <w:rsid w:val="00CB2DED"/>
    <w:rsid w:val="00CB2FC8"/>
    <w:rsid w:val="00CB3A92"/>
    <w:rsid w:val="00CB4010"/>
    <w:rsid w:val="00CB489A"/>
    <w:rsid w:val="00CB52A9"/>
    <w:rsid w:val="00CB667F"/>
    <w:rsid w:val="00CC0365"/>
    <w:rsid w:val="00CC21F5"/>
    <w:rsid w:val="00CC2519"/>
    <w:rsid w:val="00CC2591"/>
    <w:rsid w:val="00CC25A1"/>
    <w:rsid w:val="00CC2A5A"/>
    <w:rsid w:val="00CC3683"/>
    <w:rsid w:val="00CC371A"/>
    <w:rsid w:val="00CC37DD"/>
    <w:rsid w:val="00CC45B1"/>
    <w:rsid w:val="00CC5291"/>
    <w:rsid w:val="00CC5992"/>
    <w:rsid w:val="00CC5C5E"/>
    <w:rsid w:val="00CC625D"/>
    <w:rsid w:val="00CCC82B"/>
    <w:rsid w:val="00CD02B1"/>
    <w:rsid w:val="00CD05EE"/>
    <w:rsid w:val="00CD10E5"/>
    <w:rsid w:val="00CD1CE0"/>
    <w:rsid w:val="00CD202D"/>
    <w:rsid w:val="00CD344E"/>
    <w:rsid w:val="00CD4B92"/>
    <w:rsid w:val="00CD4FEF"/>
    <w:rsid w:val="00CD5FAC"/>
    <w:rsid w:val="00CD7EA6"/>
    <w:rsid w:val="00CE16AA"/>
    <w:rsid w:val="00CE2BE2"/>
    <w:rsid w:val="00CE2E48"/>
    <w:rsid w:val="00CE3D99"/>
    <w:rsid w:val="00CE4447"/>
    <w:rsid w:val="00CE4F68"/>
    <w:rsid w:val="00CE557D"/>
    <w:rsid w:val="00CE6603"/>
    <w:rsid w:val="00CE71BC"/>
    <w:rsid w:val="00CE7312"/>
    <w:rsid w:val="00CE7C1C"/>
    <w:rsid w:val="00CE7F79"/>
    <w:rsid w:val="00CE7F94"/>
    <w:rsid w:val="00CE8D67"/>
    <w:rsid w:val="00CF14B4"/>
    <w:rsid w:val="00CF1F31"/>
    <w:rsid w:val="00CF3E23"/>
    <w:rsid w:val="00CF4D2B"/>
    <w:rsid w:val="00CF5860"/>
    <w:rsid w:val="00CF6331"/>
    <w:rsid w:val="00CF6BFC"/>
    <w:rsid w:val="00CF7A77"/>
    <w:rsid w:val="00D00DAC"/>
    <w:rsid w:val="00D00E56"/>
    <w:rsid w:val="00D016FA"/>
    <w:rsid w:val="00D033E3"/>
    <w:rsid w:val="00D048BF"/>
    <w:rsid w:val="00D0527D"/>
    <w:rsid w:val="00D0612E"/>
    <w:rsid w:val="00D076AF"/>
    <w:rsid w:val="00D07B78"/>
    <w:rsid w:val="00D104C3"/>
    <w:rsid w:val="00D12698"/>
    <w:rsid w:val="00D13261"/>
    <w:rsid w:val="00D141B9"/>
    <w:rsid w:val="00D14264"/>
    <w:rsid w:val="00D14CB5"/>
    <w:rsid w:val="00D14D29"/>
    <w:rsid w:val="00D16473"/>
    <w:rsid w:val="00D16C5B"/>
    <w:rsid w:val="00D16E05"/>
    <w:rsid w:val="00D17071"/>
    <w:rsid w:val="00D175F5"/>
    <w:rsid w:val="00D1777A"/>
    <w:rsid w:val="00D17B16"/>
    <w:rsid w:val="00D2042E"/>
    <w:rsid w:val="00D205F8"/>
    <w:rsid w:val="00D20ACA"/>
    <w:rsid w:val="00D226E6"/>
    <w:rsid w:val="00D2388B"/>
    <w:rsid w:val="00D23CA7"/>
    <w:rsid w:val="00D2445B"/>
    <w:rsid w:val="00D252A3"/>
    <w:rsid w:val="00D25391"/>
    <w:rsid w:val="00D256B9"/>
    <w:rsid w:val="00D25E71"/>
    <w:rsid w:val="00D289CE"/>
    <w:rsid w:val="00D30F42"/>
    <w:rsid w:val="00D31840"/>
    <w:rsid w:val="00D320F6"/>
    <w:rsid w:val="00D32A37"/>
    <w:rsid w:val="00D32C13"/>
    <w:rsid w:val="00D33128"/>
    <w:rsid w:val="00D34D78"/>
    <w:rsid w:val="00D34F10"/>
    <w:rsid w:val="00D3500B"/>
    <w:rsid w:val="00D351B4"/>
    <w:rsid w:val="00D359F2"/>
    <w:rsid w:val="00D374CB"/>
    <w:rsid w:val="00D4061B"/>
    <w:rsid w:val="00D40D5F"/>
    <w:rsid w:val="00D40DF3"/>
    <w:rsid w:val="00D412E4"/>
    <w:rsid w:val="00D42144"/>
    <w:rsid w:val="00D42EF0"/>
    <w:rsid w:val="00D447DF"/>
    <w:rsid w:val="00D44FCA"/>
    <w:rsid w:val="00D45FF0"/>
    <w:rsid w:val="00D46A13"/>
    <w:rsid w:val="00D47C79"/>
    <w:rsid w:val="00D47ECA"/>
    <w:rsid w:val="00D5006A"/>
    <w:rsid w:val="00D5021D"/>
    <w:rsid w:val="00D5072E"/>
    <w:rsid w:val="00D50A25"/>
    <w:rsid w:val="00D51555"/>
    <w:rsid w:val="00D528BF"/>
    <w:rsid w:val="00D53D37"/>
    <w:rsid w:val="00D53DDE"/>
    <w:rsid w:val="00D53FDA"/>
    <w:rsid w:val="00D541F7"/>
    <w:rsid w:val="00D5699F"/>
    <w:rsid w:val="00D57485"/>
    <w:rsid w:val="00D60772"/>
    <w:rsid w:val="00D61F8E"/>
    <w:rsid w:val="00D631D2"/>
    <w:rsid w:val="00D63505"/>
    <w:rsid w:val="00D64054"/>
    <w:rsid w:val="00D641B4"/>
    <w:rsid w:val="00D64593"/>
    <w:rsid w:val="00D655EA"/>
    <w:rsid w:val="00D659AE"/>
    <w:rsid w:val="00D666A8"/>
    <w:rsid w:val="00D66C61"/>
    <w:rsid w:val="00D70088"/>
    <w:rsid w:val="00D71CC1"/>
    <w:rsid w:val="00D72517"/>
    <w:rsid w:val="00D72CE8"/>
    <w:rsid w:val="00D73921"/>
    <w:rsid w:val="00D73C05"/>
    <w:rsid w:val="00D74D88"/>
    <w:rsid w:val="00D75DA2"/>
    <w:rsid w:val="00D7656C"/>
    <w:rsid w:val="00D77EED"/>
    <w:rsid w:val="00D7E72B"/>
    <w:rsid w:val="00D81042"/>
    <w:rsid w:val="00D8114D"/>
    <w:rsid w:val="00D8266B"/>
    <w:rsid w:val="00D832B5"/>
    <w:rsid w:val="00D834A0"/>
    <w:rsid w:val="00D8399B"/>
    <w:rsid w:val="00D84021"/>
    <w:rsid w:val="00D84DD3"/>
    <w:rsid w:val="00D850A4"/>
    <w:rsid w:val="00D85858"/>
    <w:rsid w:val="00D85ADC"/>
    <w:rsid w:val="00D86313"/>
    <w:rsid w:val="00D875A3"/>
    <w:rsid w:val="00D87648"/>
    <w:rsid w:val="00D90033"/>
    <w:rsid w:val="00D901FF"/>
    <w:rsid w:val="00D91C8D"/>
    <w:rsid w:val="00D92115"/>
    <w:rsid w:val="00D925AF"/>
    <w:rsid w:val="00D94FCA"/>
    <w:rsid w:val="00D967A0"/>
    <w:rsid w:val="00D96E43"/>
    <w:rsid w:val="00D9703C"/>
    <w:rsid w:val="00DA0468"/>
    <w:rsid w:val="00DA073D"/>
    <w:rsid w:val="00DA08A3"/>
    <w:rsid w:val="00DA169B"/>
    <w:rsid w:val="00DA211A"/>
    <w:rsid w:val="00DA221D"/>
    <w:rsid w:val="00DA3DD2"/>
    <w:rsid w:val="00DA433B"/>
    <w:rsid w:val="00DA5276"/>
    <w:rsid w:val="00DA62D9"/>
    <w:rsid w:val="00DA7331"/>
    <w:rsid w:val="00DB0741"/>
    <w:rsid w:val="00DB08B4"/>
    <w:rsid w:val="00DB1095"/>
    <w:rsid w:val="00DB2933"/>
    <w:rsid w:val="00DB53F6"/>
    <w:rsid w:val="00DB5DBF"/>
    <w:rsid w:val="00DB64A3"/>
    <w:rsid w:val="00DB6C91"/>
    <w:rsid w:val="00DB6E2C"/>
    <w:rsid w:val="00DB7C29"/>
    <w:rsid w:val="00DC0C8B"/>
    <w:rsid w:val="00DC11E9"/>
    <w:rsid w:val="00DC1C63"/>
    <w:rsid w:val="00DC34FF"/>
    <w:rsid w:val="00DC3BF9"/>
    <w:rsid w:val="00DC3F92"/>
    <w:rsid w:val="00DC52AB"/>
    <w:rsid w:val="00DC5334"/>
    <w:rsid w:val="00DC7406"/>
    <w:rsid w:val="00DD17CD"/>
    <w:rsid w:val="00DD2038"/>
    <w:rsid w:val="00DD2E4A"/>
    <w:rsid w:val="00DD3995"/>
    <w:rsid w:val="00DD42B5"/>
    <w:rsid w:val="00DD4356"/>
    <w:rsid w:val="00DD4784"/>
    <w:rsid w:val="00DD5036"/>
    <w:rsid w:val="00DD525B"/>
    <w:rsid w:val="00DD5E54"/>
    <w:rsid w:val="00DD6117"/>
    <w:rsid w:val="00DD6657"/>
    <w:rsid w:val="00DD7C30"/>
    <w:rsid w:val="00DE1134"/>
    <w:rsid w:val="00DE23A2"/>
    <w:rsid w:val="00DE2E18"/>
    <w:rsid w:val="00DE4907"/>
    <w:rsid w:val="00DE4CAE"/>
    <w:rsid w:val="00DE5270"/>
    <w:rsid w:val="00DE550C"/>
    <w:rsid w:val="00DE774E"/>
    <w:rsid w:val="00DE78A6"/>
    <w:rsid w:val="00DED60E"/>
    <w:rsid w:val="00DF1D04"/>
    <w:rsid w:val="00DF1EAB"/>
    <w:rsid w:val="00DF2034"/>
    <w:rsid w:val="00DF380A"/>
    <w:rsid w:val="00DF3CDB"/>
    <w:rsid w:val="00DF5AB8"/>
    <w:rsid w:val="00DF66B3"/>
    <w:rsid w:val="00DF704F"/>
    <w:rsid w:val="00E01D33"/>
    <w:rsid w:val="00E02136"/>
    <w:rsid w:val="00E02235"/>
    <w:rsid w:val="00E02BCD"/>
    <w:rsid w:val="00E038B6"/>
    <w:rsid w:val="00E04CB0"/>
    <w:rsid w:val="00E065B7"/>
    <w:rsid w:val="00E06B20"/>
    <w:rsid w:val="00E11051"/>
    <w:rsid w:val="00E113C7"/>
    <w:rsid w:val="00E1356E"/>
    <w:rsid w:val="00E1392D"/>
    <w:rsid w:val="00E13F91"/>
    <w:rsid w:val="00E14E5D"/>
    <w:rsid w:val="00E159AD"/>
    <w:rsid w:val="00E15C09"/>
    <w:rsid w:val="00E201DC"/>
    <w:rsid w:val="00E22149"/>
    <w:rsid w:val="00E22EC5"/>
    <w:rsid w:val="00E232F5"/>
    <w:rsid w:val="00E23330"/>
    <w:rsid w:val="00E249DA"/>
    <w:rsid w:val="00E26881"/>
    <w:rsid w:val="00E268FC"/>
    <w:rsid w:val="00E26C9D"/>
    <w:rsid w:val="00E26EFB"/>
    <w:rsid w:val="00E30070"/>
    <w:rsid w:val="00E310D8"/>
    <w:rsid w:val="00E31165"/>
    <w:rsid w:val="00E3144E"/>
    <w:rsid w:val="00E33AD4"/>
    <w:rsid w:val="00E33C9B"/>
    <w:rsid w:val="00E33D2A"/>
    <w:rsid w:val="00E33F4D"/>
    <w:rsid w:val="00E3419C"/>
    <w:rsid w:val="00E351F3"/>
    <w:rsid w:val="00E35970"/>
    <w:rsid w:val="00E35DA9"/>
    <w:rsid w:val="00E36528"/>
    <w:rsid w:val="00E367FA"/>
    <w:rsid w:val="00E36BE6"/>
    <w:rsid w:val="00E36CF1"/>
    <w:rsid w:val="00E37DBF"/>
    <w:rsid w:val="00E4026B"/>
    <w:rsid w:val="00E41214"/>
    <w:rsid w:val="00E41290"/>
    <w:rsid w:val="00E41B0D"/>
    <w:rsid w:val="00E41F53"/>
    <w:rsid w:val="00E41F8A"/>
    <w:rsid w:val="00E42288"/>
    <w:rsid w:val="00E42953"/>
    <w:rsid w:val="00E4335D"/>
    <w:rsid w:val="00E43A0E"/>
    <w:rsid w:val="00E43C64"/>
    <w:rsid w:val="00E43EED"/>
    <w:rsid w:val="00E444EB"/>
    <w:rsid w:val="00E447FD"/>
    <w:rsid w:val="00E4486E"/>
    <w:rsid w:val="00E44D09"/>
    <w:rsid w:val="00E45232"/>
    <w:rsid w:val="00E45298"/>
    <w:rsid w:val="00E460F2"/>
    <w:rsid w:val="00E4739A"/>
    <w:rsid w:val="00E478EC"/>
    <w:rsid w:val="00E47DA7"/>
    <w:rsid w:val="00E47EF9"/>
    <w:rsid w:val="00E47FD0"/>
    <w:rsid w:val="00E5137B"/>
    <w:rsid w:val="00E517C7"/>
    <w:rsid w:val="00E53F41"/>
    <w:rsid w:val="00E55425"/>
    <w:rsid w:val="00E559E3"/>
    <w:rsid w:val="00E5798B"/>
    <w:rsid w:val="00E57B95"/>
    <w:rsid w:val="00E5E8D2"/>
    <w:rsid w:val="00E60324"/>
    <w:rsid w:val="00E609CB"/>
    <w:rsid w:val="00E609F1"/>
    <w:rsid w:val="00E62BAC"/>
    <w:rsid w:val="00E62EFC"/>
    <w:rsid w:val="00E65988"/>
    <w:rsid w:val="00E65F80"/>
    <w:rsid w:val="00E66349"/>
    <w:rsid w:val="00E677A6"/>
    <w:rsid w:val="00E67BEC"/>
    <w:rsid w:val="00E70D49"/>
    <w:rsid w:val="00E7136E"/>
    <w:rsid w:val="00E7151D"/>
    <w:rsid w:val="00E716BD"/>
    <w:rsid w:val="00E71D8E"/>
    <w:rsid w:val="00E729AA"/>
    <w:rsid w:val="00E72B79"/>
    <w:rsid w:val="00E72D46"/>
    <w:rsid w:val="00E75541"/>
    <w:rsid w:val="00E760EE"/>
    <w:rsid w:val="00E7647F"/>
    <w:rsid w:val="00E76BE5"/>
    <w:rsid w:val="00E800E1"/>
    <w:rsid w:val="00E80949"/>
    <w:rsid w:val="00E80B44"/>
    <w:rsid w:val="00E80CA7"/>
    <w:rsid w:val="00E810EE"/>
    <w:rsid w:val="00E82E55"/>
    <w:rsid w:val="00E83501"/>
    <w:rsid w:val="00E8399A"/>
    <w:rsid w:val="00E84213"/>
    <w:rsid w:val="00E8421B"/>
    <w:rsid w:val="00E85213"/>
    <w:rsid w:val="00E85643"/>
    <w:rsid w:val="00E856F5"/>
    <w:rsid w:val="00E85E0F"/>
    <w:rsid w:val="00E86B74"/>
    <w:rsid w:val="00E87472"/>
    <w:rsid w:val="00E8B5B1"/>
    <w:rsid w:val="00E911E7"/>
    <w:rsid w:val="00E91C05"/>
    <w:rsid w:val="00E9232C"/>
    <w:rsid w:val="00E92444"/>
    <w:rsid w:val="00E926C5"/>
    <w:rsid w:val="00E93696"/>
    <w:rsid w:val="00E93A86"/>
    <w:rsid w:val="00E943DF"/>
    <w:rsid w:val="00E953DD"/>
    <w:rsid w:val="00E9541F"/>
    <w:rsid w:val="00E96008"/>
    <w:rsid w:val="00E97973"/>
    <w:rsid w:val="00E97E98"/>
    <w:rsid w:val="00EA1B50"/>
    <w:rsid w:val="00EA1CE9"/>
    <w:rsid w:val="00EA241A"/>
    <w:rsid w:val="00EA2AEB"/>
    <w:rsid w:val="00EA3637"/>
    <w:rsid w:val="00EA47A5"/>
    <w:rsid w:val="00EA5468"/>
    <w:rsid w:val="00EA5DC2"/>
    <w:rsid w:val="00EA6958"/>
    <w:rsid w:val="00EA78CC"/>
    <w:rsid w:val="00EA7A13"/>
    <w:rsid w:val="00EA7D6A"/>
    <w:rsid w:val="00EA7D77"/>
    <w:rsid w:val="00EB00F1"/>
    <w:rsid w:val="00EB02C4"/>
    <w:rsid w:val="00EB2717"/>
    <w:rsid w:val="00EB55A3"/>
    <w:rsid w:val="00EB7226"/>
    <w:rsid w:val="00EB7322"/>
    <w:rsid w:val="00EC0680"/>
    <w:rsid w:val="00EC11E0"/>
    <w:rsid w:val="00EC16A9"/>
    <w:rsid w:val="00EC2873"/>
    <w:rsid w:val="00EC3AFB"/>
    <w:rsid w:val="00EC3B77"/>
    <w:rsid w:val="00EC53CA"/>
    <w:rsid w:val="00EC63DD"/>
    <w:rsid w:val="00EC70F6"/>
    <w:rsid w:val="00EC7935"/>
    <w:rsid w:val="00EC7AAD"/>
    <w:rsid w:val="00ED1249"/>
    <w:rsid w:val="00ED17B7"/>
    <w:rsid w:val="00ED35E5"/>
    <w:rsid w:val="00ED39F3"/>
    <w:rsid w:val="00ED4516"/>
    <w:rsid w:val="00ED5C38"/>
    <w:rsid w:val="00ED688E"/>
    <w:rsid w:val="00ED6B72"/>
    <w:rsid w:val="00ED6DD2"/>
    <w:rsid w:val="00EE0963"/>
    <w:rsid w:val="00EE13D1"/>
    <w:rsid w:val="00EE17BB"/>
    <w:rsid w:val="00EE18E1"/>
    <w:rsid w:val="00EE2C16"/>
    <w:rsid w:val="00EE4034"/>
    <w:rsid w:val="00EE413E"/>
    <w:rsid w:val="00EE6115"/>
    <w:rsid w:val="00EE6865"/>
    <w:rsid w:val="00EE6AE9"/>
    <w:rsid w:val="00EE7D22"/>
    <w:rsid w:val="00EF311F"/>
    <w:rsid w:val="00EF3DC5"/>
    <w:rsid w:val="00EF66B6"/>
    <w:rsid w:val="00EF6DB2"/>
    <w:rsid w:val="00EF6E09"/>
    <w:rsid w:val="00EF7457"/>
    <w:rsid w:val="00EF7BFC"/>
    <w:rsid w:val="00F0012E"/>
    <w:rsid w:val="00F010CE"/>
    <w:rsid w:val="00F021E6"/>
    <w:rsid w:val="00F02BC0"/>
    <w:rsid w:val="00F03B50"/>
    <w:rsid w:val="00F049EE"/>
    <w:rsid w:val="00F05F9A"/>
    <w:rsid w:val="00F06B2A"/>
    <w:rsid w:val="00F07234"/>
    <w:rsid w:val="00F07F8C"/>
    <w:rsid w:val="00F112C8"/>
    <w:rsid w:val="00F11385"/>
    <w:rsid w:val="00F1270C"/>
    <w:rsid w:val="00F12A98"/>
    <w:rsid w:val="00F12E05"/>
    <w:rsid w:val="00F1335C"/>
    <w:rsid w:val="00F134C2"/>
    <w:rsid w:val="00F14012"/>
    <w:rsid w:val="00F141EA"/>
    <w:rsid w:val="00F142E9"/>
    <w:rsid w:val="00F15696"/>
    <w:rsid w:val="00F162FB"/>
    <w:rsid w:val="00F178DA"/>
    <w:rsid w:val="00F179D2"/>
    <w:rsid w:val="00F2053D"/>
    <w:rsid w:val="00F208EF"/>
    <w:rsid w:val="00F21E7F"/>
    <w:rsid w:val="00F23761"/>
    <w:rsid w:val="00F26140"/>
    <w:rsid w:val="00F26EF6"/>
    <w:rsid w:val="00F27955"/>
    <w:rsid w:val="00F27ACE"/>
    <w:rsid w:val="00F308FC"/>
    <w:rsid w:val="00F3528A"/>
    <w:rsid w:val="00F37DB1"/>
    <w:rsid w:val="00F40544"/>
    <w:rsid w:val="00F41171"/>
    <w:rsid w:val="00F41E48"/>
    <w:rsid w:val="00F41FC3"/>
    <w:rsid w:val="00F43DC9"/>
    <w:rsid w:val="00F44075"/>
    <w:rsid w:val="00F441C7"/>
    <w:rsid w:val="00F44850"/>
    <w:rsid w:val="00F44FA8"/>
    <w:rsid w:val="00F45BF6"/>
    <w:rsid w:val="00F46590"/>
    <w:rsid w:val="00F46CD5"/>
    <w:rsid w:val="00F4721E"/>
    <w:rsid w:val="00F479AF"/>
    <w:rsid w:val="00F5071C"/>
    <w:rsid w:val="00F50F66"/>
    <w:rsid w:val="00F512C3"/>
    <w:rsid w:val="00F5357A"/>
    <w:rsid w:val="00F53693"/>
    <w:rsid w:val="00F53D50"/>
    <w:rsid w:val="00F54FEE"/>
    <w:rsid w:val="00F56026"/>
    <w:rsid w:val="00F56B6A"/>
    <w:rsid w:val="00F5783E"/>
    <w:rsid w:val="00F57A5D"/>
    <w:rsid w:val="00F57F6C"/>
    <w:rsid w:val="00F60F7B"/>
    <w:rsid w:val="00F616F2"/>
    <w:rsid w:val="00F62078"/>
    <w:rsid w:val="00F62C82"/>
    <w:rsid w:val="00F63F15"/>
    <w:rsid w:val="00F657C8"/>
    <w:rsid w:val="00F6610D"/>
    <w:rsid w:val="00F67602"/>
    <w:rsid w:val="00F705E2"/>
    <w:rsid w:val="00F7101C"/>
    <w:rsid w:val="00F7112F"/>
    <w:rsid w:val="00F71E26"/>
    <w:rsid w:val="00F7365E"/>
    <w:rsid w:val="00F7432C"/>
    <w:rsid w:val="00F746E1"/>
    <w:rsid w:val="00F7493B"/>
    <w:rsid w:val="00F750D9"/>
    <w:rsid w:val="00F75749"/>
    <w:rsid w:val="00F767E9"/>
    <w:rsid w:val="00F768E9"/>
    <w:rsid w:val="00F7732B"/>
    <w:rsid w:val="00F7753E"/>
    <w:rsid w:val="00F77A37"/>
    <w:rsid w:val="00F77D9F"/>
    <w:rsid w:val="00F808DD"/>
    <w:rsid w:val="00F80929"/>
    <w:rsid w:val="00F80E54"/>
    <w:rsid w:val="00F80F7A"/>
    <w:rsid w:val="00F81B63"/>
    <w:rsid w:val="00F81CE0"/>
    <w:rsid w:val="00F828BD"/>
    <w:rsid w:val="00F83551"/>
    <w:rsid w:val="00F85AAB"/>
    <w:rsid w:val="00F85E90"/>
    <w:rsid w:val="00F87A28"/>
    <w:rsid w:val="00F87E40"/>
    <w:rsid w:val="00F9018D"/>
    <w:rsid w:val="00F91A3B"/>
    <w:rsid w:val="00F91A75"/>
    <w:rsid w:val="00F936A7"/>
    <w:rsid w:val="00F93B54"/>
    <w:rsid w:val="00F93C28"/>
    <w:rsid w:val="00F94FB3"/>
    <w:rsid w:val="00F95033"/>
    <w:rsid w:val="00F95C13"/>
    <w:rsid w:val="00F961BC"/>
    <w:rsid w:val="00F970CE"/>
    <w:rsid w:val="00FA075F"/>
    <w:rsid w:val="00FA1BF8"/>
    <w:rsid w:val="00FA2759"/>
    <w:rsid w:val="00FA31E9"/>
    <w:rsid w:val="00FA42C1"/>
    <w:rsid w:val="00FA517F"/>
    <w:rsid w:val="00FA60E8"/>
    <w:rsid w:val="00FA6947"/>
    <w:rsid w:val="00FA7480"/>
    <w:rsid w:val="00FB02F8"/>
    <w:rsid w:val="00FB0B3E"/>
    <w:rsid w:val="00FB1238"/>
    <w:rsid w:val="00FB1959"/>
    <w:rsid w:val="00FB1A5F"/>
    <w:rsid w:val="00FB302E"/>
    <w:rsid w:val="00FB37CB"/>
    <w:rsid w:val="00FB420F"/>
    <w:rsid w:val="00FB46B1"/>
    <w:rsid w:val="00FB4B9D"/>
    <w:rsid w:val="00FB4CCE"/>
    <w:rsid w:val="00FC0CAF"/>
    <w:rsid w:val="00FC1336"/>
    <w:rsid w:val="00FC1AE8"/>
    <w:rsid w:val="00FC1B94"/>
    <w:rsid w:val="00FC2DEF"/>
    <w:rsid w:val="00FC35C0"/>
    <w:rsid w:val="00FC424E"/>
    <w:rsid w:val="00FC44E4"/>
    <w:rsid w:val="00FC4913"/>
    <w:rsid w:val="00FC6824"/>
    <w:rsid w:val="00FC7A3C"/>
    <w:rsid w:val="00FD0217"/>
    <w:rsid w:val="00FD031A"/>
    <w:rsid w:val="00FD0876"/>
    <w:rsid w:val="00FD0AEF"/>
    <w:rsid w:val="00FD0FFB"/>
    <w:rsid w:val="00FD18DF"/>
    <w:rsid w:val="00FD18EA"/>
    <w:rsid w:val="00FD22CF"/>
    <w:rsid w:val="00FD3892"/>
    <w:rsid w:val="00FD4DAD"/>
    <w:rsid w:val="00FD5DF7"/>
    <w:rsid w:val="00FD6C48"/>
    <w:rsid w:val="00FD7A99"/>
    <w:rsid w:val="00FE093F"/>
    <w:rsid w:val="00FE0966"/>
    <w:rsid w:val="00FE0B25"/>
    <w:rsid w:val="00FE0DEC"/>
    <w:rsid w:val="00FE4D08"/>
    <w:rsid w:val="00FE6DE5"/>
    <w:rsid w:val="00FE799A"/>
    <w:rsid w:val="00FE7FDF"/>
    <w:rsid w:val="00FF04BD"/>
    <w:rsid w:val="00FF1E41"/>
    <w:rsid w:val="00FF26D3"/>
    <w:rsid w:val="00FF3CDF"/>
    <w:rsid w:val="00FF41F7"/>
    <w:rsid w:val="00FF442B"/>
    <w:rsid w:val="00FF5248"/>
    <w:rsid w:val="00FF576D"/>
    <w:rsid w:val="00FF6FC7"/>
    <w:rsid w:val="010146E2"/>
    <w:rsid w:val="010FC5DA"/>
    <w:rsid w:val="01118C65"/>
    <w:rsid w:val="0111EF5E"/>
    <w:rsid w:val="01136856"/>
    <w:rsid w:val="01188C4A"/>
    <w:rsid w:val="012AECDD"/>
    <w:rsid w:val="012FAE04"/>
    <w:rsid w:val="01312B92"/>
    <w:rsid w:val="013AC5C1"/>
    <w:rsid w:val="0141F790"/>
    <w:rsid w:val="0143695C"/>
    <w:rsid w:val="01450630"/>
    <w:rsid w:val="014F42CF"/>
    <w:rsid w:val="01515777"/>
    <w:rsid w:val="0151C584"/>
    <w:rsid w:val="015585DA"/>
    <w:rsid w:val="0158A174"/>
    <w:rsid w:val="015F9A82"/>
    <w:rsid w:val="01758491"/>
    <w:rsid w:val="017FCD35"/>
    <w:rsid w:val="01828473"/>
    <w:rsid w:val="018C112D"/>
    <w:rsid w:val="018DF1E0"/>
    <w:rsid w:val="018E2B9B"/>
    <w:rsid w:val="018F53E4"/>
    <w:rsid w:val="0193ED09"/>
    <w:rsid w:val="01992FD6"/>
    <w:rsid w:val="01995E15"/>
    <w:rsid w:val="019E72D7"/>
    <w:rsid w:val="019FC01C"/>
    <w:rsid w:val="01A2F377"/>
    <w:rsid w:val="01A68BA9"/>
    <w:rsid w:val="01A81643"/>
    <w:rsid w:val="01A9B92F"/>
    <w:rsid w:val="01B6F8BE"/>
    <w:rsid w:val="01C0DF92"/>
    <w:rsid w:val="01C24E0D"/>
    <w:rsid w:val="01C697C5"/>
    <w:rsid w:val="01C95C9B"/>
    <w:rsid w:val="01CB76BA"/>
    <w:rsid w:val="01CDB08C"/>
    <w:rsid w:val="01CE854B"/>
    <w:rsid w:val="01CFBC0D"/>
    <w:rsid w:val="01D66C0E"/>
    <w:rsid w:val="01D940FC"/>
    <w:rsid w:val="01E16AEA"/>
    <w:rsid w:val="01EBF042"/>
    <w:rsid w:val="01ECC6D4"/>
    <w:rsid w:val="01EE6362"/>
    <w:rsid w:val="01EFD23D"/>
    <w:rsid w:val="01F146C3"/>
    <w:rsid w:val="01F52650"/>
    <w:rsid w:val="01F6775D"/>
    <w:rsid w:val="01F94727"/>
    <w:rsid w:val="01FAC7B0"/>
    <w:rsid w:val="01FADAFF"/>
    <w:rsid w:val="01FCD958"/>
    <w:rsid w:val="01FE1EC1"/>
    <w:rsid w:val="02069E12"/>
    <w:rsid w:val="02074F7E"/>
    <w:rsid w:val="020C8DEF"/>
    <w:rsid w:val="020FB298"/>
    <w:rsid w:val="02176922"/>
    <w:rsid w:val="02186620"/>
    <w:rsid w:val="0244A573"/>
    <w:rsid w:val="0245D9FB"/>
    <w:rsid w:val="024A1201"/>
    <w:rsid w:val="024D2EB7"/>
    <w:rsid w:val="024D4211"/>
    <w:rsid w:val="0256742A"/>
    <w:rsid w:val="02589DD1"/>
    <w:rsid w:val="02651FE8"/>
    <w:rsid w:val="026ABEFF"/>
    <w:rsid w:val="026E2A50"/>
    <w:rsid w:val="027D2FE5"/>
    <w:rsid w:val="027D476C"/>
    <w:rsid w:val="027F44B2"/>
    <w:rsid w:val="028178FC"/>
    <w:rsid w:val="0284A9D2"/>
    <w:rsid w:val="0294EF5E"/>
    <w:rsid w:val="029DB84E"/>
    <w:rsid w:val="02A49023"/>
    <w:rsid w:val="02A4BC15"/>
    <w:rsid w:val="02AD24F6"/>
    <w:rsid w:val="02ADBFBF"/>
    <w:rsid w:val="02AE6C4B"/>
    <w:rsid w:val="02AEBD16"/>
    <w:rsid w:val="02AFBEC5"/>
    <w:rsid w:val="02B1CE15"/>
    <w:rsid w:val="02C2945E"/>
    <w:rsid w:val="02C35314"/>
    <w:rsid w:val="02C3CBF1"/>
    <w:rsid w:val="02D4AB27"/>
    <w:rsid w:val="02DF503E"/>
    <w:rsid w:val="02DF8C88"/>
    <w:rsid w:val="02E16AAA"/>
    <w:rsid w:val="02E1D623"/>
    <w:rsid w:val="02E2E15E"/>
    <w:rsid w:val="02E41198"/>
    <w:rsid w:val="02E47DD4"/>
    <w:rsid w:val="02E7481F"/>
    <w:rsid w:val="02E8211C"/>
    <w:rsid w:val="02ED4BD4"/>
    <w:rsid w:val="02EDD71F"/>
    <w:rsid w:val="02F5532D"/>
    <w:rsid w:val="02F89C46"/>
    <w:rsid w:val="03005C2F"/>
    <w:rsid w:val="030C34E4"/>
    <w:rsid w:val="030C99BF"/>
    <w:rsid w:val="031637BE"/>
    <w:rsid w:val="03175358"/>
    <w:rsid w:val="0318545C"/>
    <w:rsid w:val="031C6325"/>
    <w:rsid w:val="031DE189"/>
    <w:rsid w:val="0321696B"/>
    <w:rsid w:val="032685CC"/>
    <w:rsid w:val="03268DAD"/>
    <w:rsid w:val="03331708"/>
    <w:rsid w:val="033524C5"/>
    <w:rsid w:val="0335465B"/>
    <w:rsid w:val="03378DA8"/>
    <w:rsid w:val="03382CE2"/>
    <w:rsid w:val="033B80F2"/>
    <w:rsid w:val="033D0D85"/>
    <w:rsid w:val="0341FDA3"/>
    <w:rsid w:val="03479C2D"/>
    <w:rsid w:val="0349397D"/>
    <w:rsid w:val="034A6421"/>
    <w:rsid w:val="034C5117"/>
    <w:rsid w:val="034E6023"/>
    <w:rsid w:val="0352CF39"/>
    <w:rsid w:val="035470EC"/>
    <w:rsid w:val="035D32CF"/>
    <w:rsid w:val="036508DE"/>
    <w:rsid w:val="0366D59D"/>
    <w:rsid w:val="036908DD"/>
    <w:rsid w:val="0371B2A2"/>
    <w:rsid w:val="037445DA"/>
    <w:rsid w:val="0377F66E"/>
    <w:rsid w:val="037E95E2"/>
    <w:rsid w:val="038046BA"/>
    <w:rsid w:val="03814FD0"/>
    <w:rsid w:val="0381D1B4"/>
    <w:rsid w:val="03830656"/>
    <w:rsid w:val="03877C36"/>
    <w:rsid w:val="038A627D"/>
    <w:rsid w:val="038A72D5"/>
    <w:rsid w:val="038DA34C"/>
    <w:rsid w:val="038F5C62"/>
    <w:rsid w:val="039135FD"/>
    <w:rsid w:val="0394157C"/>
    <w:rsid w:val="039B6CD9"/>
    <w:rsid w:val="039EE33B"/>
    <w:rsid w:val="039F4E9D"/>
    <w:rsid w:val="03A9BA02"/>
    <w:rsid w:val="03AC82B4"/>
    <w:rsid w:val="03AF9EBD"/>
    <w:rsid w:val="03B36C96"/>
    <w:rsid w:val="03B4F4DE"/>
    <w:rsid w:val="03B8EB89"/>
    <w:rsid w:val="03BAD9D7"/>
    <w:rsid w:val="03BFA7DD"/>
    <w:rsid w:val="03C16C8B"/>
    <w:rsid w:val="03CC315D"/>
    <w:rsid w:val="03D373D3"/>
    <w:rsid w:val="03D4E43E"/>
    <w:rsid w:val="03D7B74D"/>
    <w:rsid w:val="03D92237"/>
    <w:rsid w:val="03DC33FC"/>
    <w:rsid w:val="03DD71AD"/>
    <w:rsid w:val="03E164F1"/>
    <w:rsid w:val="03E97D4D"/>
    <w:rsid w:val="03EE20CC"/>
    <w:rsid w:val="03F061DF"/>
    <w:rsid w:val="03F46E32"/>
    <w:rsid w:val="03F5219C"/>
    <w:rsid w:val="03F7249C"/>
    <w:rsid w:val="03F85E28"/>
    <w:rsid w:val="04125BB1"/>
    <w:rsid w:val="041503D2"/>
    <w:rsid w:val="04170DAB"/>
    <w:rsid w:val="041F17E2"/>
    <w:rsid w:val="042545D2"/>
    <w:rsid w:val="042729CB"/>
    <w:rsid w:val="0432DEE1"/>
    <w:rsid w:val="0433EC7F"/>
    <w:rsid w:val="04361537"/>
    <w:rsid w:val="043E55A7"/>
    <w:rsid w:val="043FCD3A"/>
    <w:rsid w:val="044495C4"/>
    <w:rsid w:val="044935B7"/>
    <w:rsid w:val="0449A059"/>
    <w:rsid w:val="044A8279"/>
    <w:rsid w:val="044AD188"/>
    <w:rsid w:val="044AFB6F"/>
    <w:rsid w:val="044BC875"/>
    <w:rsid w:val="044C23E4"/>
    <w:rsid w:val="04526967"/>
    <w:rsid w:val="045639B6"/>
    <w:rsid w:val="04579774"/>
    <w:rsid w:val="04581280"/>
    <w:rsid w:val="04581716"/>
    <w:rsid w:val="045DBC93"/>
    <w:rsid w:val="04619F0F"/>
    <w:rsid w:val="0462BC2D"/>
    <w:rsid w:val="0462F764"/>
    <w:rsid w:val="04676EBD"/>
    <w:rsid w:val="0468DB9E"/>
    <w:rsid w:val="046DDF30"/>
    <w:rsid w:val="046ED6F9"/>
    <w:rsid w:val="04774400"/>
    <w:rsid w:val="0480926C"/>
    <w:rsid w:val="048502C5"/>
    <w:rsid w:val="048657F2"/>
    <w:rsid w:val="0489B1D5"/>
    <w:rsid w:val="04916A4D"/>
    <w:rsid w:val="049958C1"/>
    <w:rsid w:val="049CD49E"/>
    <w:rsid w:val="049E22FB"/>
    <w:rsid w:val="049F4D4C"/>
    <w:rsid w:val="04A10694"/>
    <w:rsid w:val="04A2042C"/>
    <w:rsid w:val="04A4D592"/>
    <w:rsid w:val="04A9BBBA"/>
    <w:rsid w:val="04ADBF57"/>
    <w:rsid w:val="04B4EE85"/>
    <w:rsid w:val="04B59DD0"/>
    <w:rsid w:val="04B914A9"/>
    <w:rsid w:val="04BE86C5"/>
    <w:rsid w:val="04BF6FC6"/>
    <w:rsid w:val="04C28E6C"/>
    <w:rsid w:val="04C32544"/>
    <w:rsid w:val="04D21D90"/>
    <w:rsid w:val="04D30DAB"/>
    <w:rsid w:val="04D89049"/>
    <w:rsid w:val="04DF474A"/>
    <w:rsid w:val="04DFA14C"/>
    <w:rsid w:val="04E123D5"/>
    <w:rsid w:val="04E3D1DE"/>
    <w:rsid w:val="04E97E26"/>
    <w:rsid w:val="04EE60AB"/>
    <w:rsid w:val="04EEB81B"/>
    <w:rsid w:val="04F3DBA3"/>
    <w:rsid w:val="04FDA91D"/>
    <w:rsid w:val="0500D93F"/>
    <w:rsid w:val="050A1136"/>
    <w:rsid w:val="050B40D3"/>
    <w:rsid w:val="050D0400"/>
    <w:rsid w:val="0510E076"/>
    <w:rsid w:val="05122C43"/>
    <w:rsid w:val="05147D88"/>
    <w:rsid w:val="0517E149"/>
    <w:rsid w:val="051A2BE0"/>
    <w:rsid w:val="051E7C40"/>
    <w:rsid w:val="05227184"/>
    <w:rsid w:val="05253EF1"/>
    <w:rsid w:val="05254D1B"/>
    <w:rsid w:val="05255B54"/>
    <w:rsid w:val="0528046B"/>
    <w:rsid w:val="052D999B"/>
    <w:rsid w:val="05310D45"/>
    <w:rsid w:val="05333BEA"/>
    <w:rsid w:val="0533E33B"/>
    <w:rsid w:val="05405A2F"/>
    <w:rsid w:val="05450A5E"/>
    <w:rsid w:val="0547D77A"/>
    <w:rsid w:val="054C2F2A"/>
    <w:rsid w:val="054F846D"/>
    <w:rsid w:val="05518559"/>
    <w:rsid w:val="05521657"/>
    <w:rsid w:val="0559D377"/>
    <w:rsid w:val="055B10AB"/>
    <w:rsid w:val="055F7CF4"/>
    <w:rsid w:val="055FA023"/>
    <w:rsid w:val="05613E23"/>
    <w:rsid w:val="0563564F"/>
    <w:rsid w:val="0563C17A"/>
    <w:rsid w:val="05649A60"/>
    <w:rsid w:val="0567797A"/>
    <w:rsid w:val="056A6267"/>
    <w:rsid w:val="057C6D42"/>
    <w:rsid w:val="0581D660"/>
    <w:rsid w:val="05821808"/>
    <w:rsid w:val="058226FB"/>
    <w:rsid w:val="0582BDF6"/>
    <w:rsid w:val="05856DF1"/>
    <w:rsid w:val="058CF147"/>
    <w:rsid w:val="05942E89"/>
    <w:rsid w:val="05961EC2"/>
    <w:rsid w:val="059A4437"/>
    <w:rsid w:val="059AAC50"/>
    <w:rsid w:val="059B6976"/>
    <w:rsid w:val="059D1457"/>
    <w:rsid w:val="059F6FBD"/>
    <w:rsid w:val="05A13F09"/>
    <w:rsid w:val="05A246D8"/>
    <w:rsid w:val="05A58717"/>
    <w:rsid w:val="05A59812"/>
    <w:rsid w:val="05AAF45A"/>
    <w:rsid w:val="05B33303"/>
    <w:rsid w:val="05B6F17D"/>
    <w:rsid w:val="05BC1169"/>
    <w:rsid w:val="05BD746B"/>
    <w:rsid w:val="05BF574B"/>
    <w:rsid w:val="05C5E554"/>
    <w:rsid w:val="05C9360A"/>
    <w:rsid w:val="05CFED41"/>
    <w:rsid w:val="05D4D767"/>
    <w:rsid w:val="05DC8F0E"/>
    <w:rsid w:val="05E3D1AF"/>
    <w:rsid w:val="05E5F119"/>
    <w:rsid w:val="05E93A82"/>
    <w:rsid w:val="05E999E7"/>
    <w:rsid w:val="05EE7BFC"/>
    <w:rsid w:val="05F0C166"/>
    <w:rsid w:val="05F1FB7A"/>
    <w:rsid w:val="05FD94DC"/>
    <w:rsid w:val="05FE544E"/>
    <w:rsid w:val="0605A25F"/>
    <w:rsid w:val="06088286"/>
    <w:rsid w:val="0609B8C6"/>
    <w:rsid w:val="060D3CB2"/>
    <w:rsid w:val="060E6C0B"/>
    <w:rsid w:val="0621370C"/>
    <w:rsid w:val="06218239"/>
    <w:rsid w:val="0638AC2D"/>
    <w:rsid w:val="0639286E"/>
    <w:rsid w:val="063D614A"/>
    <w:rsid w:val="0643691E"/>
    <w:rsid w:val="06487344"/>
    <w:rsid w:val="064AAD97"/>
    <w:rsid w:val="064F215A"/>
    <w:rsid w:val="064FBDBA"/>
    <w:rsid w:val="0658673C"/>
    <w:rsid w:val="065967A1"/>
    <w:rsid w:val="065C03C7"/>
    <w:rsid w:val="065C21AC"/>
    <w:rsid w:val="0660E6F5"/>
    <w:rsid w:val="06613EF6"/>
    <w:rsid w:val="06683849"/>
    <w:rsid w:val="066C662C"/>
    <w:rsid w:val="066DB533"/>
    <w:rsid w:val="06728EC6"/>
    <w:rsid w:val="0672972F"/>
    <w:rsid w:val="0674F9C2"/>
    <w:rsid w:val="0679886A"/>
    <w:rsid w:val="067A1636"/>
    <w:rsid w:val="06803339"/>
    <w:rsid w:val="0681AEE0"/>
    <w:rsid w:val="06903F55"/>
    <w:rsid w:val="06948B8F"/>
    <w:rsid w:val="0699BD7D"/>
    <w:rsid w:val="069C85FE"/>
    <w:rsid w:val="069D022C"/>
    <w:rsid w:val="06A2FF34"/>
    <w:rsid w:val="06AA78B2"/>
    <w:rsid w:val="06B25C91"/>
    <w:rsid w:val="06B52114"/>
    <w:rsid w:val="06B933F3"/>
    <w:rsid w:val="06B94AEC"/>
    <w:rsid w:val="06B99A53"/>
    <w:rsid w:val="06BA42AB"/>
    <w:rsid w:val="06C12BB5"/>
    <w:rsid w:val="06C20C3A"/>
    <w:rsid w:val="06C40D2A"/>
    <w:rsid w:val="06C7CBB5"/>
    <w:rsid w:val="06CA56B1"/>
    <w:rsid w:val="06CEB5C1"/>
    <w:rsid w:val="06D6AA4D"/>
    <w:rsid w:val="06DADB5E"/>
    <w:rsid w:val="06DF780A"/>
    <w:rsid w:val="06E3B4AE"/>
    <w:rsid w:val="06E99EB0"/>
    <w:rsid w:val="06EE1E72"/>
    <w:rsid w:val="06F18981"/>
    <w:rsid w:val="06F27752"/>
    <w:rsid w:val="06F5358A"/>
    <w:rsid w:val="06F717FA"/>
    <w:rsid w:val="06FE9F8D"/>
    <w:rsid w:val="06FF3625"/>
    <w:rsid w:val="07003B81"/>
    <w:rsid w:val="0707CF69"/>
    <w:rsid w:val="070B77B6"/>
    <w:rsid w:val="070B84EC"/>
    <w:rsid w:val="0710AA85"/>
    <w:rsid w:val="071A06F0"/>
    <w:rsid w:val="0720D5CB"/>
    <w:rsid w:val="0724E3AE"/>
    <w:rsid w:val="0725C18E"/>
    <w:rsid w:val="072EF0A3"/>
    <w:rsid w:val="07427A09"/>
    <w:rsid w:val="07434AE5"/>
    <w:rsid w:val="074742FB"/>
    <w:rsid w:val="074FA601"/>
    <w:rsid w:val="07500211"/>
    <w:rsid w:val="0753832E"/>
    <w:rsid w:val="0758399A"/>
    <w:rsid w:val="075AC9E7"/>
    <w:rsid w:val="075E7D8D"/>
    <w:rsid w:val="07704932"/>
    <w:rsid w:val="0772FCCD"/>
    <w:rsid w:val="0779359F"/>
    <w:rsid w:val="077EC073"/>
    <w:rsid w:val="078EF8D7"/>
    <w:rsid w:val="07904D5F"/>
    <w:rsid w:val="0798D47F"/>
    <w:rsid w:val="07A75DB8"/>
    <w:rsid w:val="07A8E08C"/>
    <w:rsid w:val="07AECEC1"/>
    <w:rsid w:val="07B81F3A"/>
    <w:rsid w:val="07B906BE"/>
    <w:rsid w:val="07C958C1"/>
    <w:rsid w:val="07D60125"/>
    <w:rsid w:val="07DCC20A"/>
    <w:rsid w:val="07DDDCF4"/>
    <w:rsid w:val="07E120AF"/>
    <w:rsid w:val="07EDFBD2"/>
    <w:rsid w:val="07F088C7"/>
    <w:rsid w:val="07F203D6"/>
    <w:rsid w:val="07F2903B"/>
    <w:rsid w:val="07F95AC9"/>
    <w:rsid w:val="07FF71B1"/>
    <w:rsid w:val="0808B77E"/>
    <w:rsid w:val="080AE1FA"/>
    <w:rsid w:val="080BFBA5"/>
    <w:rsid w:val="080D6558"/>
    <w:rsid w:val="08101BF2"/>
    <w:rsid w:val="0815E752"/>
    <w:rsid w:val="0815E950"/>
    <w:rsid w:val="081D0C8D"/>
    <w:rsid w:val="081F17FE"/>
    <w:rsid w:val="0820B2C6"/>
    <w:rsid w:val="08228477"/>
    <w:rsid w:val="0823C468"/>
    <w:rsid w:val="082A7C3D"/>
    <w:rsid w:val="082AE275"/>
    <w:rsid w:val="082B01AA"/>
    <w:rsid w:val="082EAC57"/>
    <w:rsid w:val="08336ECF"/>
    <w:rsid w:val="08371768"/>
    <w:rsid w:val="0838FB25"/>
    <w:rsid w:val="083982D3"/>
    <w:rsid w:val="083B14AD"/>
    <w:rsid w:val="083E3263"/>
    <w:rsid w:val="084054DA"/>
    <w:rsid w:val="084169D0"/>
    <w:rsid w:val="08442CBA"/>
    <w:rsid w:val="084BAD62"/>
    <w:rsid w:val="0857C5EA"/>
    <w:rsid w:val="085987A5"/>
    <w:rsid w:val="0859F467"/>
    <w:rsid w:val="085B4BDB"/>
    <w:rsid w:val="085F6BF6"/>
    <w:rsid w:val="0863455C"/>
    <w:rsid w:val="08640CEB"/>
    <w:rsid w:val="0867E351"/>
    <w:rsid w:val="0869B60B"/>
    <w:rsid w:val="08774879"/>
    <w:rsid w:val="087A33F3"/>
    <w:rsid w:val="087AE734"/>
    <w:rsid w:val="087BC5F2"/>
    <w:rsid w:val="087ECE06"/>
    <w:rsid w:val="087F9BFF"/>
    <w:rsid w:val="0887E795"/>
    <w:rsid w:val="088A656F"/>
    <w:rsid w:val="0890B0C2"/>
    <w:rsid w:val="08910701"/>
    <w:rsid w:val="0894D1EE"/>
    <w:rsid w:val="0895087E"/>
    <w:rsid w:val="0895242C"/>
    <w:rsid w:val="08964761"/>
    <w:rsid w:val="08A26323"/>
    <w:rsid w:val="08A5CC1F"/>
    <w:rsid w:val="08A91AC1"/>
    <w:rsid w:val="08A996B2"/>
    <w:rsid w:val="08B0CCAA"/>
    <w:rsid w:val="08B52908"/>
    <w:rsid w:val="08B951D0"/>
    <w:rsid w:val="08BDE4C4"/>
    <w:rsid w:val="08C188EE"/>
    <w:rsid w:val="08C1F8F1"/>
    <w:rsid w:val="08C3B6A5"/>
    <w:rsid w:val="08C59436"/>
    <w:rsid w:val="08CD0AE5"/>
    <w:rsid w:val="08CD5D34"/>
    <w:rsid w:val="08CDD038"/>
    <w:rsid w:val="08DC503E"/>
    <w:rsid w:val="08DCD016"/>
    <w:rsid w:val="08E5652C"/>
    <w:rsid w:val="08E668F9"/>
    <w:rsid w:val="08E847C1"/>
    <w:rsid w:val="08E9798D"/>
    <w:rsid w:val="08ED820E"/>
    <w:rsid w:val="08EF5B9A"/>
    <w:rsid w:val="08EFB245"/>
    <w:rsid w:val="08F11B76"/>
    <w:rsid w:val="08F3D47A"/>
    <w:rsid w:val="08F3DB88"/>
    <w:rsid w:val="08F51475"/>
    <w:rsid w:val="08F5B940"/>
    <w:rsid w:val="08FE34B4"/>
    <w:rsid w:val="09008FE9"/>
    <w:rsid w:val="0901103D"/>
    <w:rsid w:val="0901E84D"/>
    <w:rsid w:val="09059DEB"/>
    <w:rsid w:val="0905D99F"/>
    <w:rsid w:val="090CBE9D"/>
    <w:rsid w:val="090DE25E"/>
    <w:rsid w:val="0915C151"/>
    <w:rsid w:val="091A06E8"/>
    <w:rsid w:val="091D6E41"/>
    <w:rsid w:val="091E5A12"/>
    <w:rsid w:val="091E95E7"/>
    <w:rsid w:val="091F43C4"/>
    <w:rsid w:val="0926843D"/>
    <w:rsid w:val="09293A31"/>
    <w:rsid w:val="092DFF4D"/>
    <w:rsid w:val="092ECFE0"/>
    <w:rsid w:val="0931D182"/>
    <w:rsid w:val="093202D7"/>
    <w:rsid w:val="0942D1EB"/>
    <w:rsid w:val="094490C9"/>
    <w:rsid w:val="09572EE0"/>
    <w:rsid w:val="0959493E"/>
    <w:rsid w:val="095B77DB"/>
    <w:rsid w:val="0963327F"/>
    <w:rsid w:val="09655213"/>
    <w:rsid w:val="09697C69"/>
    <w:rsid w:val="096CC29E"/>
    <w:rsid w:val="096FA69A"/>
    <w:rsid w:val="0972FB68"/>
    <w:rsid w:val="097DC7DD"/>
    <w:rsid w:val="09805732"/>
    <w:rsid w:val="098346A3"/>
    <w:rsid w:val="098AAF73"/>
    <w:rsid w:val="098F4F18"/>
    <w:rsid w:val="098F885F"/>
    <w:rsid w:val="0990CDAC"/>
    <w:rsid w:val="09911DCD"/>
    <w:rsid w:val="0992FA31"/>
    <w:rsid w:val="09997EBE"/>
    <w:rsid w:val="099B1994"/>
    <w:rsid w:val="099ECCCD"/>
    <w:rsid w:val="09A089EF"/>
    <w:rsid w:val="09A644DB"/>
    <w:rsid w:val="09A6B146"/>
    <w:rsid w:val="09A6D07E"/>
    <w:rsid w:val="09AF396B"/>
    <w:rsid w:val="09B54A0F"/>
    <w:rsid w:val="09C06ED3"/>
    <w:rsid w:val="09C47428"/>
    <w:rsid w:val="09CA0917"/>
    <w:rsid w:val="09CB9D03"/>
    <w:rsid w:val="09CCE81D"/>
    <w:rsid w:val="09CE4F47"/>
    <w:rsid w:val="09CFDA78"/>
    <w:rsid w:val="09D488D9"/>
    <w:rsid w:val="09DB5366"/>
    <w:rsid w:val="09DD478E"/>
    <w:rsid w:val="09DD7FC8"/>
    <w:rsid w:val="09E4907B"/>
    <w:rsid w:val="09E81126"/>
    <w:rsid w:val="09EBD1E6"/>
    <w:rsid w:val="09EDC1DD"/>
    <w:rsid w:val="09EF25A0"/>
    <w:rsid w:val="09EF2EC7"/>
    <w:rsid w:val="09F71C3C"/>
    <w:rsid w:val="09F8879A"/>
    <w:rsid w:val="09F99B3D"/>
    <w:rsid w:val="0A00EA39"/>
    <w:rsid w:val="0A04487C"/>
    <w:rsid w:val="0A0A1D08"/>
    <w:rsid w:val="0A0B8665"/>
    <w:rsid w:val="0A0F8A55"/>
    <w:rsid w:val="0A12C8C3"/>
    <w:rsid w:val="0A153DE0"/>
    <w:rsid w:val="0A18312D"/>
    <w:rsid w:val="0A1FBA90"/>
    <w:rsid w:val="0A2ECB84"/>
    <w:rsid w:val="0A3280C9"/>
    <w:rsid w:val="0A353BDA"/>
    <w:rsid w:val="0A3ACEBE"/>
    <w:rsid w:val="0A3B1BBE"/>
    <w:rsid w:val="0A3B9B20"/>
    <w:rsid w:val="0A3C9893"/>
    <w:rsid w:val="0A3D8A05"/>
    <w:rsid w:val="0A3E76E5"/>
    <w:rsid w:val="0A3FBCF4"/>
    <w:rsid w:val="0A40BB2D"/>
    <w:rsid w:val="0A430C1E"/>
    <w:rsid w:val="0A465195"/>
    <w:rsid w:val="0A465284"/>
    <w:rsid w:val="0A46DCD6"/>
    <w:rsid w:val="0A46FAFE"/>
    <w:rsid w:val="0A4A6302"/>
    <w:rsid w:val="0A4B048C"/>
    <w:rsid w:val="0A4BB44D"/>
    <w:rsid w:val="0A4DF01D"/>
    <w:rsid w:val="0A4E154A"/>
    <w:rsid w:val="0A4E8622"/>
    <w:rsid w:val="0A4F124D"/>
    <w:rsid w:val="0A527BFE"/>
    <w:rsid w:val="0A5A45A3"/>
    <w:rsid w:val="0A5E37FA"/>
    <w:rsid w:val="0A5FAD13"/>
    <w:rsid w:val="0A656020"/>
    <w:rsid w:val="0A6599BB"/>
    <w:rsid w:val="0A65F3EF"/>
    <w:rsid w:val="0A7069C7"/>
    <w:rsid w:val="0A73C904"/>
    <w:rsid w:val="0A78BACC"/>
    <w:rsid w:val="0A78D491"/>
    <w:rsid w:val="0A7A6502"/>
    <w:rsid w:val="0A8252F6"/>
    <w:rsid w:val="0A835DC8"/>
    <w:rsid w:val="0A90E58E"/>
    <w:rsid w:val="0A92C06C"/>
    <w:rsid w:val="0A935055"/>
    <w:rsid w:val="0A93B79D"/>
    <w:rsid w:val="0A9A534F"/>
    <w:rsid w:val="0AA0E308"/>
    <w:rsid w:val="0AA96B37"/>
    <w:rsid w:val="0AAC2CE3"/>
    <w:rsid w:val="0AAFA208"/>
    <w:rsid w:val="0AB00031"/>
    <w:rsid w:val="0ABB138E"/>
    <w:rsid w:val="0AC1B366"/>
    <w:rsid w:val="0AC51C57"/>
    <w:rsid w:val="0AC85460"/>
    <w:rsid w:val="0AC8FA04"/>
    <w:rsid w:val="0AC9AEB7"/>
    <w:rsid w:val="0AD1B2CC"/>
    <w:rsid w:val="0AD3C4BF"/>
    <w:rsid w:val="0AD87672"/>
    <w:rsid w:val="0ADFAECE"/>
    <w:rsid w:val="0AE0A012"/>
    <w:rsid w:val="0AE35257"/>
    <w:rsid w:val="0AE3EBC4"/>
    <w:rsid w:val="0AE407E7"/>
    <w:rsid w:val="0AE6ACFB"/>
    <w:rsid w:val="0AF26277"/>
    <w:rsid w:val="0AF3B3D8"/>
    <w:rsid w:val="0AF46ACB"/>
    <w:rsid w:val="0AF84185"/>
    <w:rsid w:val="0AFA4498"/>
    <w:rsid w:val="0AFEC5C1"/>
    <w:rsid w:val="0B03E74B"/>
    <w:rsid w:val="0B049353"/>
    <w:rsid w:val="0B050947"/>
    <w:rsid w:val="0B0771A1"/>
    <w:rsid w:val="0B0FD253"/>
    <w:rsid w:val="0B105D5E"/>
    <w:rsid w:val="0B1075BC"/>
    <w:rsid w:val="0B1457BA"/>
    <w:rsid w:val="0B1F741E"/>
    <w:rsid w:val="0B2238CC"/>
    <w:rsid w:val="0B233807"/>
    <w:rsid w:val="0B26C69E"/>
    <w:rsid w:val="0B27B91B"/>
    <w:rsid w:val="0B2FF393"/>
    <w:rsid w:val="0B308D88"/>
    <w:rsid w:val="0B31F676"/>
    <w:rsid w:val="0B4B5397"/>
    <w:rsid w:val="0B4D224E"/>
    <w:rsid w:val="0B50C9E5"/>
    <w:rsid w:val="0B53AB51"/>
    <w:rsid w:val="0B5895C3"/>
    <w:rsid w:val="0B58DEE8"/>
    <w:rsid w:val="0B5952E3"/>
    <w:rsid w:val="0B6109A0"/>
    <w:rsid w:val="0B61FEE5"/>
    <w:rsid w:val="0B63934B"/>
    <w:rsid w:val="0B64FADE"/>
    <w:rsid w:val="0B653E5F"/>
    <w:rsid w:val="0B6B0F91"/>
    <w:rsid w:val="0B6C4871"/>
    <w:rsid w:val="0B6D92F0"/>
    <w:rsid w:val="0B75FE56"/>
    <w:rsid w:val="0B7B2E12"/>
    <w:rsid w:val="0B8768E1"/>
    <w:rsid w:val="0B8C4759"/>
    <w:rsid w:val="0B92D305"/>
    <w:rsid w:val="0B954903"/>
    <w:rsid w:val="0B954E0C"/>
    <w:rsid w:val="0B96B72E"/>
    <w:rsid w:val="0BAFE5A4"/>
    <w:rsid w:val="0BB91BFF"/>
    <w:rsid w:val="0BB9A7D8"/>
    <w:rsid w:val="0BBD7E83"/>
    <w:rsid w:val="0BBDEB90"/>
    <w:rsid w:val="0BBF4866"/>
    <w:rsid w:val="0BBFA5B6"/>
    <w:rsid w:val="0BC7A085"/>
    <w:rsid w:val="0BCAB9C2"/>
    <w:rsid w:val="0BD6A9B4"/>
    <w:rsid w:val="0BD6C192"/>
    <w:rsid w:val="0BDA6C39"/>
    <w:rsid w:val="0BDC8B8E"/>
    <w:rsid w:val="0BE5E2D2"/>
    <w:rsid w:val="0BE62EB8"/>
    <w:rsid w:val="0BE76F6F"/>
    <w:rsid w:val="0BE87A60"/>
    <w:rsid w:val="0BED8CA0"/>
    <w:rsid w:val="0BEF7A03"/>
    <w:rsid w:val="0BF2D704"/>
    <w:rsid w:val="0BF58D27"/>
    <w:rsid w:val="0BF7E21E"/>
    <w:rsid w:val="0BFDA7DB"/>
    <w:rsid w:val="0C01CC1A"/>
    <w:rsid w:val="0C129631"/>
    <w:rsid w:val="0C138285"/>
    <w:rsid w:val="0C14F13C"/>
    <w:rsid w:val="0C1503A5"/>
    <w:rsid w:val="0C1AF3AA"/>
    <w:rsid w:val="0C1C3F43"/>
    <w:rsid w:val="0C1F412F"/>
    <w:rsid w:val="0C214055"/>
    <w:rsid w:val="0C237334"/>
    <w:rsid w:val="0C281030"/>
    <w:rsid w:val="0C2946C0"/>
    <w:rsid w:val="0C2B4988"/>
    <w:rsid w:val="0C2D12E2"/>
    <w:rsid w:val="0C2E99F4"/>
    <w:rsid w:val="0C3AC9AE"/>
    <w:rsid w:val="0C3FEAAA"/>
    <w:rsid w:val="0C46463D"/>
    <w:rsid w:val="0C46B6BC"/>
    <w:rsid w:val="0C472213"/>
    <w:rsid w:val="0C4A49F4"/>
    <w:rsid w:val="0C53C76B"/>
    <w:rsid w:val="0C56007C"/>
    <w:rsid w:val="0C5C0960"/>
    <w:rsid w:val="0C5ED2DD"/>
    <w:rsid w:val="0C613FCC"/>
    <w:rsid w:val="0C64393E"/>
    <w:rsid w:val="0C652AE3"/>
    <w:rsid w:val="0C6AF603"/>
    <w:rsid w:val="0C6CDD72"/>
    <w:rsid w:val="0C780A15"/>
    <w:rsid w:val="0C7C318B"/>
    <w:rsid w:val="0C7C8127"/>
    <w:rsid w:val="0C9555D2"/>
    <w:rsid w:val="0C98400E"/>
    <w:rsid w:val="0C9A2AD0"/>
    <w:rsid w:val="0CA3569E"/>
    <w:rsid w:val="0CA6A8BD"/>
    <w:rsid w:val="0CA7301C"/>
    <w:rsid w:val="0CB0D75B"/>
    <w:rsid w:val="0CB5AE1A"/>
    <w:rsid w:val="0CB9D63B"/>
    <w:rsid w:val="0CB9DDF7"/>
    <w:rsid w:val="0CBE7B0D"/>
    <w:rsid w:val="0CC20EB9"/>
    <w:rsid w:val="0CCA39FF"/>
    <w:rsid w:val="0CCA84A5"/>
    <w:rsid w:val="0CCB0117"/>
    <w:rsid w:val="0CCDE0C8"/>
    <w:rsid w:val="0CD5954B"/>
    <w:rsid w:val="0CDDF2C6"/>
    <w:rsid w:val="0CDE1911"/>
    <w:rsid w:val="0CDEEF1B"/>
    <w:rsid w:val="0CDFDB91"/>
    <w:rsid w:val="0CE27358"/>
    <w:rsid w:val="0CE2A329"/>
    <w:rsid w:val="0CE5A957"/>
    <w:rsid w:val="0CEDEBBA"/>
    <w:rsid w:val="0CEE0860"/>
    <w:rsid w:val="0CF5EB76"/>
    <w:rsid w:val="0CFF746E"/>
    <w:rsid w:val="0D0947EB"/>
    <w:rsid w:val="0D0E9923"/>
    <w:rsid w:val="0D0F3A0F"/>
    <w:rsid w:val="0D158498"/>
    <w:rsid w:val="0D1E5D51"/>
    <w:rsid w:val="0D202B55"/>
    <w:rsid w:val="0D23D209"/>
    <w:rsid w:val="0D3170E5"/>
    <w:rsid w:val="0D3345E0"/>
    <w:rsid w:val="0D349C6A"/>
    <w:rsid w:val="0D35EB70"/>
    <w:rsid w:val="0D3885DE"/>
    <w:rsid w:val="0D402684"/>
    <w:rsid w:val="0D436702"/>
    <w:rsid w:val="0D4AA3C0"/>
    <w:rsid w:val="0D4EA49C"/>
    <w:rsid w:val="0D518FAB"/>
    <w:rsid w:val="0D51B0C7"/>
    <w:rsid w:val="0D55A619"/>
    <w:rsid w:val="0D57F979"/>
    <w:rsid w:val="0D5AC114"/>
    <w:rsid w:val="0D5BDE93"/>
    <w:rsid w:val="0D5D923C"/>
    <w:rsid w:val="0D5F0A0C"/>
    <w:rsid w:val="0D5F5A70"/>
    <w:rsid w:val="0D63B1CD"/>
    <w:rsid w:val="0D6669EB"/>
    <w:rsid w:val="0D6E40CB"/>
    <w:rsid w:val="0D704693"/>
    <w:rsid w:val="0D72AFED"/>
    <w:rsid w:val="0D73F881"/>
    <w:rsid w:val="0D74E34A"/>
    <w:rsid w:val="0D7BABAD"/>
    <w:rsid w:val="0D80E699"/>
    <w:rsid w:val="0D811AD4"/>
    <w:rsid w:val="0D835FBE"/>
    <w:rsid w:val="0D87DC80"/>
    <w:rsid w:val="0D89E093"/>
    <w:rsid w:val="0D99352D"/>
    <w:rsid w:val="0D9B28A0"/>
    <w:rsid w:val="0D9CD38D"/>
    <w:rsid w:val="0DA2F47C"/>
    <w:rsid w:val="0DA9E0EE"/>
    <w:rsid w:val="0DAC3651"/>
    <w:rsid w:val="0DAE959B"/>
    <w:rsid w:val="0DB04CB0"/>
    <w:rsid w:val="0DB3D571"/>
    <w:rsid w:val="0DB63C4A"/>
    <w:rsid w:val="0DB6A872"/>
    <w:rsid w:val="0DC07D87"/>
    <w:rsid w:val="0DC08196"/>
    <w:rsid w:val="0DC3B72E"/>
    <w:rsid w:val="0DC58A24"/>
    <w:rsid w:val="0DC7945A"/>
    <w:rsid w:val="0DCAF38A"/>
    <w:rsid w:val="0DD2B458"/>
    <w:rsid w:val="0DD48989"/>
    <w:rsid w:val="0DD77E58"/>
    <w:rsid w:val="0DDB0D77"/>
    <w:rsid w:val="0DE5DD29"/>
    <w:rsid w:val="0DE659B2"/>
    <w:rsid w:val="0DEF73DB"/>
    <w:rsid w:val="0DF63092"/>
    <w:rsid w:val="0DFAADFC"/>
    <w:rsid w:val="0E01E25A"/>
    <w:rsid w:val="0E0FB5A3"/>
    <w:rsid w:val="0E1C4276"/>
    <w:rsid w:val="0E2EAECB"/>
    <w:rsid w:val="0E2EEC10"/>
    <w:rsid w:val="0E300EE0"/>
    <w:rsid w:val="0E300EEA"/>
    <w:rsid w:val="0E35842C"/>
    <w:rsid w:val="0E3E5469"/>
    <w:rsid w:val="0E41400B"/>
    <w:rsid w:val="0E49FB05"/>
    <w:rsid w:val="0E4A91C3"/>
    <w:rsid w:val="0E501D81"/>
    <w:rsid w:val="0E50223B"/>
    <w:rsid w:val="0E5D85BF"/>
    <w:rsid w:val="0E62480A"/>
    <w:rsid w:val="0E66C78D"/>
    <w:rsid w:val="0E69E575"/>
    <w:rsid w:val="0E6ABC6A"/>
    <w:rsid w:val="0E776F45"/>
    <w:rsid w:val="0E80E07A"/>
    <w:rsid w:val="0E8506A9"/>
    <w:rsid w:val="0E850B2F"/>
    <w:rsid w:val="0E883121"/>
    <w:rsid w:val="0E893124"/>
    <w:rsid w:val="0E89A709"/>
    <w:rsid w:val="0E8B3E9D"/>
    <w:rsid w:val="0E8BD9B5"/>
    <w:rsid w:val="0E8ED543"/>
    <w:rsid w:val="0E9188E1"/>
    <w:rsid w:val="0E91A2F4"/>
    <w:rsid w:val="0E9503F4"/>
    <w:rsid w:val="0E971E2D"/>
    <w:rsid w:val="0E9781F6"/>
    <w:rsid w:val="0E979DE9"/>
    <w:rsid w:val="0E9A93A3"/>
    <w:rsid w:val="0E9E8754"/>
    <w:rsid w:val="0EA293A0"/>
    <w:rsid w:val="0EA8FC61"/>
    <w:rsid w:val="0EAA80FE"/>
    <w:rsid w:val="0EB1EEB6"/>
    <w:rsid w:val="0EB7320F"/>
    <w:rsid w:val="0EBF3BD8"/>
    <w:rsid w:val="0EC1A78C"/>
    <w:rsid w:val="0EC20A07"/>
    <w:rsid w:val="0ED84B00"/>
    <w:rsid w:val="0ED89193"/>
    <w:rsid w:val="0ED933D2"/>
    <w:rsid w:val="0EDB6F22"/>
    <w:rsid w:val="0EDC73FF"/>
    <w:rsid w:val="0EE21318"/>
    <w:rsid w:val="0EE9731F"/>
    <w:rsid w:val="0EEB172D"/>
    <w:rsid w:val="0EF480B0"/>
    <w:rsid w:val="0EF7E9D4"/>
    <w:rsid w:val="0EFD2926"/>
    <w:rsid w:val="0F0092DC"/>
    <w:rsid w:val="0F0290D5"/>
    <w:rsid w:val="0F0323EF"/>
    <w:rsid w:val="0F038C02"/>
    <w:rsid w:val="0F04174E"/>
    <w:rsid w:val="0F06A4C9"/>
    <w:rsid w:val="0F0A4662"/>
    <w:rsid w:val="0F0C3909"/>
    <w:rsid w:val="0F0E8CE1"/>
    <w:rsid w:val="0F0F12CE"/>
    <w:rsid w:val="0F0FD595"/>
    <w:rsid w:val="0F16CEC7"/>
    <w:rsid w:val="0F186B48"/>
    <w:rsid w:val="0F1D5CDA"/>
    <w:rsid w:val="0F20238B"/>
    <w:rsid w:val="0F27AA95"/>
    <w:rsid w:val="0F297ED5"/>
    <w:rsid w:val="0F323274"/>
    <w:rsid w:val="0F324DDF"/>
    <w:rsid w:val="0F357B82"/>
    <w:rsid w:val="0F35B6E8"/>
    <w:rsid w:val="0F378CB2"/>
    <w:rsid w:val="0F424867"/>
    <w:rsid w:val="0F457717"/>
    <w:rsid w:val="0F4D8882"/>
    <w:rsid w:val="0F4E91A3"/>
    <w:rsid w:val="0F4FA39F"/>
    <w:rsid w:val="0F544FAA"/>
    <w:rsid w:val="0F5A19A0"/>
    <w:rsid w:val="0F632DA6"/>
    <w:rsid w:val="0F67BE05"/>
    <w:rsid w:val="0F69EAEA"/>
    <w:rsid w:val="0F722954"/>
    <w:rsid w:val="0F74374D"/>
    <w:rsid w:val="0F7C35E5"/>
    <w:rsid w:val="0F7DF7C8"/>
    <w:rsid w:val="0F7F682B"/>
    <w:rsid w:val="0F811459"/>
    <w:rsid w:val="0F943708"/>
    <w:rsid w:val="0F98EDE4"/>
    <w:rsid w:val="0F9BD9B2"/>
    <w:rsid w:val="0FA6857B"/>
    <w:rsid w:val="0FA92A0B"/>
    <w:rsid w:val="0FAA125F"/>
    <w:rsid w:val="0FACA1F2"/>
    <w:rsid w:val="0FB1924A"/>
    <w:rsid w:val="0FC11E53"/>
    <w:rsid w:val="0FC943A2"/>
    <w:rsid w:val="0FCC41B1"/>
    <w:rsid w:val="0FE19A86"/>
    <w:rsid w:val="0FE52391"/>
    <w:rsid w:val="0FF9C0BD"/>
    <w:rsid w:val="10015F53"/>
    <w:rsid w:val="1001B1C5"/>
    <w:rsid w:val="100CEC70"/>
    <w:rsid w:val="101740C8"/>
    <w:rsid w:val="1017720E"/>
    <w:rsid w:val="101D8F07"/>
    <w:rsid w:val="10231464"/>
    <w:rsid w:val="1028470F"/>
    <w:rsid w:val="102AAD0F"/>
    <w:rsid w:val="1033336E"/>
    <w:rsid w:val="103D4004"/>
    <w:rsid w:val="103EE287"/>
    <w:rsid w:val="104231C8"/>
    <w:rsid w:val="10484089"/>
    <w:rsid w:val="10512205"/>
    <w:rsid w:val="10599950"/>
    <w:rsid w:val="105A90A8"/>
    <w:rsid w:val="1060E9EA"/>
    <w:rsid w:val="1063AA03"/>
    <w:rsid w:val="10687743"/>
    <w:rsid w:val="1069B2E3"/>
    <w:rsid w:val="10715153"/>
    <w:rsid w:val="107EF389"/>
    <w:rsid w:val="108B0E93"/>
    <w:rsid w:val="1093350E"/>
    <w:rsid w:val="1099D69E"/>
    <w:rsid w:val="10A3B23F"/>
    <w:rsid w:val="10A3DE54"/>
    <w:rsid w:val="10AA8A66"/>
    <w:rsid w:val="10AE797C"/>
    <w:rsid w:val="10B80C4A"/>
    <w:rsid w:val="10B83D81"/>
    <w:rsid w:val="10B92F0A"/>
    <w:rsid w:val="10BCD752"/>
    <w:rsid w:val="10BD445D"/>
    <w:rsid w:val="10BE53D1"/>
    <w:rsid w:val="10BE9FDE"/>
    <w:rsid w:val="10CDEFEB"/>
    <w:rsid w:val="10D12768"/>
    <w:rsid w:val="10D5E955"/>
    <w:rsid w:val="10D810F4"/>
    <w:rsid w:val="10DB4B2C"/>
    <w:rsid w:val="10DD431B"/>
    <w:rsid w:val="10DECEB6"/>
    <w:rsid w:val="10E64B5A"/>
    <w:rsid w:val="10EAF5F4"/>
    <w:rsid w:val="10F0256A"/>
    <w:rsid w:val="11058242"/>
    <w:rsid w:val="11111FF1"/>
    <w:rsid w:val="11144839"/>
    <w:rsid w:val="1118DDF7"/>
    <w:rsid w:val="111AC32B"/>
    <w:rsid w:val="11212155"/>
    <w:rsid w:val="1122D226"/>
    <w:rsid w:val="11327C40"/>
    <w:rsid w:val="113B6074"/>
    <w:rsid w:val="1145BCED"/>
    <w:rsid w:val="114B991E"/>
    <w:rsid w:val="1151FA15"/>
    <w:rsid w:val="11583F78"/>
    <w:rsid w:val="115D88CC"/>
    <w:rsid w:val="115E7902"/>
    <w:rsid w:val="115F2158"/>
    <w:rsid w:val="115F2972"/>
    <w:rsid w:val="1175D82A"/>
    <w:rsid w:val="1175DE39"/>
    <w:rsid w:val="1179E077"/>
    <w:rsid w:val="117BC28C"/>
    <w:rsid w:val="1181225C"/>
    <w:rsid w:val="118850FE"/>
    <w:rsid w:val="118D7210"/>
    <w:rsid w:val="11913876"/>
    <w:rsid w:val="11A5BD11"/>
    <w:rsid w:val="11A6CA5A"/>
    <w:rsid w:val="11A72384"/>
    <w:rsid w:val="11AE3DF1"/>
    <w:rsid w:val="11AF16BB"/>
    <w:rsid w:val="11AF7930"/>
    <w:rsid w:val="11B0A045"/>
    <w:rsid w:val="11C52DA0"/>
    <w:rsid w:val="11C96444"/>
    <w:rsid w:val="11CFCF00"/>
    <w:rsid w:val="11D28B58"/>
    <w:rsid w:val="11D2B45A"/>
    <w:rsid w:val="11D3868D"/>
    <w:rsid w:val="11D5E91B"/>
    <w:rsid w:val="11D675A0"/>
    <w:rsid w:val="11D874D2"/>
    <w:rsid w:val="11DD7608"/>
    <w:rsid w:val="11E8324B"/>
    <w:rsid w:val="11E9A5A3"/>
    <w:rsid w:val="11EB14F9"/>
    <w:rsid w:val="11F250D0"/>
    <w:rsid w:val="11F73694"/>
    <w:rsid w:val="11FA5899"/>
    <w:rsid w:val="11FCF839"/>
    <w:rsid w:val="11FD0FBF"/>
    <w:rsid w:val="120822AB"/>
    <w:rsid w:val="120B7805"/>
    <w:rsid w:val="120E519D"/>
    <w:rsid w:val="12117E0A"/>
    <w:rsid w:val="12138246"/>
    <w:rsid w:val="12194C1C"/>
    <w:rsid w:val="1219A77A"/>
    <w:rsid w:val="121CEE5C"/>
    <w:rsid w:val="121DE2AC"/>
    <w:rsid w:val="12241CAA"/>
    <w:rsid w:val="122857A9"/>
    <w:rsid w:val="122D06CA"/>
    <w:rsid w:val="122DE52F"/>
    <w:rsid w:val="1236EAE9"/>
    <w:rsid w:val="123CEE14"/>
    <w:rsid w:val="123D6119"/>
    <w:rsid w:val="123E3DB1"/>
    <w:rsid w:val="124370B3"/>
    <w:rsid w:val="124421E0"/>
    <w:rsid w:val="12562442"/>
    <w:rsid w:val="125ADF09"/>
    <w:rsid w:val="125F499C"/>
    <w:rsid w:val="1260E3DA"/>
    <w:rsid w:val="12619CA6"/>
    <w:rsid w:val="12657C8D"/>
    <w:rsid w:val="1266035A"/>
    <w:rsid w:val="1268CADA"/>
    <w:rsid w:val="126986F1"/>
    <w:rsid w:val="12704732"/>
    <w:rsid w:val="12729C4B"/>
    <w:rsid w:val="127A9F17"/>
    <w:rsid w:val="127C1FD5"/>
    <w:rsid w:val="127E2ABF"/>
    <w:rsid w:val="127F3756"/>
    <w:rsid w:val="128C4FA3"/>
    <w:rsid w:val="1292DB29"/>
    <w:rsid w:val="12931288"/>
    <w:rsid w:val="129C97D7"/>
    <w:rsid w:val="12A31E6F"/>
    <w:rsid w:val="12A8ABD0"/>
    <w:rsid w:val="12AD4EF0"/>
    <w:rsid w:val="12AF9EA1"/>
    <w:rsid w:val="12B1655D"/>
    <w:rsid w:val="12B927E7"/>
    <w:rsid w:val="12BB1216"/>
    <w:rsid w:val="12BB4137"/>
    <w:rsid w:val="12BB83B6"/>
    <w:rsid w:val="12BD3273"/>
    <w:rsid w:val="12BF837E"/>
    <w:rsid w:val="12C3E739"/>
    <w:rsid w:val="12C58FC3"/>
    <w:rsid w:val="12C66D80"/>
    <w:rsid w:val="12C689CB"/>
    <w:rsid w:val="12CB5A98"/>
    <w:rsid w:val="12CDDC48"/>
    <w:rsid w:val="12D21AAF"/>
    <w:rsid w:val="12D7A94E"/>
    <w:rsid w:val="12E21F41"/>
    <w:rsid w:val="12E50308"/>
    <w:rsid w:val="12F01E81"/>
    <w:rsid w:val="12F09387"/>
    <w:rsid w:val="12F177A7"/>
    <w:rsid w:val="12F540E1"/>
    <w:rsid w:val="12F6D399"/>
    <w:rsid w:val="12F860A3"/>
    <w:rsid w:val="12FBBE21"/>
    <w:rsid w:val="12FE9C3D"/>
    <w:rsid w:val="12FFADCE"/>
    <w:rsid w:val="130C85B1"/>
    <w:rsid w:val="13150E68"/>
    <w:rsid w:val="13192E12"/>
    <w:rsid w:val="13202483"/>
    <w:rsid w:val="1322D4FE"/>
    <w:rsid w:val="13269699"/>
    <w:rsid w:val="132CCC07"/>
    <w:rsid w:val="132DF572"/>
    <w:rsid w:val="13323558"/>
    <w:rsid w:val="133359A2"/>
    <w:rsid w:val="133A7417"/>
    <w:rsid w:val="133E600F"/>
    <w:rsid w:val="133EDC9B"/>
    <w:rsid w:val="134A7E3F"/>
    <w:rsid w:val="134BD562"/>
    <w:rsid w:val="134F2E1C"/>
    <w:rsid w:val="13539D57"/>
    <w:rsid w:val="1353B7B2"/>
    <w:rsid w:val="135B1EEB"/>
    <w:rsid w:val="135C783E"/>
    <w:rsid w:val="135C8455"/>
    <w:rsid w:val="136641A7"/>
    <w:rsid w:val="1368A09F"/>
    <w:rsid w:val="136A35C2"/>
    <w:rsid w:val="13769B95"/>
    <w:rsid w:val="1376CDBB"/>
    <w:rsid w:val="1378E559"/>
    <w:rsid w:val="1379909C"/>
    <w:rsid w:val="1379F95D"/>
    <w:rsid w:val="137D9A7F"/>
    <w:rsid w:val="137E30E1"/>
    <w:rsid w:val="137F02F2"/>
    <w:rsid w:val="138075D0"/>
    <w:rsid w:val="13826C13"/>
    <w:rsid w:val="138B6B27"/>
    <w:rsid w:val="138E8D77"/>
    <w:rsid w:val="13917BDB"/>
    <w:rsid w:val="13931104"/>
    <w:rsid w:val="13961035"/>
    <w:rsid w:val="13A0C131"/>
    <w:rsid w:val="13A8C6E0"/>
    <w:rsid w:val="13ADB9D0"/>
    <w:rsid w:val="13AEE2FE"/>
    <w:rsid w:val="13B7BFA4"/>
    <w:rsid w:val="13BC9577"/>
    <w:rsid w:val="13C5C9B4"/>
    <w:rsid w:val="13C6B51E"/>
    <w:rsid w:val="13C81B0B"/>
    <w:rsid w:val="13CE39AA"/>
    <w:rsid w:val="13D503A8"/>
    <w:rsid w:val="13D564E9"/>
    <w:rsid w:val="13E9EB8A"/>
    <w:rsid w:val="13EBEEF8"/>
    <w:rsid w:val="13EDFB1D"/>
    <w:rsid w:val="13F28BB9"/>
    <w:rsid w:val="13F32366"/>
    <w:rsid w:val="13F394AE"/>
    <w:rsid w:val="13FF96B8"/>
    <w:rsid w:val="14026B85"/>
    <w:rsid w:val="14089076"/>
    <w:rsid w:val="140B0AE5"/>
    <w:rsid w:val="140B64C5"/>
    <w:rsid w:val="14129F5E"/>
    <w:rsid w:val="1414C616"/>
    <w:rsid w:val="141BC184"/>
    <w:rsid w:val="141BCFD1"/>
    <w:rsid w:val="141E8F17"/>
    <w:rsid w:val="14242A61"/>
    <w:rsid w:val="142A91AA"/>
    <w:rsid w:val="142D55CF"/>
    <w:rsid w:val="142D977F"/>
    <w:rsid w:val="1435A3DD"/>
    <w:rsid w:val="143FD587"/>
    <w:rsid w:val="1443F10D"/>
    <w:rsid w:val="1445A0F3"/>
    <w:rsid w:val="14491F51"/>
    <w:rsid w:val="144E14E3"/>
    <w:rsid w:val="1457A1C4"/>
    <w:rsid w:val="145B140C"/>
    <w:rsid w:val="145CF72E"/>
    <w:rsid w:val="146192CA"/>
    <w:rsid w:val="14661251"/>
    <w:rsid w:val="14690CA1"/>
    <w:rsid w:val="146983C3"/>
    <w:rsid w:val="14698D97"/>
    <w:rsid w:val="14761EE4"/>
    <w:rsid w:val="14765252"/>
    <w:rsid w:val="14797D93"/>
    <w:rsid w:val="147F0BFB"/>
    <w:rsid w:val="1480FAC0"/>
    <w:rsid w:val="14849E2D"/>
    <w:rsid w:val="148ACCB5"/>
    <w:rsid w:val="148D65B4"/>
    <w:rsid w:val="148E0D62"/>
    <w:rsid w:val="1499A7AF"/>
    <w:rsid w:val="149C1A90"/>
    <w:rsid w:val="149C5D68"/>
    <w:rsid w:val="14A0A786"/>
    <w:rsid w:val="14A3D90D"/>
    <w:rsid w:val="14A9EB79"/>
    <w:rsid w:val="14B281B5"/>
    <w:rsid w:val="14BD8C41"/>
    <w:rsid w:val="14C1A5FF"/>
    <w:rsid w:val="14C68D8F"/>
    <w:rsid w:val="14CC1905"/>
    <w:rsid w:val="14D29AF7"/>
    <w:rsid w:val="14D2A6C1"/>
    <w:rsid w:val="14D9AD4F"/>
    <w:rsid w:val="14DEE76C"/>
    <w:rsid w:val="14E6E724"/>
    <w:rsid w:val="14E92571"/>
    <w:rsid w:val="14E94501"/>
    <w:rsid w:val="14E9E616"/>
    <w:rsid w:val="14EA59F8"/>
    <w:rsid w:val="14F0F073"/>
    <w:rsid w:val="14F2DCE2"/>
    <w:rsid w:val="14F727AC"/>
    <w:rsid w:val="1501E5B2"/>
    <w:rsid w:val="1501EAF1"/>
    <w:rsid w:val="15071DE2"/>
    <w:rsid w:val="1508CB3E"/>
    <w:rsid w:val="150B56C0"/>
    <w:rsid w:val="150CD00E"/>
    <w:rsid w:val="150CEB82"/>
    <w:rsid w:val="1510DE0B"/>
    <w:rsid w:val="15126DBE"/>
    <w:rsid w:val="1514E78E"/>
    <w:rsid w:val="15155CA9"/>
    <w:rsid w:val="1517C8CB"/>
    <w:rsid w:val="1519B873"/>
    <w:rsid w:val="15272DD0"/>
    <w:rsid w:val="152837DC"/>
    <w:rsid w:val="1529F192"/>
    <w:rsid w:val="152D5297"/>
    <w:rsid w:val="153F1B84"/>
    <w:rsid w:val="1540A4EE"/>
    <w:rsid w:val="1540EAAA"/>
    <w:rsid w:val="1541209D"/>
    <w:rsid w:val="1544A410"/>
    <w:rsid w:val="1546A9A2"/>
    <w:rsid w:val="15496440"/>
    <w:rsid w:val="154B09B8"/>
    <w:rsid w:val="154BC8B6"/>
    <w:rsid w:val="154E2C83"/>
    <w:rsid w:val="1550C620"/>
    <w:rsid w:val="155552A2"/>
    <w:rsid w:val="155D3228"/>
    <w:rsid w:val="1560EE5C"/>
    <w:rsid w:val="15656EAB"/>
    <w:rsid w:val="1569F95A"/>
    <w:rsid w:val="156A8D67"/>
    <w:rsid w:val="156BF2EE"/>
    <w:rsid w:val="156EF15D"/>
    <w:rsid w:val="1571BDAB"/>
    <w:rsid w:val="157A65E0"/>
    <w:rsid w:val="15820D1A"/>
    <w:rsid w:val="15826CED"/>
    <w:rsid w:val="1585E6F5"/>
    <w:rsid w:val="158694F6"/>
    <w:rsid w:val="1586B3F5"/>
    <w:rsid w:val="15887F9A"/>
    <w:rsid w:val="158CB16C"/>
    <w:rsid w:val="158DD6B6"/>
    <w:rsid w:val="1597357A"/>
    <w:rsid w:val="159A89FC"/>
    <w:rsid w:val="159EACD4"/>
    <w:rsid w:val="15A1CCA2"/>
    <w:rsid w:val="15A56033"/>
    <w:rsid w:val="15A71A19"/>
    <w:rsid w:val="15A7B981"/>
    <w:rsid w:val="15AE842B"/>
    <w:rsid w:val="15B1B620"/>
    <w:rsid w:val="15B70395"/>
    <w:rsid w:val="15BF6995"/>
    <w:rsid w:val="15C1E7B1"/>
    <w:rsid w:val="15C400E6"/>
    <w:rsid w:val="15C7310B"/>
    <w:rsid w:val="15CA9895"/>
    <w:rsid w:val="15D2378B"/>
    <w:rsid w:val="15D2F854"/>
    <w:rsid w:val="15D60807"/>
    <w:rsid w:val="15D803DD"/>
    <w:rsid w:val="15D9F065"/>
    <w:rsid w:val="15DD64D4"/>
    <w:rsid w:val="15EA60C0"/>
    <w:rsid w:val="15F32478"/>
    <w:rsid w:val="15F448C6"/>
    <w:rsid w:val="15FFC18F"/>
    <w:rsid w:val="1606343A"/>
    <w:rsid w:val="160D387D"/>
    <w:rsid w:val="160DB1B8"/>
    <w:rsid w:val="160DE91E"/>
    <w:rsid w:val="160F02AB"/>
    <w:rsid w:val="16129FF2"/>
    <w:rsid w:val="16192ED6"/>
    <w:rsid w:val="161C44A3"/>
    <w:rsid w:val="161C4FBF"/>
    <w:rsid w:val="161C668E"/>
    <w:rsid w:val="161DFD2E"/>
    <w:rsid w:val="16272E4B"/>
    <w:rsid w:val="1628F21E"/>
    <w:rsid w:val="162BB09B"/>
    <w:rsid w:val="16317E78"/>
    <w:rsid w:val="1633A4C4"/>
    <w:rsid w:val="16340D65"/>
    <w:rsid w:val="1635D69B"/>
    <w:rsid w:val="163F967C"/>
    <w:rsid w:val="1642E379"/>
    <w:rsid w:val="16477537"/>
    <w:rsid w:val="1655FAE4"/>
    <w:rsid w:val="165868FB"/>
    <w:rsid w:val="166409DF"/>
    <w:rsid w:val="16658AD4"/>
    <w:rsid w:val="166A0DE1"/>
    <w:rsid w:val="166D1E56"/>
    <w:rsid w:val="166E0E77"/>
    <w:rsid w:val="16705FB6"/>
    <w:rsid w:val="16719158"/>
    <w:rsid w:val="1671FCEF"/>
    <w:rsid w:val="1673BE02"/>
    <w:rsid w:val="1676ED6A"/>
    <w:rsid w:val="167B8BF7"/>
    <w:rsid w:val="1681D902"/>
    <w:rsid w:val="169155CD"/>
    <w:rsid w:val="169E1E8C"/>
    <w:rsid w:val="16A281BF"/>
    <w:rsid w:val="16A4F295"/>
    <w:rsid w:val="16A68F9D"/>
    <w:rsid w:val="16AA7633"/>
    <w:rsid w:val="16ADC238"/>
    <w:rsid w:val="16AF2F23"/>
    <w:rsid w:val="16B9FBB4"/>
    <w:rsid w:val="16BA1B0C"/>
    <w:rsid w:val="16BABBC8"/>
    <w:rsid w:val="16BC00FB"/>
    <w:rsid w:val="16BD52E0"/>
    <w:rsid w:val="16C1D339"/>
    <w:rsid w:val="16C3CE5F"/>
    <w:rsid w:val="16C8275A"/>
    <w:rsid w:val="16C980FD"/>
    <w:rsid w:val="16CD5012"/>
    <w:rsid w:val="16D0DCBC"/>
    <w:rsid w:val="16D33977"/>
    <w:rsid w:val="16DC5B1E"/>
    <w:rsid w:val="16DF06D4"/>
    <w:rsid w:val="16E25FA3"/>
    <w:rsid w:val="16E43A0E"/>
    <w:rsid w:val="16E57304"/>
    <w:rsid w:val="16E7F4C8"/>
    <w:rsid w:val="16EFD0B4"/>
    <w:rsid w:val="16F05A9C"/>
    <w:rsid w:val="16F102AF"/>
    <w:rsid w:val="170B9644"/>
    <w:rsid w:val="170E124A"/>
    <w:rsid w:val="170E187B"/>
    <w:rsid w:val="170F1EB8"/>
    <w:rsid w:val="170F6AE7"/>
    <w:rsid w:val="170FED9F"/>
    <w:rsid w:val="17156C6E"/>
    <w:rsid w:val="17202835"/>
    <w:rsid w:val="172469C4"/>
    <w:rsid w:val="1724CC79"/>
    <w:rsid w:val="17271091"/>
    <w:rsid w:val="172BF591"/>
    <w:rsid w:val="1732E547"/>
    <w:rsid w:val="1735DCAE"/>
    <w:rsid w:val="1738C77C"/>
    <w:rsid w:val="173BBE04"/>
    <w:rsid w:val="17453AB4"/>
    <w:rsid w:val="174C6744"/>
    <w:rsid w:val="174D45DB"/>
    <w:rsid w:val="17513B28"/>
    <w:rsid w:val="17569E0E"/>
    <w:rsid w:val="1759808B"/>
    <w:rsid w:val="175FB4F9"/>
    <w:rsid w:val="17612EDB"/>
    <w:rsid w:val="1763DFB9"/>
    <w:rsid w:val="176A07C9"/>
    <w:rsid w:val="176A9009"/>
    <w:rsid w:val="17772954"/>
    <w:rsid w:val="177D64AF"/>
    <w:rsid w:val="177EA283"/>
    <w:rsid w:val="1784B37B"/>
    <w:rsid w:val="1789A550"/>
    <w:rsid w:val="1795530C"/>
    <w:rsid w:val="1797FF18"/>
    <w:rsid w:val="17A55A42"/>
    <w:rsid w:val="17A70637"/>
    <w:rsid w:val="17A89B03"/>
    <w:rsid w:val="17ACB1A0"/>
    <w:rsid w:val="17BAA7A9"/>
    <w:rsid w:val="17BFABB0"/>
    <w:rsid w:val="17C2EE7E"/>
    <w:rsid w:val="17C4F1ED"/>
    <w:rsid w:val="17C6728C"/>
    <w:rsid w:val="17CD2E9B"/>
    <w:rsid w:val="17CEA19D"/>
    <w:rsid w:val="17CF243C"/>
    <w:rsid w:val="17EF39D5"/>
    <w:rsid w:val="17F1D26F"/>
    <w:rsid w:val="17F47C0F"/>
    <w:rsid w:val="17FA110D"/>
    <w:rsid w:val="1809EAE1"/>
    <w:rsid w:val="180DDFB0"/>
    <w:rsid w:val="18143273"/>
    <w:rsid w:val="18144222"/>
    <w:rsid w:val="1815520D"/>
    <w:rsid w:val="1820FC39"/>
    <w:rsid w:val="18221ED8"/>
    <w:rsid w:val="1826E148"/>
    <w:rsid w:val="18289E7A"/>
    <w:rsid w:val="1828F777"/>
    <w:rsid w:val="182B120A"/>
    <w:rsid w:val="1830E45B"/>
    <w:rsid w:val="1832EE91"/>
    <w:rsid w:val="1835AC2F"/>
    <w:rsid w:val="183D33EB"/>
    <w:rsid w:val="183D9AD6"/>
    <w:rsid w:val="183ECB4B"/>
    <w:rsid w:val="1842B596"/>
    <w:rsid w:val="1844D423"/>
    <w:rsid w:val="1846061E"/>
    <w:rsid w:val="18487D5B"/>
    <w:rsid w:val="184A032C"/>
    <w:rsid w:val="184E61E8"/>
    <w:rsid w:val="184F4BEE"/>
    <w:rsid w:val="18508602"/>
    <w:rsid w:val="18529A1B"/>
    <w:rsid w:val="185C4805"/>
    <w:rsid w:val="185FC5AC"/>
    <w:rsid w:val="1864DEBE"/>
    <w:rsid w:val="18668636"/>
    <w:rsid w:val="186EA145"/>
    <w:rsid w:val="186F5C67"/>
    <w:rsid w:val="187563E5"/>
    <w:rsid w:val="1877070A"/>
    <w:rsid w:val="187B1A3B"/>
    <w:rsid w:val="187D7735"/>
    <w:rsid w:val="1885036C"/>
    <w:rsid w:val="18850E36"/>
    <w:rsid w:val="18856F79"/>
    <w:rsid w:val="1889D620"/>
    <w:rsid w:val="188A8136"/>
    <w:rsid w:val="188CBE3C"/>
    <w:rsid w:val="188E3E44"/>
    <w:rsid w:val="188E8ACE"/>
    <w:rsid w:val="1897508D"/>
    <w:rsid w:val="1899D704"/>
    <w:rsid w:val="189A8ECF"/>
    <w:rsid w:val="189AFACC"/>
    <w:rsid w:val="18A1C96D"/>
    <w:rsid w:val="18A95BFE"/>
    <w:rsid w:val="18B2DA12"/>
    <w:rsid w:val="18B4ABE5"/>
    <w:rsid w:val="18B5CCFD"/>
    <w:rsid w:val="18C92605"/>
    <w:rsid w:val="18DC03DB"/>
    <w:rsid w:val="18DCBCE9"/>
    <w:rsid w:val="18DE81E1"/>
    <w:rsid w:val="18E06684"/>
    <w:rsid w:val="18E142D6"/>
    <w:rsid w:val="18F5C196"/>
    <w:rsid w:val="18F65E8A"/>
    <w:rsid w:val="18F68EF1"/>
    <w:rsid w:val="18F7795C"/>
    <w:rsid w:val="18F986B4"/>
    <w:rsid w:val="18FC41B4"/>
    <w:rsid w:val="19085EC7"/>
    <w:rsid w:val="1909161F"/>
    <w:rsid w:val="190FB5AE"/>
    <w:rsid w:val="19163C34"/>
    <w:rsid w:val="19168DD1"/>
    <w:rsid w:val="19189831"/>
    <w:rsid w:val="191CD1C8"/>
    <w:rsid w:val="1922D701"/>
    <w:rsid w:val="1926EB3B"/>
    <w:rsid w:val="1928A5F5"/>
    <w:rsid w:val="192F235B"/>
    <w:rsid w:val="1935C16A"/>
    <w:rsid w:val="193F51BD"/>
    <w:rsid w:val="19466E58"/>
    <w:rsid w:val="19504A82"/>
    <w:rsid w:val="1950822D"/>
    <w:rsid w:val="1951BA1D"/>
    <w:rsid w:val="19528F3B"/>
    <w:rsid w:val="19635984"/>
    <w:rsid w:val="196B507C"/>
    <w:rsid w:val="196D29B8"/>
    <w:rsid w:val="19732CFA"/>
    <w:rsid w:val="19733D0A"/>
    <w:rsid w:val="197646DC"/>
    <w:rsid w:val="1977373E"/>
    <w:rsid w:val="197945C3"/>
    <w:rsid w:val="197DAFFB"/>
    <w:rsid w:val="197EDDF1"/>
    <w:rsid w:val="197F1B6D"/>
    <w:rsid w:val="19857402"/>
    <w:rsid w:val="198679D7"/>
    <w:rsid w:val="198BB3E9"/>
    <w:rsid w:val="198D33B1"/>
    <w:rsid w:val="198EEAAF"/>
    <w:rsid w:val="198FB1E6"/>
    <w:rsid w:val="19904C70"/>
    <w:rsid w:val="1991D116"/>
    <w:rsid w:val="19982F68"/>
    <w:rsid w:val="199A70AC"/>
    <w:rsid w:val="19A34376"/>
    <w:rsid w:val="19A46490"/>
    <w:rsid w:val="19A60A7C"/>
    <w:rsid w:val="19A9321A"/>
    <w:rsid w:val="19B271DB"/>
    <w:rsid w:val="19B3E09A"/>
    <w:rsid w:val="19B99F9C"/>
    <w:rsid w:val="19BFBE0E"/>
    <w:rsid w:val="19C0A0EA"/>
    <w:rsid w:val="19C25450"/>
    <w:rsid w:val="19C3F534"/>
    <w:rsid w:val="19CA6397"/>
    <w:rsid w:val="19CC2CCA"/>
    <w:rsid w:val="19CE2A34"/>
    <w:rsid w:val="19D63D10"/>
    <w:rsid w:val="19D9F532"/>
    <w:rsid w:val="19DB323A"/>
    <w:rsid w:val="19E48650"/>
    <w:rsid w:val="19E72F59"/>
    <w:rsid w:val="19E9377F"/>
    <w:rsid w:val="19E94EA0"/>
    <w:rsid w:val="19E95291"/>
    <w:rsid w:val="19F015FF"/>
    <w:rsid w:val="19F1ACD3"/>
    <w:rsid w:val="19F66D4D"/>
    <w:rsid w:val="1A025697"/>
    <w:rsid w:val="1A0865E1"/>
    <w:rsid w:val="1A0A19D8"/>
    <w:rsid w:val="1A0EE54D"/>
    <w:rsid w:val="1A1A78BB"/>
    <w:rsid w:val="1A1BC6F7"/>
    <w:rsid w:val="1A21B09C"/>
    <w:rsid w:val="1A235C5F"/>
    <w:rsid w:val="1A2619D1"/>
    <w:rsid w:val="1A272B24"/>
    <w:rsid w:val="1A292AF9"/>
    <w:rsid w:val="1A29F31B"/>
    <w:rsid w:val="1A2B25D5"/>
    <w:rsid w:val="1A2F7C36"/>
    <w:rsid w:val="1A335ECC"/>
    <w:rsid w:val="1A33FE48"/>
    <w:rsid w:val="1A356EF6"/>
    <w:rsid w:val="1A3D09D1"/>
    <w:rsid w:val="1A418537"/>
    <w:rsid w:val="1A4193A5"/>
    <w:rsid w:val="1A4814A3"/>
    <w:rsid w:val="1A4A5070"/>
    <w:rsid w:val="1A526BE6"/>
    <w:rsid w:val="1A54A3E1"/>
    <w:rsid w:val="1A572E1E"/>
    <w:rsid w:val="1A583C07"/>
    <w:rsid w:val="1A5ACF21"/>
    <w:rsid w:val="1A64298D"/>
    <w:rsid w:val="1A64C3DB"/>
    <w:rsid w:val="1A677C9A"/>
    <w:rsid w:val="1A78DB24"/>
    <w:rsid w:val="1A7936F5"/>
    <w:rsid w:val="1A7A2FBD"/>
    <w:rsid w:val="1A7A7AB9"/>
    <w:rsid w:val="1A8885CF"/>
    <w:rsid w:val="1A8CC0F5"/>
    <w:rsid w:val="1A8F60E1"/>
    <w:rsid w:val="1A92D7FA"/>
    <w:rsid w:val="1A97B7F0"/>
    <w:rsid w:val="1A9B4912"/>
    <w:rsid w:val="1A9C2A7D"/>
    <w:rsid w:val="1AA2FE22"/>
    <w:rsid w:val="1AA69C89"/>
    <w:rsid w:val="1AA6F368"/>
    <w:rsid w:val="1AA7B3BC"/>
    <w:rsid w:val="1AB089EE"/>
    <w:rsid w:val="1AB0B169"/>
    <w:rsid w:val="1AB4FB80"/>
    <w:rsid w:val="1AB70794"/>
    <w:rsid w:val="1AB97EAD"/>
    <w:rsid w:val="1ABA0898"/>
    <w:rsid w:val="1ABADB9E"/>
    <w:rsid w:val="1AC1762F"/>
    <w:rsid w:val="1AC2BA53"/>
    <w:rsid w:val="1AC6176E"/>
    <w:rsid w:val="1ACA5AEA"/>
    <w:rsid w:val="1ACB5521"/>
    <w:rsid w:val="1AD10F37"/>
    <w:rsid w:val="1AE3404F"/>
    <w:rsid w:val="1AE7C515"/>
    <w:rsid w:val="1AE7E7EC"/>
    <w:rsid w:val="1AEFEC23"/>
    <w:rsid w:val="1AF91281"/>
    <w:rsid w:val="1B0548C6"/>
    <w:rsid w:val="1B0BB17E"/>
    <w:rsid w:val="1B115D2A"/>
    <w:rsid w:val="1B19B8D7"/>
    <w:rsid w:val="1B1AD288"/>
    <w:rsid w:val="1B1F3439"/>
    <w:rsid w:val="1B210BF4"/>
    <w:rsid w:val="1B23D106"/>
    <w:rsid w:val="1B2414E2"/>
    <w:rsid w:val="1B27A34C"/>
    <w:rsid w:val="1B286D91"/>
    <w:rsid w:val="1B2D2743"/>
    <w:rsid w:val="1B32E0C4"/>
    <w:rsid w:val="1B357FAD"/>
    <w:rsid w:val="1B3DFDC0"/>
    <w:rsid w:val="1B409DA2"/>
    <w:rsid w:val="1B431680"/>
    <w:rsid w:val="1B49A594"/>
    <w:rsid w:val="1B4DF474"/>
    <w:rsid w:val="1B4EB1F1"/>
    <w:rsid w:val="1B5BDB59"/>
    <w:rsid w:val="1B5C8B43"/>
    <w:rsid w:val="1B5F57FD"/>
    <w:rsid w:val="1B6287CA"/>
    <w:rsid w:val="1B641885"/>
    <w:rsid w:val="1B661237"/>
    <w:rsid w:val="1B6723F5"/>
    <w:rsid w:val="1B673354"/>
    <w:rsid w:val="1B6A26B1"/>
    <w:rsid w:val="1B750502"/>
    <w:rsid w:val="1B7AEC5C"/>
    <w:rsid w:val="1B7F5415"/>
    <w:rsid w:val="1B854132"/>
    <w:rsid w:val="1B898C0B"/>
    <w:rsid w:val="1B8E54BA"/>
    <w:rsid w:val="1B958017"/>
    <w:rsid w:val="1B981074"/>
    <w:rsid w:val="1B9A50E8"/>
    <w:rsid w:val="1BA33555"/>
    <w:rsid w:val="1BA66EFA"/>
    <w:rsid w:val="1BAC990C"/>
    <w:rsid w:val="1BADB7B9"/>
    <w:rsid w:val="1BADD820"/>
    <w:rsid w:val="1BB8989A"/>
    <w:rsid w:val="1BBCAEF8"/>
    <w:rsid w:val="1BBE6312"/>
    <w:rsid w:val="1BBEE062"/>
    <w:rsid w:val="1BC08C7C"/>
    <w:rsid w:val="1BC33C58"/>
    <w:rsid w:val="1BC358F5"/>
    <w:rsid w:val="1BC4FB5A"/>
    <w:rsid w:val="1BCA58D7"/>
    <w:rsid w:val="1BCC6930"/>
    <w:rsid w:val="1BD61A9E"/>
    <w:rsid w:val="1BD8EE99"/>
    <w:rsid w:val="1BD95C29"/>
    <w:rsid w:val="1BE620D1"/>
    <w:rsid w:val="1BE63AE6"/>
    <w:rsid w:val="1BE9B1B9"/>
    <w:rsid w:val="1BF3F484"/>
    <w:rsid w:val="1BF65F4E"/>
    <w:rsid w:val="1BF84196"/>
    <w:rsid w:val="1BFE5CEA"/>
    <w:rsid w:val="1BFEF853"/>
    <w:rsid w:val="1C003F48"/>
    <w:rsid w:val="1C005004"/>
    <w:rsid w:val="1C0B41FC"/>
    <w:rsid w:val="1C150756"/>
    <w:rsid w:val="1C1724EB"/>
    <w:rsid w:val="1C1E5BD0"/>
    <w:rsid w:val="1C1F61F7"/>
    <w:rsid w:val="1C25E4B7"/>
    <w:rsid w:val="1C2C8ECC"/>
    <w:rsid w:val="1C2D3FC7"/>
    <w:rsid w:val="1C2E18A0"/>
    <w:rsid w:val="1C31ADF1"/>
    <w:rsid w:val="1C32B633"/>
    <w:rsid w:val="1C33BA41"/>
    <w:rsid w:val="1C350636"/>
    <w:rsid w:val="1C404004"/>
    <w:rsid w:val="1C471170"/>
    <w:rsid w:val="1C4BFD12"/>
    <w:rsid w:val="1C4C39BF"/>
    <w:rsid w:val="1C4FACD9"/>
    <w:rsid w:val="1C50312C"/>
    <w:rsid w:val="1C53B611"/>
    <w:rsid w:val="1C56FA47"/>
    <w:rsid w:val="1C5BCDF1"/>
    <w:rsid w:val="1C5C4787"/>
    <w:rsid w:val="1C5C5254"/>
    <w:rsid w:val="1C5CF7FD"/>
    <w:rsid w:val="1C5F86EA"/>
    <w:rsid w:val="1C613E83"/>
    <w:rsid w:val="1C69BB36"/>
    <w:rsid w:val="1C6D03E4"/>
    <w:rsid w:val="1C74DD37"/>
    <w:rsid w:val="1C7CAF7F"/>
    <w:rsid w:val="1C83FB04"/>
    <w:rsid w:val="1C84E4AF"/>
    <w:rsid w:val="1C852F9D"/>
    <w:rsid w:val="1C8F1DA6"/>
    <w:rsid w:val="1C8F6DB4"/>
    <w:rsid w:val="1C93F6D4"/>
    <w:rsid w:val="1C9805D2"/>
    <w:rsid w:val="1CA1517D"/>
    <w:rsid w:val="1CA7C855"/>
    <w:rsid w:val="1CAA87E2"/>
    <w:rsid w:val="1CAFA89D"/>
    <w:rsid w:val="1CB062A0"/>
    <w:rsid w:val="1CB836C5"/>
    <w:rsid w:val="1CBC604D"/>
    <w:rsid w:val="1CC1A2D3"/>
    <w:rsid w:val="1CC404F3"/>
    <w:rsid w:val="1CCC2138"/>
    <w:rsid w:val="1CCF535D"/>
    <w:rsid w:val="1CCFFDD4"/>
    <w:rsid w:val="1CD17FFD"/>
    <w:rsid w:val="1CD1BA13"/>
    <w:rsid w:val="1CD1CC9E"/>
    <w:rsid w:val="1CD25105"/>
    <w:rsid w:val="1CD2AA89"/>
    <w:rsid w:val="1CDF904D"/>
    <w:rsid w:val="1CE83BD1"/>
    <w:rsid w:val="1CEAF558"/>
    <w:rsid w:val="1CEDDAFE"/>
    <w:rsid w:val="1CEF3CB5"/>
    <w:rsid w:val="1CEF50B7"/>
    <w:rsid w:val="1CF27988"/>
    <w:rsid w:val="1CF2D7F3"/>
    <w:rsid w:val="1CF4F799"/>
    <w:rsid w:val="1CF72743"/>
    <w:rsid w:val="1CF9188D"/>
    <w:rsid w:val="1CFDA00C"/>
    <w:rsid w:val="1D0355C8"/>
    <w:rsid w:val="1D08D7A4"/>
    <w:rsid w:val="1D0B5E5F"/>
    <w:rsid w:val="1D0C3272"/>
    <w:rsid w:val="1D0FC730"/>
    <w:rsid w:val="1D13C5B7"/>
    <w:rsid w:val="1D157B21"/>
    <w:rsid w:val="1D1A673D"/>
    <w:rsid w:val="1D1BB746"/>
    <w:rsid w:val="1D1ED80E"/>
    <w:rsid w:val="1D217491"/>
    <w:rsid w:val="1D2F1CF8"/>
    <w:rsid w:val="1D300377"/>
    <w:rsid w:val="1D3483A9"/>
    <w:rsid w:val="1D39BB7B"/>
    <w:rsid w:val="1D4006A3"/>
    <w:rsid w:val="1D440006"/>
    <w:rsid w:val="1D48C137"/>
    <w:rsid w:val="1D4947A9"/>
    <w:rsid w:val="1D49B3A1"/>
    <w:rsid w:val="1D4D77DC"/>
    <w:rsid w:val="1D548AEC"/>
    <w:rsid w:val="1D575592"/>
    <w:rsid w:val="1D5D0670"/>
    <w:rsid w:val="1D60E179"/>
    <w:rsid w:val="1D65CFEE"/>
    <w:rsid w:val="1D6B46BA"/>
    <w:rsid w:val="1D6DF3A2"/>
    <w:rsid w:val="1D6F9942"/>
    <w:rsid w:val="1D7390D2"/>
    <w:rsid w:val="1D74E552"/>
    <w:rsid w:val="1D755047"/>
    <w:rsid w:val="1D7701BD"/>
    <w:rsid w:val="1D798FC8"/>
    <w:rsid w:val="1D7C9DDE"/>
    <w:rsid w:val="1D7FAC5D"/>
    <w:rsid w:val="1D82EB10"/>
    <w:rsid w:val="1D839AC8"/>
    <w:rsid w:val="1D8577C5"/>
    <w:rsid w:val="1D8C03E5"/>
    <w:rsid w:val="1D8C701E"/>
    <w:rsid w:val="1D8DF1F0"/>
    <w:rsid w:val="1D917642"/>
    <w:rsid w:val="1D9ABFD9"/>
    <w:rsid w:val="1D9AC1E0"/>
    <w:rsid w:val="1D9DE812"/>
    <w:rsid w:val="1D9F19D2"/>
    <w:rsid w:val="1D9F38D9"/>
    <w:rsid w:val="1D9F630C"/>
    <w:rsid w:val="1DA221BF"/>
    <w:rsid w:val="1DA5E814"/>
    <w:rsid w:val="1DA61246"/>
    <w:rsid w:val="1DA6DBA9"/>
    <w:rsid w:val="1DAE5D0F"/>
    <w:rsid w:val="1DAF3B15"/>
    <w:rsid w:val="1DB46153"/>
    <w:rsid w:val="1DB6095C"/>
    <w:rsid w:val="1DBA67E8"/>
    <w:rsid w:val="1DC116A9"/>
    <w:rsid w:val="1DC700C1"/>
    <w:rsid w:val="1DC74F53"/>
    <w:rsid w:val="1DC9F412"/>
    <w:rsid w:val="1DCC10BD"/>
    <w:rsid w:val="1DCFA32F"/>
    <w:rsid w:val="1DD1E6C1"/>
    <w:rsid w:val="1DD32D60"/>
    <w:rsid w:val="1DD54D17"/>
    <w:rsid w:val="1DD6EDCE"/>
    <w:rsid w:val="1DE2688E"/>
    <w:rsid w:val="1DE78EFD"/>
    <w:rsid w:val="1DE98EFB"/>
    <w:rsid w:val="1DEA895D"/>
    <w:rsid w:val="1DEC5AD3"/>
    <w:rsid w:val="1DF04742"/>
    <w:rsid w:val="1DF0C34D"/>
    <w:rsid w:val="1DF52CB2"/>
    <w:rsid w:val="1DF71FE6"/>
    <w:rsid w:val="1DFECCC3"/>
    <w:rsid w:val="1DFFFAAA"/>
    <w:rsid w:val="1E00EBF3"/>
    <w:rsid w:val="1E064841"/>
    <w:rsid w:val="1E06B52B"/>
    <w:rsid w:val="1E06F2E0"/>
    <w:rsid w:val="1E09A140"/>
    <w:rsid w:val="1E0CB29E"/>
    <w:rsid w:val="1E0D2482"/>
    <w:rsid w:val="1E0DC2BC"/>
    <w:rsid w:val="1E11CB5B"/>
    <w:rsid w:val="1E122B3B"/>
    <w:rsid w:val="1E19F101"/>
    <w:rsid w:val="1E1EC0B0"/>
    <w:rsid w:val="1E201B3D"/>
    <w:rsid w:val="1E20D156"/>
    <w:rsid w:val="1E23C35C"/>
    <w:rsid w:val="1E26F074"/>
    <w:rsid w:val="1E27845D"/>
    <w:rsid w:val="1E287253"/>
    <w:rsid w:val="1E2AD6DC"/>
    <w:rsid w:val="1E2C030A"/>
    <w:rsid w:val="1E2D6DE7"/>
    <w:rsid w:val="1E2EB880"/>
    <w:rsid w:val="1E307DEF"/>
    <w:rsid w:val="1E30F6F2"/>
    <w:rsid w:val="1E31E14B"/>
    <w:rsid w:val="1E32C6F7"/>
    <w:rsid w:val="1E388450"/>
    <w:rsid w:val="1E3BBD97"/>
    <w:rsid w:val="1E3D9533"/>
    <w:rsid w:val="1E40B88E"/>
    <w:rsid w:val="1E447D72"/>
    <w:rsid w:val="1E48AE2E"/>
    <w:rsid w:val="1E48C25A"/>
    <w:rsid w:val="1E4A71E8"/>
    <w:rsid w:val="1E4B11C9"/>
    <w:rsid w:val="1E4E15B4"/>
    <w:rsid w:val="1E4F5300"/>
    <w:rsid w:val="1E518152"/>
    <w:rsid w:val="1E53C188"/>
    <w:rsid w:val="1E5A2312"/>
    <w:rsid w:val="1E5C8586"/>
    <w:rsid w:val="1E5F3609"/>
    <w:rsid w:val="1E60B7AE"/>
    <w:rsid w:val="1E622CE0"/>
    <w:rsid w:val="1E64B4C3"/>
    <w:rsid w:val="1E679622"/>
    <w:rsid w:val="1E686ACA"/>
    <w:rsid w:val="1E6E7AEA"/>
    <w:rsid w:val="1E728C58"/>
    <w:rsid w:val="1E73D6B3"/>
    <w:rsid w:val="1E744DEA"/>
    <w:rsid w:val="1E7458EF"/>
    <w:rsid w:val="1E7B0C80"/>
    <w:rsid w:val="1E8493EF"/>
    <w:rsid w:val="1E8524D6"/>
    <w:rsid w:val="1E85BB8C"/>
    <w:rsid w:val="1E8B0190"/>
    <w:rsid w:val="1E957DAC"/>
    <w:rsid w:val="1E9B82C1"/>
    <w:rsid w:val="1E9E1285"/>
    <w:rsid w:val="1EA02BAD"/>
    <w:rsid w:val="1EA10508"/>
    <w:rsid w:val="1EA345A4"/>
    <w:rsid w:val="1EA36328"/>
    <w:rsid w:val="1EA49E8E"/>
    <w:rsid w:val="1EB86527"/>
    <w:rsid w:val="1EBDA1A2"/>
    <w:rsid w:val="1EC10A33"/>
    <w:rsid w:val="1EC91F1F"/>
    <w:rsid w:val="1ECE8C98"/>
    <w:rsid w:val="1ECEE6DD"/>
    <w:rsid w:val="1ED5D461"/>
    <w:rsid w:val="1ED69DA1"/>
    <w:rsid w:val="1ED86CEA"/>
    <w:rsid w:val="1ED8E660"/>
    <w:rsid w:val="1EDD8574"/>
    <w:rsid w:val="1EDDCF45"/>
    <w:rsid w:val="1EE2A9BE"/>
    <w:rsid w:val="1EE555D8"/>
    <w:rsid w:val="1EE58402"/>
    <w:rsid w:val="1EE72DDC"/>
    <w:rsid w:val="1EEBAB98"/>
    <w:rsid w:val="1EF449C8"/>
    <w:rsid w:val="1EF471F8"/>
    <w:rsid w:val="1F0070ED"/>
    <w:rsid w:val="1F0783FA"/>
    <w:rsid w:val="1F095C91"/>
    <w:rsid w:val="1F0BCE55"/>
    <w:rsid w:val="1F0CBD22"/>
    <w:rsid w:val="1F0F7E08"/>
    <w:rsid w:val="1F11B7B9"/>
    <w:rsid w:val="1F17A77C"/>
    <w:rsid w:val="1F1A0E24"/>
    <w:rsid w:val="1F1D45A3"/>
    <w:rsid w:val="1F1F665F"/>
    <w:rsid w:val="1F21BCC1"/>
    <w:rsid w:val="1F2367A1"/>
    <w:rsid w:val="1F272131"/>
    <w:rsid w:val="1F2822A5"/>
    <w:rsid w:val="1F2B0302"/>
    <w:rsid w:val="1F2EACAD"/>
    <w:rsid w:val="1F346D84"/>
    <w:rsid w:val="1F3C468B"/>
    <w:rsid w:val="1F42E2BE"/>
    <w:rsid w:val="1F4D9F4F"/>
    <w:rsid w:val="1F4F31F0"/>
    <w:rsid w:val="1F4F4BC5"/>
    <w:rsid w:val="1F52901F"/>
    <w:rsid w:val="1F5740FF"/>
    <w:rsid w:val="1F57B131"/>
    <w:rsid w:val="1F5BC5F9"/>
    <w:rsid w:val="1F5BCC32"/>
    <w:rsid w:val="1F60603E"/>
    <w:rsid w:val="1F6B2E4C"/>
    <w:rsid w:val="1F72098F"/>
    <w:rsid w:val="1F7335C6"/>
    <w:rsid w:val="1F73AB82"/>
    <w:rsid w:val="1F748ED9"/>
    <w:rsid w:val="1F79C278"/>
    <w:rsid w:val="1F7A39A7"/>
    <w:rsid w:val="1F846790"/>
    <w:rsid w:val="1F875969"/>
    <w:rsid w:val="1F87C4C5"/>
    <w:rsid w:val="1F88E109"/>
    <w:rsid w:val="1F89C5EB"/>
    <w:rsid w:val="1F917EE1"/>
    <w:rsid w:val="1F930E2E"/>
    <w:rsid w:val="1F9313C4"/>
    <w:rsid w:val="1F985B50"/>
    <w:rsid w:val="1F98C304"/>
    <w:rsid w:val="1F9C7852"/>
    <w:rsid w:val="1F9F92E3"/>
    <w:rsid w:val="1F9FC6A7"/>
    <w:rsid w:val="1FA0F3D1"/>
    <w:rsid w:val="1FA186E0"/>
    <w:rsid w:val="1FB06EF7"/>
    <w:rsid w:val="1FB0EA61"/>
    <w:rsid w:val="1FB686D1"/>
    <w:rsid w:val="1FCF8249"/>
    <w:rsid w:val="1FCFFC54"/>
    <w:rsid w:val="1FD1F19F"/>
    <w:rsid w:val="1FDDEB60"/>
    <w:rsid w:val="1FE24D68"/>
    <w:rsid w:val="1FE59B24"/>
    <w:rsid w:val="1FE78627"/>
    <w:rsid w:val="1FEBAAF3"/>
    <w:rsid w:val="1FF2F342"/>
    <w:rsid w:val="1FF3E158"/>
    <w:rsid w:val="1FF4B586"/>
    <w:rsid w:val="1FF5573D"/>
    <w:rsid w:val="1FF7CDB2"/>
    <w:rsid w:val="1FF8EEE7"/>
    <w:rsid w:val="1FFFB41A"/>
    <w:rsid w:val="200065EA"/>
    <w:rsid w:val="200B2A81"/>
    <w:rsid w:val="200FFEEF"/>
    <w:rsid w:val="2011C33D"/>
    <w:rsid w:val="20177076"/>
    <w:rsid w:val="20223356"/>
    <w:rsid w:val="202404E0"/>
    <w:rsid w:val="202EE0E8"/>
    <w:rsid w:val="2036C8B9"/>
    <w:rsid w:val="2037FF07"/>
    <w:rsid w:val="2038EB2B"/>
    <w:rsid w:val="203ED695"/>
    <w:rsid w:val="203F8370"/>
    <w:rsid w:val="20467932"/>
    <w:rsid w:val="204DB9C6"/>
    <w:rsid w:val="204DDAB4"/>
    <w:rsid w:val="2050AA1A"/>
    <w:rsid w:val="205224B8"/>
    <w:rsid w:val="205361C0"/>
    <w:rsid w:val="205A33EF"/>
    <w:rsid w:val="205A9F36"/>
    <w:rsid w:val="205BAC28"/>
    <w:rsid w:val="205C0B45"/>
    <w:rsid w:val="205D6ED4"/>
    <w:rsid w:val="20686B35"/>
    <w:rsid w:val="207A6E4C"/>
    <w:rsid w:val="207CC099"/>
    <w:rsid w:val="207CC66B"/>
    <w:rsid w:val="2084DCA8"/>
    <w:rsid w:val="208D2A04"/>
    <w:rsid w:val="2093D18D"/>
    <w:rsid w:val="20973E30"/>
    <w:rsid w:val="2098FA63"/>
    <w:rsid w:val="209CE9DB"/>
    <w:rsid w:val="209D354E"/>
    <w:rsid w:val="20A3436F"/>
    <w:rsid w:val="20A39AAD"/>
    <w:rsid w:val="20A73A52"/>
    <w:rsid w:val="20AA9F4D"/>
    <w:rsid w:val="20AB26CE"/>
    <w:rsid w:val="20AD2C02"/>
    <w:rsid w:val="20ADF19E"/>
    <w:rsid w:val="20B41D39"/>
    <w:rsid w:val="20B78DAF"/>
    <w:rsid w:val="20B8DF6B"/>
    <w:rsid w:val="20BB0A5F"/>
    <w:rsid w:val="20C0A595"/>
    <w:rsid w:val="20C51F49"/>
    <w:rsid w:val="20C5207D"/>
    <w:rsid w:val="20CD7911"/>
    <w:rsid w:val="20D4AB89"/>
    <w:rsid w:val="20DEB31F"/>
    <w:rsid w:val="20E4071B"/>
    <w:rsid w:val="20E77F3E"/>
    <w:rsid w:val="20E9D18E"/>
    <w:rsid w:val="20F3C469"/>
    <w:rsid w:val="20FF0E60"/>
    <w:rsid w:val="2106514A"/>
    <w:rsid w:val="210D864F"/>
    <w:rsid w:val="211C686C"/>
    <w:rsid w:val="2124434D"/>
    <w:rsid w:val="212A6940"/>
    <w:rsid w:val="212B3F47"/>
    <w:rsid w:val="212BD137"/>
    <w:rsid w:val="21377294"/>
    <w:rsid w:val="2137A1E1"/>
    <w:rsid w:val="213D15B7"/>
    <w:rsid w:val="2140EB77"/>
    <w:rsid w:val="21423BC1"/>
    <w:rsid w:val="21428587"/>
    <w:rsid w:val="214E18B9"/>
    <w:rsid w:val="21543A4A"/>
    <w:rsid w:val="2157F819"/>
    <w:rsid w:val="21591A90"/>
    <w:rsid w:val="215BAA9A"/>
    <w:rsid w:val="215E30F4"/>
    <w:rsid w:val="215FA6F8"/>
    <w:rsid w:val="21656638"/>
    <w:rsid w:val="216A0B4F"/>
    <w:rsid w:val="216B1BDC"/>
    <w:rsid w:val="216DD023"/>
    <w:rsid w:val="2173F0D1"/>
    <w:rsid w:val="217ABC7A"/>
    <w:rsid w:val="2186388B"/>
    <w:rsid w:val="2187CAF6"/>
    <w:rsid w:val="218FE0A3"/>
    <w:rsid w:val="2191279E"/>
    <w:rsid w:val="21913510"/>
    <w:rsid w:val="21939833"/>
    <w:rsid w:val="21999208"/>
    <w:rsid w:val="219D0BCE"/>
    <w:rsid w:val="21A14511"/>
    <w:rsid w:val="21A1AD69"/>
    <w:rsid w:val="21A61BAC"/>
    <w:rsid w:val="21AF7069"/>
    <w:rsid w:val="21B1E513"/>
    <w:rsid w:val="21BACA29"/>
    <w:rsid w:val="21BD3DBD"/>
    <w:rsid w:val="21BFACF7"/>
    <w:rsid w:val="21C6E609"/>
    <w:rsid w:val="21CCD6B9"/>
    <w:rsid w:val="21DA9ECA"/>
    <w:rsid w:val="21E3EE08"/>
    <w:rsid w:val="21EEC17B"/>
    <w:rsid w:val="21F32094"/>
    <w:rsid w:val="21F7C6C6"/>
    <w:rsid w:val="21FC5B4D"/>
    <w:rsid w:val="2201E83B"/>
    <w:rsid w:val="22066407"/>
    <w:rsid w:val="2208749A"/>
    <w:rsid w:val="220B6B3F"/>
    <w:rsid w:val="22100015"/>
    <w:rsid w:val="2210F7BB"/>
    <w:rsid w:val="221A4A80"/>
    <w:rsid w:val="221D9B4A"/>
    <w:rsid w:val="221E5E91"/>
    <w:rsid w:val="2220EA9A"/>
    <w:rsid w:val="22226D1D"/>
    <w:rsid w:val="2223FF19"/>
    <w:rsid w:val="222F946E"/>
    <w:rsid w:val="2246B726"/>
    <w:rsid w:val="2251DCD4"/>
    <w:rsid w:val="225706E1"/>
    <w:rsid w:val="225B42B4"/>
    <w:rsid w:val="225C165E"/>
    <w:rsid w:val="2260ECC3"/>
    <w:rsid w:val="226573D8"/>
    <w:rsid w:val="22671FFE"/>
    <w:rsid w:val="226FA4E1"/>
    <w:rsid w:val="22713EA3"/>
    <w:rsid w:val="22743F92"/>
    <w:rsid w:val="22787EFC"/>
    <w:rsid w:val="227E79D9"/>
    <w:rsid w:val="227ED660"/>
    <w:rsid w:val="228436A4"/>
    <w:rsid w:val="228D6BFC"/>
    <w:rsid w:val="228F2746"/>
    <w:rsid w:val="2291E9E4"/>
    <w:rsid w:val="2293D62B"/>
    <w:rsid w:val="229979E2"/>
    <w:rsid w:val="229B610D"/>
    <w:rsid w:val="22A0D16E"/>
    <w:rsid w:val="22A515F1"/>
    <w:rsid w:val="22A8BA41"/>
    <w:rsid w:val="22ACCBE2"/>
    <w:rsid w:val="22B2652B"/>
    <w:rsid w:val="22B686E5"/>
    <w:rsid w:val="22BF765C"/>
    <w:rsid w:val="22C50F84"/>
    <w:rsid w:val="22CAB486"/>
    <w:rsid w:val="22CDD599"/>
    <w:rsid w:val="22D8082D"/>
    <w:rsid w:val="22DAC1A9"/>
    <w:rsid w:val="22DDFB26"/>
    <w:rsid w:val="22E1C049"/>
    <w:rsid w:val="22E40B3B"/>
    <w:rsid w:val="22E95EC5"/>
    <w:rsid w:val="22EB1821"/>
    <w:rsid w:val="22ED16FA"/>
    <w:rsid w:val="22EE1A5F"/>
    <w:rsid w:val="22EEB9E7"/>
    <w:rsid w:val="22F5694A"/>
    <w:rsid w:val="22F6165D"/>
    <w:rsid w:val="22F75EB1"/>
    <w:rsid w:val="23004EAD"/>
    <w:rsid w:val="23044BE1"/>
    <w:rsid w:val="230D68C2"/>
    <w:rsid w:val="23135162"/>
    <w:rsid w:val="2318084D"/>
    <w:rsid w:val="231B2F68"/>
    <w:rsid w:val="232034AF"/>
    <w:rsid w:val="2328287D"/>
    <w:rsid w:val="2328715A"/>
    <w:rsid w:val="232A1014"/>
    <w:rsid w:val="232A8CD5"/>
    <w:rsid w:val="232CF20C"/>
    <w:rsid w:val="232E654E"/>
    <w:rsid w:val="232F4E05"/>
    <w:rsid w:val="233791E3"/>
    <w:rsid w:val="233999A8"/>
    <w:rsid w:val="233F7D30"/>
    <w:rsid w:val="23400699"/>
    <w:rsid w:val="23406411"/>
    <w:rsid w:val="2346D2E6"/>
    <w:rsid w:val="234D77F7"/>
    <w:rsid w:val="234E1BCD"/>
    <w:rsid w:val="234E90FB"/>
    <w:rsid w:val="2350D9F4"/>
    <w:rsid w:val="2351A44C"/>
    <w:rsid w:val="2356468B"/>
    <w:rsid w:val="235A5544"/>
    <w:rsid w:val="235E9A36"/>
    <w:rsid w:val="236786A1"/>
    <w:rsid w:val="236E5DA7"/>
    <w:rsid w:val="23716B64"/>
    <w:rsid w:val="2371B7AA"/>
    <w:rsid w:val="2372D876"/>
    <w:rsid w:val="23732DF4"/>
    <w:rsid w:val="237902F1"/>
    <w:rsid w:val="237C5F01"/>
    <w:rsid w:val="23807E58"/>
    <w:rsid w:val="23816E58"/>
    <w:rsid w:val="23826C99"/>
    <w:rsid w:val="23829F31"/>
    <w:rsid w:val="23853C31"/>
    <w:rsid w:val="239240BD"/>
    <w:rsid w:val="23978EDA"/>
    <w:rsid w:val="239B2E1B"/>
    <w:rsid w:val="23A23B5A"/>
    <w:rsid w:val="23A7356C"/>
    <w:rsid w:val="23A980E0"/>
    <w:rsid w:val="23ACD7A9"/>
    <w:rsid w:val="23B1380D"/>
    <w:rsid w:val="23B1D3DE"/>
    <w:rsid w:val="23B250CF"/>
    <w:rsid w:val="23B54562"/>
    <w:rsid w:val="23B58B4C"/>
    <w:rsid w:val="23BAFF9E"/>
    <w:rsid w:val="23C454D7"/>
    <w:rsid w:val="23C7C067"/>
    <w:rsid w:val="23C868AD"/>
    <w:rsid w:val="23C92A68"/>
    <w:rsid w:val="23CA944C"/>
    <w:rsid w:val="23CC18FD"/>
    <w:rsid w:val="23D20DE9"/>
    <w:rsid w:val="23D36E6E"/>
    <w:rsid w:val="23D510E7"/>
    <w:rsid w:val="23D59733"/>
    <w:rsid w:val="23D7A4EC"/>
    <w:rsid w:val="23D7FAE9"/>
    <w:rsid w:val="23DD0922"/>
    <w:rsid w:val="23E1A833"/>
    <w:rsid w:val="23E1D04B"/>
    <w:rsid w:val="23E20A3A"/>
    <w:rsid w:val="23EB1023"/>
    <w:rsid w:val="23EFEE6A"/>
    <w:rsid w:val="23F19647"/>
    <w:rsid w:val="23F6B50A"/>
    <w:rsid w:val="23F74B16"/>
    <w:rsid w:val="23FBED13"/>
    <w:rsid w:val="2405037B"/>
    <w:rsid w:val="2405DAC2"/>
    <w:rsid w:val="24066C7D"/>
    <w:rsid w:val="2406FF2B"/>
    <w:rsid w:val="240AE486"/>
    <w:rsid w:val="24131FE4"/>
    <w:rsid w:val="24181E21"/>
    <w:rsid w:val="24183188"/>
    <w:rsid w:val="24186EB5"/>
    <w:rsid w:val="24199E6A"/>
    <w:rsid w:val="241F8F5B"/>
    <w:rsid w:val="242325DA"/>
    <w:rsid w:val="2427A8B9"/>
    <w:rsid w:val="242AFEC6"/>
    <w:rsid w:val="242EF1A8"/>
    <w:rsid w:val="2433024B"/>
    <w:rsid w:val="243ABC6D"/>
    <w:rsid w:val="244A695C"/>
    <w:rsid w:val="244AAD7E"/>
    <w:rsid w:val="244F6E20"/>
    <w:rsid w:val="2453517B"/>
    <w:rsid w:val="24554BB2"/>
    <w:rsid w:val="24564064"/>
    <w:rsid w:val="245B9D5D"/>
    <w:rsid w:val="2463C526"/>
    <w:rsid w:val="2463C6B8"/>
    <w:rsid w:val="24688B11"/>
    <w:rsid w:val="246A9A61"/>
    <w:rsid w:val="246BDDCF"/>
    <w:rsid w:val="246FF011"/>
    <w:rsid w:val="24716EEC"/>
    <w:rsid w:val="2475B43C"/>
    <w:rsid w:val="247815C9"/>
    <w:rsid w:val="247ED4CD"/>
    <w:rsid w:val="248367E9"/>
    <w:rsid w:val="2488A261"/>
    <w:rsid w:val="248D8D15"/>
    <w:rsid w:val="249B6730"/>
    <w:rsid w:val="24A04F97"/>
    <w:rsid w:val="24AEA480"/>
    <w:rsid w:val="24AF2148"/>
    <w:rsid w:val="24B2A23C"/>
    <w:rsid w:val="24B4C306"/>
    <w:rsid w:val="24B6430E"/>
    <w:rsid w:val="24C06A23"/>
    <w:rsid w:val="24C33326"/>
    <w:rsid w:val="24C55BF8"/>
    <w:rsid w:val="24C8C860"/>
    <w:rsid w:val="24C9D4E2"/>
    <w:rsid w:val="24CC8C56"/>
    <w:rsid w:val="24CE08A7"/>
    <w:rsid w:val="24D54C28"/>
    <w:rsid w:val="24D5EE1E"/>
    <w:rsid w:val="24E02351"/>
    <w:rsid w:val="24E19237"/>
    <w:rsid w:val="24E3107B"/>
    <w:rsid w:val="24E354A1"/>
    <w:rsid w:val="24E4155F"/>
    <w:rsid w:val="24E4E97E"/>
    <w:rsid w:val="24E5B7FD"/>
    <w:rsid w:val="24E62445"/>
    <w:rsid w:val="24EC8D54"/>
    <w:rsid w:val="24F4B193"/>
    <w:rsid w:val="24FA0F90"/>
    <w:rsid w:val="24FD3445"/>
    <w:rsid w:val="24FD61DB"/>
    <w:rsid w:val="24FE8281"/>
    <w:rsid w:val="25066E16"/>
    <w:rsid w:val="25072709"/>
    <w:rsid w:val="2508C104"/>
    <w:rsid w:val="250BAFDE"/>
    <w:rsid w:val="250BEEA8"/>
    <w:rsid w:val="250D7D6F"/>
    <w:rsid w:val="250D873D"/>
    <w:rsid w:val="250E1AA7"/>
    <w:rsid w:val="2512784A"/>
    <w:rsid w:val="2513456A"/>
    <w:rsid w:val="2521F9CE"/>
    <w:rsid w:val="252373C2"/>
    <w:rsid w:val="25248C8F"/>
    <w:rsid w:val="252D5E5D"/>
    <w:rsid w:val="252E5089"/>
    <w:rsid w:val="252E73AD"/>
    <w:rsid w:val="25330626"/>
    <w:rsid w:val="253759B0"/>
    <w:rsid w:val="2537BC58"/>
    <w:rsid w:val="25381292"/>
    <w:rsid w:val="253EF42D"/>
    <w:rsid w:val="25405BC8"/>
    <w:rsid w:val="2543E380"/>
    <w:rsid w:val="2544E8BB"/>
    <w:rsid w:val="254BA59F"/>
    <w:rsid w:val="255168CD"/>
    <w:rsid w:val="2551A0C5"/>
    <w:rsid w:val="25570E5D"/>
    <w:rsid w:val="25604141"/>
    <w:rsid w:val="25618791"/>
    <w:rsid w:val="2569EDCE"/>
    <w:rsid w:val="256A82A2"/>
    <w:rsid w:val="257290C5"/>
    <w:rsid w:val="257635A0"/>
    <w:rsid w:val="25771CF4"/>
    <w:rsid w:val="257946FF"/>
    <w:rsid w:val="257A4BCA"/>
    <w:rsid w:val="257A921B"/>
    <w:rsid w:val="257C654B"/>
    <w:rsid w:val="257D368E"/>
    <w:rsid w:val="258171F3"/>
    <w:rsid w:val="25861DB0"/>
    <w:rsid w:val="2588A72D"/>
    <w:rsid w:val="258B0C0E"/>
    <w:rsid w:val="258BF7BB"/>
    <w:rsid w:val="258F60B4"/>
    <w:rsid w:val="2590F4E2"/>
    <w:rsid w:val="25968FEF"/>
    <w:rsid w:val="259D47D8"/>
    <w:rsid w:val="25A14212"/>
    <w:rsid w:val="25A62F76"/>
    <w:rsid w:val="25AD1BE0"/>
    <w:rsid w:val="25B67CFA"/>
    <w:rsid w:val="25B70D8F"/>
    <w:rsid w:val="25BBE99C"/>
    <w:rsid w:val="25C11FA8"/>
    <w:rsid w:val="25C1A53A"/>
    <w:rsid w:val="25C5512D"/>
    <w:rsid w:val="25C68CE1"/>
    <w:rsid w:val="25C8158D"/>
    <w:rsid w:val="25C94513"/>
    <w:rsid w:val="25C9BC56"/>
    <w:rsid w:val="25CDB639"/>
    <w:rsid w:val="25D4E5AC"/>
    <w:rsid w:val="25DE1B9B"/>
    <w:rsid w:val="25DF4F8B"/>
    <w:rsid w:val="25E1E30A"/>
    <w:rsid w:val="25E71582"/>
    <w:rsid w:val="25E7E99A"/>
    <w:rsid w:val="25E92FBE"/>
    <w:rsid w:val="25EAA4E0"/>
    <w:rsid w:val="25EACA54"/>
    <w:rsid w:val="25F50432"/>
    <w:rsid w:val="25F69613"/>
    <w:rsid w:val="25F803B3"/>
    <w:rsid w:val="25FBD7FA"/>
    <w:rsid w:val="25FC5DC4"/>
    <w:rsid w:val="25FEB672"/>
    <w:rsid w:val="2600D1D3"/>
    <w:rsid w:val="26022A60"/>
    <w:rsid w:val="26049FCE"/>
    <w:rsid w:val="26065CBE"/>
    <w:rsid w:val="2607AE30"/>
    <w:rsid w:val="260C01EA"/>
    <w:rsid w:val="260DAF55"/>
    <w:rsid w:val="260E3FBD"/>
    <w:rsid w:val="2618E639"/>
    <w:rsid w:val="261A2A20"/>
    <w:rsid w:val="261BD894"/>
    <w:rsid w:val="261C1CDC"/>
    <w:rsid w:val="26282786"/>
    <w:rsid w:val="262DAA83"/>
    <w:rsid w:val="2635EC4C"/>
    <w:rsid w:val="26376533"/>
    <w:rsid w:val="2638B426"/>
    <w:rsid w:val="263B63CA"/>
    <w:rsid w:val="2641A7E1"/>
    <w:rsid w:val="2646BCD7"/>
    <w:rsid w:val="264BC49B"/>
    <w:rsid w:val="264D7584"/>
    <w:rsid w:val="2655FF52"/>
    <w:rsid w:val="2658D932"/>
    <w:rsid w:val="265E95F0"/>
    <w:rsid w:val="2663F70A"/>
    <w:rsid w:val="2671B290"/>
    <w:rsid w:val="2672BB13"/>
    <w:rsid w:val="2672E93D"/>
    <w:rsid w:val="26738E67"/>
    <w:rsid w:val="26738F42"/>
    <w:rsid w:val="26843C67"/>
    <w:rsid w:val="26845EEA"/>
    <w:rsid w:val="2687E0C8"/>
    <w:rsid w:val="2687F3DA"/>
    <w:rsid w:val="2689DB8E"/>
    <w:rsid w:val="2692402A"/>
    <w:rsid w:val="26A19686"/>
    <w:rsid w:val="26A1EE02"/>
    <w:rsid w:val="26A21CE8"/>
    <w:rsid w:val="26A47076"/>
    <w:rsid w:val="26A619D4"/>
    <w:rsid w:val="26A98F40"/>
    <w:rsid w:val="26AB2F2E"/>
    <w:rsid w:val="26B29450"/>
    <w:rsid w:val="26B83665"/>
    <w:rsid w:val="26B9D96C"/>
    <w:rsid w:val="26C2998C"/>
    <w:rsid w:val="26C4ABCB"/>
    <w:rsid w:val="26D5C4F8"/>
    <w:rsid w:val="26DD5C6E"/>
    <w:rsid w:val="26DEDB78"/>
    <w:rsid w:val="26DF5B10"/>
    <w:rsid w:val="26DF73B0"/>
    <w:rsid w:val="26E1D769"/>
    <w:rsid w:val="26E840F6"/>
    <w:rsid w:val="26F44DE2"/>
    <w:rsid w:val="26F8B977"/>
    <w:rsid w:val="26FBA816"/>
    <w:rsid w:val="26FF7EE4"/>
    <w:rsid w:val="27016702"/>
    <w:rsid w:val="27023863"/>
    <w:rsid w:val="27041844"/>
    <w:rsid w:val="27083058"/>
    <w:rsid w:val="27088D0D"/>
    <w:rsid w:val="2708D586"/>
    <w:rsid w:val="270903A9"/>
    <w:rsid w:val="270A667C"/>
    <w:rsid w:val="270E1BDD"/>
    <w:rsid w:val="270EB15D"/>
    <w:rsid w:val="270EC0AA"/>
    <w:rsid w:val="270F45AE"/>
    <w:rsid w:val="27101470"/>
    <w:rsid w:val="2712DA40"/>
    <w:rsid w:val="27134A45"/>
    <w:rsid w:val="27146CCD"/>
    <w:rsid w:val="2716693A"/>
    <w:rsid w:val="271D4F69"/>
    <w:rsid w:val="2720048E"/>
    <w:rsid w:val="272D0705"/>
    <w:rsid w:val="2732E953"/>
    <w:rsid w:val="273961F6"/>
    <w:rsid w:val="273EF6E8"/>
    <w:rsid w:val="2748CB54"/>
    <w:rsid w:val="274B5011"/>
    <w:rsid w:val="27523017"/>
    <w:rsid w:val="2752C62F"/>
    <w:rsid w:val="27572FF6"/>
    <w:rsid w:val="27581F52"/>
    <w:rsid w:val="275D759B"/>
    <w:rsid w:val="27608D95"/>
    <w:rsid w:val="2764941C"/>
    <w:rsid w:val="276512CA"/>
    <w:rsid w:val="2766FA0F"/>
    <w:rsid w:val="276DCF56"/>
    <w:rsid w:val="277A4673"/>
    <w:rsid w:val="277B2B97"/>
    <w:rsid w:val="277C0217"/>
    <w:rsid w:val="277D58D7"/>
    <w:rsid w:val="278478F5"/>
    <w:rsid w:val="278AEC52"/>
    <w:rsid w:val="2790B901"/>
    <w:rsid w:val="2791F03C"/>
    <w:rsid w:val="279463D2"/>
    <w:rsid w:val="27A22849"/>
    <w:rsid w:val="27A2E13D"/>
    <w:rsid w:val="27A46CE7"/>
    <w:rsid w:val="27A4A561"/>
    <w:rsid w:val="27A58729"/>
    <w:rsid w:val="27A67A93"/>
    <w:rsid w:val="27AD8D25"/>
    <w:rsid w:val="27B36516"/>
    <w:rsid w:val="27BD0A1A"/>
    <w:rsid w:val="27BEACA5"/>
    <w:rsid w:val="27C403DF"/>
    <w:rsid w:val="27C5DAA9"/>
    <w:rsid w:val="27C69484"/>
    <w:rsid w:val="27C8791F"/>
    <w:rsid w:val="27C9967D"/>
    <w:rsid w:val="27CB3F5F"/>
    <w:rsid w:val="27D9A93D"/>
    <w:rsid w:val="27E64D7F"/>
    <w:rsid w:val="27F268D6"/>
    <w:rsid w:val="27F989BA"/>
    <w:rsid w:val="280D708F"/>
    <w:rsid w:val="280E9418"/>
    <w:rsid w:val="281CB50D"/>
    <w:rsid w:val="281D56F7"/>
    <w:rsid w:val="281DF108"/>
    <w:rsid w:val="281F73AD"/>
    <w:rsid w:val="281FBE6F"/>
    <w:rsid w:val="28254370"/>
    <w:rsid w:val="2825ABEF"/>
    <w:rsid w:val="2831F706"/>
    <w:rsid w:val="2837DE21"/>
    <w:rsid w:val="283B3FE1"/>
    <w:rsid w:val="283DED49"/>
    <w:rsid w:val="28406D09"/>
    <w:rsid w:val="284108E7"/>
    <w:rsid w:val="284159E5"/>
    <w:rsid w:val="284383AB"/>
    <w:rsid w:val="28447D33"/>
    <w:rsid w:val="2844EFAA"/>
    <w:rsid w:val="2844F1F6"/>
    <w:rsid w:val="28479D16"/>
    <w:rsid w:val="2847E72B"/>
    <w:rsid w:val="284ABEB2"/>
    <w:rsid w:val="285069FF"/>
    <w:rsid w:val="28554917"/>
    <w:rsid w:val="2856D332"/>
    <w:rsid w:val="2857BD5A"/>
    <w:rsid w:val="2857DAA5"/>
    <w:rsid w:val="2858C1E1"/>
    <w:rsid w:val="285AA015"/>
    <w:rsid w:val="287FCCB6"/>
    <w:rsid w:val="28830417"/>
    <w:rsid w:val="2884B283"/>
    <w:rsid w:val="2889D3D8"/>
    <w:rsid w:val="288CDB0A"/>
    <w:rsid w:val="28956A06"/>
    <w:rsid w:val="2896B377"/>
    <w:rsid w:val="28983B6C"/>
    <w:rsid w:val="289923DA"/>
    <w:rsid w:val="289C6967"/>
    <w:rsid w:val="289E4F8F"/>
    <w:rsid w:val="289E7FBE"/>
    <w:rsid w:val="289FA0B4"/>
    <w:rsid w:val="28A3FAE2"/>
    <w:rsid w:val="28AA1F77"/>
    <w:rsid w:val="28B0DBC1"/>
    <w:rsid w:val="28B1BD25"/>
    <w:rsid w:val="28B32A95"/>
    <w:rsid w:val="28B61B70"/>
    <w:rsid w:val="28B94166"/>
    <w:rsid w:val="28B96803"/>
    <w:rsid w:val="28B9E412"/>
    <w:rsid w:val="28BEBC90"/>
    <w:rsid w:val="28CF83CD"/>
    <w:rsid w:val="28D15E5A"/>
    <w:rsid w:val="28D4B2EA"/>
    <w:rsid w:val="28D67E53"/>
    <w:rsid w:val="28D7F80F"/>
    <w:rsid w:val="28D84821"/>
    <w:rsid w:val="28DAB1A5"/>
    <w:rsid w:val="28DB8659"/>
    <w:rsid w:val="28DE47D6"/>
    <w:rsid w:val="28DE4CF8"/>
    <w:rsid w:val="28EA4C7F"/>
    <w:rsid w:val="28F38A5E"/>
    <w:rsid w:val="28FC624F"/>
    <w:rsid w:val="28FCF7DB"/>
    <w:rsid w:val="28FD5609"/>
    <w:rsid w:val="290566FA"/>
    <w:rsid w:val="290B0C56"/>
    <w:rsid w:val="290B997A"/>
    <w:rsid w:val="290CE551"/>
    <w:rsid w:val="290DBC56"/>
    <w:rsid w:val="290ED0FE"/>
    <w:rsid w:val="29139BBE"/>
    <w:rsid w:val="2915986F"/>
    <w:rsid w:val="2924DA21"/>
    <w:rsid w:val="2926213F"/>
    <w:rsid w:val="2928908E"/>
    <w:rsid w:val="29425FA3"/>
    <w:rsid w:val="2944BFB7"/>
    <w:rsid w:val="2947F565"/>
    <w:rsid w:val="294E929B"/>
    <w:rsid w:val="294FDB18"/>
    <w:rsid w:val="295B16F4"/>
    <w:rsid w:val="295C16F7"/>
    <w:rsid w:val="295FDE30"/>
    <w:rsid w:val="296439E4"/>
    <w:rsid w:val="2967E514"/>
    <w:rsid w:val="296C2C7D"/>
    <w:rsid w:val="296EB430"/>
    <w:rsid w:val="296F8362"/>
    <w:rsid w:val="29737705"/>
    <w:rsid w:val="29749CB0"/>
    <w:rsid w:val="2974C41C"/>
    <w:rsid w:val="2976C639"/>
    <w:rsid w:val="297AAB1B"/>
    <w:rsid w:val="297B4994"/>
    <w:rsid w:val="2986A477"/>
    <w:rsid w:val="298AEB31"/>
    <w:rsid w:val="298EFF9D"/>
    <w:rsid w:val="299988C1"/>
    <w:rsid w:val="2999ABCF"/>
    <w:rsid w:val="299E882D"/>
    <w:rsid w:val="29A7756C"/>
    <w:rsid w:val="29A8A0C6"/>
    <w:rsid w:val="29A93CA3"/>
    <w:rsid w:val="29AA6676"/>
    <w:rsid w:val="29AC16F4"/>
    <w:rsid w:val="29AF318A"/>
    <w:rsid w:val="29BBB9C8"/>
    <w:rsid w:val="29BD3D26"/>
    <w:rsid w:val="29BFEFA7"/>
    <w:rsid w:val="29D5976D"/>
    <w:rsid w:val="29D70C56"/>
    <w:rsid w:val="29DC9FE8"/>
    <w:rsid w:val="29E4EAFB"/>
    <w:rsid w:val="29E9B3D6"/>
    <w:rsid w:val="29F056BE"/>
    <w:rsid w:val="29F2DD2D"/>
    <w:rsid w:val="29F63C62"/>
    <w:rsid w:val="29F7599D"/>
    <w:rsid w:val="29F8CB59"/>
    <w:rsid w:val="29FD8170"/>
    <w:rsid w:val="29FF5817"/>
    <w:rsid w:val="2A005DC5"/>
    <w:rsid w:val="2A023839"/>
    <w:rsid w:val="2A069770"/>
    <w:rsid w:val="2A0D407A"/>
    <w:rsid w:val="2A0D645C"/>
    <w:rsid w:val="2A0F1156"/>
    <w:rsid w:val="2A1687C4"/>
    <w:rsid w:val="2A17C72F"/>
    <w:rsid w:val="2A1BC06F"/>
    <w:rsid w:val="2A234525"/>
    <w:rsid w:val="2A234A72"/>
    <w:rsid w:val="2A2435CC"/>
    <w:rsid w:val="2A2A5348"/>
    <w:rsid w:val="2A2AFD64"/>
    <w:rsid w:val="2A2C62AB"/>
    <w:rsid w:val="2A2EF36B"/>
    <w:rsid w:val="2A3258E5"/>
    <w:rsid w:val="2A3821BD"/>
    <w:rsid w:val="2A3B39CD"/>
    <w:rsid w:val="2A3D9B08"/>
    <w:rsid w:val="2A405C57"/>
    <w:rsid w:val="2A41BA74"/>
    <w:rsid w:val="2A4AD270"/>
    <w:rsid w:val="2A52E482"/>
    <w:rsid w:val="2A5AA26E"/>
    <w:rsid w:val="2A5E733A"/>
    <w:rsid w:val="2A60D8B5"/>
    <w:rsid w:val="2A65BD4A"/>
    <w:rsid w:val="2A6D44A3"/>
    <w:rsid w:val="2A6D8FBA"/>
    <w:rsid w:val="2A757F5F"/>
    <w:rsid w:val="2A77FCE2"/>
    <w:rsid w:val="2A79A287"/>
    <w:rsid w:val="2A7C5531"/>
    <w:rsid w:val="2A7C819E"/>
    <w:rsid w:val="2A7E170D"/>
    <w:rsid w:val="2A80F9E0"/>
    <w:rsid w:val="2A8C5B6C"/>
    <w:rsid w:val="2A8D3370"/>
    <w:rsid w:val="2A90DB3C"/>
    <w:rsid w:val="2A925477"/>
    <w:rsid w:val="2A92BEE1"/>
    <w:rsid w:val="2A9782B1"/>
    <w:rsid w:val="2A9E19E2"/>
    <w:rsid w:val="2A9E2EB1"/>
    <w:rsid w:val="2A9EDA64"/>
    <w:rsid w:val="2AA86AA4"/>
    <w:rsid w:val="2AAB6A09"/>
    <w:rsid w:val="2AAD3437"/>
    <w:rsid w:val="2AAECBAB"/>
    <w:rsid w:val="2AB041FA"/>
    <w:rsid w:val="2AB43287"/>
    <w:rsid w:val="2ABB4A57"/>
    <w:rsid w:val="2ABFF941"/>
    <w:rsid w:val="2AC8AEBB"/>
    <w:rsid w:val="2ACB14C3"/>
    <w:rsid w:val="2ACD602E"/>
    <w:rsid w:val="2AD0ED11"/>
    <w:rsid w:val="2AD243E2"/>
    <w:rsid w:val="2AD347C8"/>
    <w:rsid w:val="2ADAC127"/>
    <w:rsid w:val="2ADC5148"/>
    <w:rsid w:val="2ADC6CD5"/>
    <w:rsid w:val="2ADDB620"/>
    <w:rsid w:val="2AE1FFCA"/>
    <w:rsid w:val="2AE91548"/>
    <w:rsid w:val="2AEAEF3F"/>
    <w:rsid w:val="2AED0A6E"/>
    <w:rsid w:val="2AF1B4C3"/>
    <w:rsid w:val="2AF1B6D2"/>
    <w:rsid w:val="2AF82B33"/>
    <w:rsid w:val="2AFA3191"/>
    <w:rsid w:val="2AFA3F8F"/>
    <w:rsid w:val="2B03E4DE"/>
    <w:rsid w:val="2B04A8D9"/>
    <w:rsid w:val="2B06CA9C"/>
    <w:rsid w:val="2B086CA2"/>
    <w:rsid w:val="2B088B28"/>
    <w:rsid w:val="2B08B227"/>
    <w:rsid w:val="2B1162B2"/>
    <w:rsid w:val="2B15926C"/>
    <w:rsid w:val="2B1AF4E8"/>
    <w:rsid w:val="2B20EE50"/>
    <w:rsid w:val="2B27F1B7"/>
    <w:rsid w:val="2B287E77"/>
    <w:rsid w:val="2B2AC554"/>
    <w:rsid w:val="2B2AD5B4"/>
    <w:rsid w:val="2B2D39B5"/>
    <w:rsid w:val="2B302DAE"/>
    <w:rsid w:val="2B31C471"/>
    <w:rsid w:val="2B381276"/>
    <w:rsid w:val="2B3E2083"/>
    <w:rsid w:val="2B413C07"/>
    <w:rsid w:val="2B41CCC7"/>
    <w:rsid w:val="2B43C69F"/>
    <w:rsid w:val="2B4A3388"/>
    <w:rsid w:val="2B4C85BC"/>
    <w:rsid w:val="2B504470"/>
    <w:rsid w:val="2B545F3A"/>
    <w:rsid w:val="2B5503A7"/>
    <w:rsid w:val="2B5B0B66"/>
    <w:rsid w:val="2B672352"/>
    <w:rsid w:val="2B69EF8A"/>
    <w:rsid w:val="2B72EE25"/>
    <w:rsid w:val="2B74C750"/>
    <w:rsid w:val="2B793A7B"/>
    <w:rsid w:val="2B7A3F7B"/>
    <w:rsid w:val="2B7C906C"/>
    <w:rsid w:val="2B80073E"/>
    <w:rsid w:val="2B801E5F"/>
    <w:rsid w:val="2B86AD8F"/>
    <w:rsid w:val="2B882F5C"/>
    <w:rsid w:val="2B8DA0AB"/>
    <w:rsid w:val="2B8DFDBE"/>
    <w:rsid w:val="2B902BDE"/>
    <w:rsid w:val="2B905326"/>
    <w:rsid w:val="2B972ED5"/>
    <w:rsid w:val="2B9C1673"/>
    <w:rsid w:val="2BA314CD"/>
    <w:rsid w:val="2BAC181F"/>
    <w:rsid w:val="2BB6B895"/>
    <w:rsid w:val="2BB83BE6"/>
    <w:rsid w:val="2BB98D99"/>
    <w:rsid w:val="2BBB5BC7"/>
    <w:rsid w:val="2BBC3848"/>
    <w:rsid w:val="2BC20E92"/>
    <w:rsid w:val="2BC2259A"/>
    <w:rsid w:val="2BC626F6"/>
    <w:rsid w:val="2BC6D40D"/>
    <w:rsid w:val="2BC924A4"/>
    <w:rsid w:val="2BD3402E"/>
    <w:rsid w:val="2BD34147"/>
    <w:rsid w:val="2BD7C9E1"/>
    <w:rsid w:val="2BDC2310"/>
    <w:rsid w:val="2BE9AB73"/>
    <w:rsid w:val="2BEDF3B4"/>
    <w:rsid w:val="2BEEACFB"/>
    <w:rsid w:val="2BF4D11E"/>
    <w:rsid w:val="2BF5712D"/>
    <w:rsid w:val="2BF98CC6"/>
    <w:rsid w:val="2BFC6552"/>
    <w:rsid w:val="2C007EB2"/>
    <w:rsid w:val="2C018B6D"/>
    <w:rsid w:val="2C053C99"/>
    <w:rsid w:val="2C063EA6"/>
    <w:rsid w:val="2C06E04A"/>
    <w:rsid w:val="2C076201"/>
    <w:rsid w:val="2C1562C2"/>
    <w:rsid w:val="2C1791AC"/>
    <w:rsid w:val="2C1C7E22"/>
    <w:rsid w:val="2C1E633B"/>
    <w:rsid w:val="2C1F2D0E"/>
    <w:rsid w:val="2C28FFBB"/>
    <w:rsid w:val="2C32E88E"/>
    <w:rsid w:val="2C358912"/>
    <w:rsid w:val="2C3EB282"/>
    <w:rsid w:val="2C3ED759"/>
    <w:rsid w:val="2C3EE6E5"/>
    <w:rsid w:val="2C44BA33"/>
    <w:rsid w:val="2C468349"/>
    <w:rsid w:val="2C4B2A00"/>
    <w:rsid w:val="2C4C82C3"/>
    <w:rsid w:val="2C538D24"/>
    <w:rsid w:val="2C54D06F"/>
    <w:rsid w:val="2C572B1E"/>
    <w:rsid w:val="2C5B9EF0"/>
    <w:rsid w:val="2C6581C9"/>
    <w:rsid w:val="2C674F01"/>
    <w:rsid w:val="2C6B809C"/>
    <w:rsid w:val="2C6C19BA"/>
    <w:rsid w:val="2C6C1E04"/>
    <w:rsid w:val="2C716A33"/>
    <w:rsid w:val="2C73C998"/>
    <w:rsid w:val="2C75E2C2"/>
    <w:rsid w:val="2C785B7A"/>
    <w:rsid w:val="2C8098F3"/>
    <w:rsid w:val="2C80AD82"/>
    <w:rsid w:val="2C8AF951"/>
    <w:rsid w:val="2C8C9F78"/>
    <w:rsid w:val="2C907AC0"/>
    <w:rsid w:val="2C910C78"/>
    <w:rsid w:val="2C93DA78"/>
    <w:rsid w:val="2C940C27"/>
    <w:rsid w:val="2C96C817"/>
    <w:rsid w:val="2C97D634"/>
    <w:rsid w:val="2C9CB50C"/>
    <w:rsid w:val="2C9FF514"/>
    <w:rsid w:val="2CAD1A60"/>
    <w:rsid w:val="2CB82DD7"/>
    <w:rsid w:val="2CBB754F"/>
    <w:rsid w:val="2CBD7CEB"/>
    <w:rsid w:val="2CBE84E6"/>
    <w:rsid w:val="2CC23E1E"/>
    <w:rsid w:val="2CC2EB80"/>
    <w:rsid w:val="2CC39F9E"/>
    <w:rsid w:val="2CC5CC67"/>
    <w:rsid w:val="2CC71BA6"/>
    <w:rsid w:val="2CC8AE45"/>
    <w:rsid w:val="2CC935DF"/>
    <w:rsid w:val="2CCF0982"/>
    <w:rsid w:val="2CD10EEF"/>
    <w:rsid w:val="2CD4090A"/>
    <w:rsid w:val="2CD4A1F7"/>
    <w:rsid w:val="2CD7DB0F"/>
    <w:rsid w:val="2CE11CB2"/>
    <w:rsid w:val="2CE97637"/>
    <w:rsid w:val="2CEA35B1"/>
    <w:rsid w:val="2CEF4F96"/>
    <w:rsid w:val="2CF23839"/>
    <w:rsid w:val="2CF97988"/>
    <w:rsid w:val="2CFCA78D"/>
    <w:rsid w:val="2D03BE21"/>
    <w:rsid w:val="2D06F886"/>
    <w:rsid w:val="2D0D302E"/>
    <w:rsid w:val="2D12DE18"/>
    <w:rsid w:val="2D1401BE"/>
    <w:rsid w:val="2D14FC5A"/>
    <w:rsid w:val="2D18B2B3"/>
    <w:rsid w:val="2D1D21E3"/>
    <w:rsid w:val="2D21E060"/>
    <w:rsid w:val="2D266F77"/>
    <w:rsid w:val="2D27F467"/>
    <w:rsid w:val="2D2AFF3A"/>
    <w:rsid w:val="2D373738"/>
    <w:rsid w:val="2D397051"/>
    <w:rsid w:val="2D401714"/>
    <w:rsid w:val="2D414814"/>
    <w:rsid w:val="2D43B0CE"/>
    <w:rsid w:val="2D4720F5"/>
    <w:rsid w:val="2D4BB257"/>
    <w:rsid w:val="2D4DB65D"/>
    <w:rsid w:val="2D52DB79"/>
    <w:rsid w:val="2D52E1DD"/>
    <w:rsid w:val="2D56B698"/>
    <w:rsid w:val="2D57092C"/>
    <w:rsid w:val="2D581663"/>
    <w:rsid w:val="2D623F76"/>
    <w:rsid w:val="2D636799"/>
    <w:rsid w:val="2D687682"/>
    <w:rsid w:val="2D695757"/>
    <w:rsid w:val="2D6AE9A6"/>
    <w:rsid w:val="2D6B58B9"/>
    <w:rsid w:val="2D6C00C5"/>
    <w:rsid w:val="2D6C651E"/>
    <w:rsid w:val="2D6DABC0"/>
    <w:rsid w:val="2D776739"/>
    <w:rsid w:val="2D7A1B88"/>
    <w:rsid w:val="2D7A3FE5"/>
    <w:rsid w:val="2D7CCCF7"/>
    <w:rsid w:val="2D7FA0EA"/>
    <w:rsid w:val="2D808020"/>
    <w:rsid w:val="2D809D09"/>
    <w:rsid w:val="2D826CC5"/>
    <w:rsid w:val="2D82DCF4"/>
    <w:rsid w:val="2D845B50"/>
    <w:rsid w:val="2D87757F"/>
    <w:rsid w:val="2D8E43EE"/>
    <w:rsid w:val="2D8FC903"/>
    <w:rsid w:val="2D909877"/>
    <w:rsid w:val="2D93A34A"/>
    <w:rsid w:val="2D963A0C"/>
    <w:rsid w:val="2D96406A"/>
    <w:rsid w:val="2D967697"/>
    <w:rsid w:val="2D99014E"/>
    <w:rsid w:val="2DA3BBD9"/>
    <w:rsid w:val="2DA7EC79"/>
    <w:rsid w:val="2DB14349"/>
    <w:rsid w:val="2DB55664"/>
    <w:rsid w:val="2DB60CFE"/>
    <w:rsid w:val="2DBD85FC"/>
    <w:rsid w:val="2DC20E91"/>
    <w:rsid w:val="2DC850A8"/>
    <w:rsid w:val="2DCBA1B0"/>
    <w:rsid w:val="2DCF5AFA"/>
    <w:rsid w:val="2DD3E029"/>
    <w:rsid w:val="2DD437C2"/>
    <w:rsid w:val="2DD65443"/>
    <w:rsid w:val="2DDFDD3E"/>
    <w:rsid w:val="2DE31BD2"/>
    <w:rsid w:val="2DE3EB9B"/>
    <w:rsid w:val="2DE561AF"/>
    <w:rsid w:val="2DEA2F1D"/>
    <w:rsid w:val="2DEDDDA4"/>
    <w:rsid w:val="2DFAF754"/>
    <w:rsid w:val="2DFE6E9F"/>
    <w:rsid w:val="2DFED9C5"/>
    <w:rsid w:val="2DFF8D43"/>
    <w:rsid w:val="2E0390D8"/>
    <w:rsid w:val="2E0697BE"/>
    <w:rsid w:val="2E0C75A6"/>
    <w:rsid w:val="2E1261E9"/>
    <w:rsid w:val="2E18D5FF"/>
    <w:rsid w:val="2E1B6250"/>
    <w:rsid w:val="2E1FC02D"/>
    <w:rsid w:val="2E203F86"/>
    <w:rsid w:val="2E266DD3"/>
    <w:rsid w:val="2E2A2154"/>
    <w:rsid w:val="2E2D2561"/>
    <w:rsid w:val="2E2E0980"/>
    <w:rsid w:val="2E37D2B1"/>
    <w:rsid w:val="2E3931D2"/>
    <w:rsid w:val="2E3AC1AD"/>
    <w:rsid w:val="2E4EED62"/>
    <w:rsid w:val="2E5095EC"/>
    <w:rsid w:val="2E54CA71"/>
    <w:rsid w:val="2E5E552B"/>
    <w:rsid w:val="2E633F11"/>
    <w:rsid w:val="2E649B4C"/>
    <w:rsid w:val="2E6A509C"/>
    <w:rsid w:val="2E6EB531"/>
    <w:rsid w:val="2E6F9AB5"/>
    <w:rsid w:val="2E76BFD0"/>
    <w:rsid w:val="2E7B1E92"/>
    <w:rsid w:val="2E7BAED7"/>
    <w:rsid w:val="2E8189C1"/>
    <w:rsid w:val="2E86C4FB"/>
    <w:rsid w:val="2E8B3362"/>
    <w:rsid w:val="2E8E6E93"/>
    <w:rsid w:val="2E95F677"/>
    <w:rsid w:val="2E9B550A"/>
    <w:rsid w:val="2E9DF6B0"/>
    <w:rsid w:val="2E9E2C2A"/>
    <w:rsid w:val="2EA083D1"/>
    <w:rsid w:val="2EA0F286"/>
    <w:rsid w:val="2EA85130"/>
    <w:rsid w:val="2EA953E9"/>
    <w:rsid w:val="2EAA6859"/>
    <w:rsid w:val="2EABFB67"/>
    <w:rsid w:val="2EAD1E0D"/>
    <w:rsid w:val="2EAD3C1B"/>
    <w:rsid w:val="2EAE116A"/>
    <w:rsid w:val="2EBAD49A"/>
    <w:rsid w:val="2EBC4094"/>
    <w:rsid w:val="2EBC8ABD"/>
    <w:rsid w:val="2EBCB40B"/>
    <w:rsid w:val="2EBDDEEA"/>
    <w:rsid w:val="2EBED0AC"/>
    <w:rsid w:val="2EC30201"/>
    <w:rsid w:val="2EC6FA15"/>
    <w:rsid w:val="2ECBA604"/>
    <w:rsid w:val="2ECD119E"/>
    <w:rsid w:val="2ECD63E2"/>
    <w:rsid w:val="2ECF1227"/>
    <w:rsid w:val="2ECF687A"/>
    <w:rsid w:val="2ECFC412"/>
    <w:rsid w:val="2ED1E500"/>
    <w:rsid w:val="2ED2EF8B"/>
    <w:rsid w:val="2ED527D4"/>
    <w:rsid w:val="2ED64C2E"/>
    <w:rsid w:val="2EE1432D"/>
    <w:rsid w:val="2EE36F0B"/>
    <w:rsid w:val="2EE6E97C"/>
    <w:rsid w:val="2EE986BE"/>
    <w:rsid w:val="2EEF6F32"/>
    <w:rsid w:val="2EF3BD78"/>
    <w:rsid w:val="2EF50484"/>
    <w:rsid w:val="2EF7CBFD"/>
    <w:rsid w:val="2EF81F2A"/>
    <w:rsid w:val="2EF89618"/>
    <w:rsid w:val="2EFAF6DB"/>
    <w:rsid w:val="2EFC803D"/>
    <w:rsid w:val="2F01B82B"/>
    <w:rsid w:val="2F03A41E"/>
    <w:rsid w:val="2F0999C0"/>
    <w:rsid w:val="2F0AB90B"/>
    <w:rsid w:val="2F1061AD"/>
    <w:rsid w:val="2F15B969"/>
    <w:rsid w:val="2F16C9AF"/>
    <w:rsid w:val="2F17BB11"/>
    <w:rsid w:val="2F1C1CF5"/>
    <w:rsid w:val="2F2F9300"/>
    <w:rsid w:val="2F2FD3E5"/>
    <w:rsid w:val="2F3270DF"/>
    <w:rsid w:val="2F32A53D"/>
    <w:rsid w:val="2F32DF2E"/>
    <w:rsid w:val="2F32FD71"/>
    <w:rsid w:val="2F3394C0"/>
    <w:rsid w:val="2F3C644B"/>
    <w:rsid w:val="2F3C78F5"/>
    <w:rsid w:val="2F3D14B7"/>
    <w:rsid w:val="2F3DA12F"/>
    <w:rsid w:val="2F401E9E"/>
    <w:rsid w:val="2F40FE22"/>
    <w:rsid w:val="2F410DB7"/>
    <w:rsid w:val="2F4147FC"/>
    <w:rsid w:val="2F4BD820"/>
    <w:rsid w:val="2F52E4A9"/>
    <w:rsid w:val="2F53C54D"/>
    <w:rsid w:val="2F56F3BC"/>
    <w:rsid w:val="2F5CECD6"/>
    <w:rsid w:val="2F5F1AB8"/>
    <w:rsid w:val="2F64DB23"/>
    <w:rsid w:val="2F64F798"/>
    <w:rsid w:val="2F6537A4"/>
    <w:rsid w:val="2F6B8B71"/>
    <w:rsid w:val="2F6EB734"/>
    <w:rsid w:val="2F706274"/>
    <w:rsid w:val="2F70867C"/>
    <w:rsid w:val="2F73BA92"/>
    <w:rsid w:val="2F775E63"/>
    <w:rsid w:val="2F79072D"/>
    <w:rsid w:val="2F7F3FEA"/>
    <w:rsid w:val="2F86E37E"/>
    <w:rsid w:val="2F89FB6C"/>
    <w:rsid w:val="2F9261AA"/>
    <w:rsid w:val="2F94854A"/>
    <w:rsid w:val="2F9E1F30"/>
    <w:rsid w:val="2F9E4F87"/>
    <w:rsid w:val="2FAB641D"/>
    <w:rsid w:val="2FC08E47"/>
    <w:rsid w:val="2FC650CC"/>
    <w:rsid w:val="2FCBF672"/>
    <w:rsid w:val="2FCC1C2A"/>
    <w:rsid w:val="2FCF03A2"/>
    <w:rsid w:val="2FD204C6"/>
    <w:rsid w:val="2FD46644"/>
    <w:rsid w:val="2FD61FB4"/>
    <w:rsid w:val="2FD7A556"/>
    <w:rsid w:val="2FD87471"/>
    <w:rsid w:val="2FD8A4FE"/>
    <w:rsid w:val="2FDAC00F"/>
    <w:rsid w:val="2FDFF67A"/>
    <w:rsid w:val="2FE08A13"/>
    <w:rsid w:val="2FE82F18"/>
    <w:rsid w:val="2FE884A8"/>
    <w:rsid w:val="2FE9CF64"/>
    <w:rsid w:val="2FEDA446"/>
    <w:rsid w:val="2FEEC272"/>
    <w:rsid w:val="2FF24A54"/>
    <w:rsid w:val="2FF33170"/>
    <w:rsid w:val="2FF366E5"/>
    <w:rsid w:val="2FF71A4D"/>
    <w:rsid w:val="2FF80869"/>
    <w:rsid w:val="2FFB4060"/>
    <w:rsid w:val="30008369"/>
    <w:rsid w:val="30024F15"/>
    <w:rsid w:val="3003907E"/>
    <w:rsid w:val="3008D82E"/>
    <w:rsid w:val="300DA0EA"/>
    <w:rsid w:val="300E6A80"/>
    <w:rsid w:val="30120686"/>
    <w:rsid w:val="30123F0B"/>
    <w:rsid w:val="30126838"/>
    <w:rsid w:val="3018B86C"/>
    <w:rsid w:val="3018C426"/>
    <w:rsid w:val="301FB6BB"/>
    <w:rsid w:val="301FC09D"/>
    <w:rsid w:val="3020693E"/>
    <w:rsid w:val="30216C66"/>
    <w:rsid w:val="3024CADE"/>
    <w:rsid w:val="302881E7"/>
    <w:rsid w:val="302EA05A"/>
    <w:rsid w:val="30305662"/>
    <w:rsid w:val="30383321"/>
    <w:rsid w:val="30385C92"/>
    <w:rsid w:val="3038BBBA"/>
    <w:rsid w:val="3038C9AC"/>
    <w:rsid w:val="303F5C96"/>
    <w:rsid w:val="30407B76"/>
    <w:rsid w:val="30454D25"/>
    <w:rsid w:val="3047C672"/>
    <w:rsid w:val="304AB88A"/>
    <w:rsid w:val="304BD986"/>
    <w:rsid w:val="30544603"/>
    <w:rsid w:val="3054E800"/>
    <w:rsid w:val="30558022"/>
    <w:rsid w:val="3057695A"/>
    <w:rsid w:val="30578F6B"/>
    <w:rsid w:val="3058C9C7"/>
    <w:rsid w:val="305D1285"/>
    <w:rsid w:val="306112FE"/>
    <w:rsid w:val="3062DEFA"/>
    <w:rsid w:val="30690F4F"/>
    <w:rsid w:val="306F3C02"/>
    <w:rsid w:val="307AD57B"/>
    <w:rsid w:val="308BA5D5"/>
    <w:rsid w:val="308F59E7"/>
    <w:rsid w:val="30910BE7"/>
    <w:rsid w:val="30939C5D"/>
    <w:rsid w:val="3097F290"/>
    <w:rsid w:val="309978FC"/>
    <w:rsid w:val="309B7EDC"/>
    <w:rsid w:val="309F1658"/>
    <w:rsid w:val="30A04E57"/>
    <w:rsid w:val="30A44BA7"/>
    <w:rsid w:val="30AA9BFC"/>
    <w:rsid w:val="30AC0F05"/>
    <w:rsid w:val="30C0B0A5"/>
    <w:rsid w:val="30C2AEFE"/>
    <w:rsid w:val="30C4BD9F"/>
    <w:rsid w:val="30C4E2A7"/>
    <w:rsid w:val="30CB92C5"/>
    <w:rsid w:val="30CEA295"/>
    <w:rsid w:val="30D1845B"/>
    <w:rsid w:val="30D6A594"/>
    <w:rsid w:val="30D711CF"/>
    <w:rsid w:val="30D8400E"/>
    <w:rsid w:val="30D84A09"/>
    <w:rsid w:val="30D84D38"/>
    <w:rsid w:val="30D87E15"/>
    <w:rsid w:val="30D8AEA3"/>
    <w:rsid w:val="30DD8854"/>
    <w:rsid w:val="30E6486E"/>
    <w:rsid w:val="30E7C829"/>
    <w:rsid w:val="30E9E0FF"/>
    <w:rsid w:val="30EA4972"/>
    <w:rsid w:val="30EBB35B"/>
    <w:rsid w:val="30ED595B"/>
    <w:rsid w:val="30EE7262"/>
    <w:rsid w:val="30F9C8D9"/>
    <w:rsid w:val="30FA63C4"/>
    <w:rsid w:val="310B5386"/>
    <w:rsid w:val="310BDAB5"/>
    <w:rsid w:val="310C7391"/>
    <w:rsid w:val="310E48E1"/>
    <w:rsid w:val="3113EF3E"/>
    <w:rsid w:val="31161EC0"/>
    <w:rsid w:val="311D0271"/>
    <w:rsid w:val="31233C0F"/>
    <w:rsid w:val="3133774A"/>
    <w:rsid w:val="3136E51F"/>
    <w:rsid w:val="313ACA50"/>
    <w:rsid w:val="313E25C1"/>
    <w:rsid w:val="31456043"/>
    <w:rsid w:val="3147BB71"/>
    <w:rsid w:val="315E4BDD"/>
    <w:rsid w:val="315F3B51"/>
    <w:rsid w:val="316E74AF"/>
    <w:rsid w:val="317659A1"/>
    <w:rsid w:val="31790142"/>
    <w:rsid w:val="317B8B7F"/>
    <w:rsid w:val="317DCD91"/>
    <w:rsid w:val="3185F175"/>
    <w:rsid w:val="31862CDE"/>
    <w:rsid w:val="31863E9F"/>
    <w:rsid w:val="31873216"/>
    <w:rsid w:val="318A7F90"/>
    <w:rsid w:val="319300DD"/>
    <w:rsid w:val="3194169C"/>
    <w:rsid w:val="31944C39"/>
    <w:rsid w:val="319503AC"/>
    <w:rsid w:val="31953772"/>
    <w:rsid w:val="3197E5EE"/>
    <w:rsid w:val="31981217"/>
    <w:rsid w:val="31988538"/>
    <w:rsid w:val="31A85DD0"/>
    <w:rsid w:val="31AA2A90"/>
    <w:rsid w:val="31AB9259"/>
    <w:rsid w:val="31AE3899"/>
    <w:rsid w:val="31AF6513"/>
    <w:rsid w:val="31AF9380"/>
    <w:rsid w:val="31B3E57F"/>
    <w:rsid w:val="31B762B7"/>
    <w:rsid w:val="31BDF1B2"/>
    <w:rsid w:val="31C39F4E"/>
    <w:rsid w:val="31D28AA2"/>
    <w:rsid w:val="31D5F7A1"/>
    <w:rsid w:val="31D9F27C"/>
    <w:rsid w:val="31DCD9BA"/>
    <w:rsid w:val="31EBAF44"/>
    <w:rsid w:val="31F557F3"/>
    <w:rsid w:val="31F74CAC"/>
    <w:rsid w:val="31FB90DA"/>
    <w:rsid w:val="31FFB5D2"/>
    <w:rsid w:val="32051075"/>
    <w:rsid w:val="32085BD1"/>
    <w:rsid w:val="320C0DBB"/>
    <w:rsid w:val="320C99AE"/>
    <w:rsid w:val="320D8DE4"/>
    <w:rsid w:val="3210A9F7"/>
    <w:rsid w:val="32113B3E"/>
    <w:rsid w:val="32114161"/>
    <w:rsid w:val="32148408"/>
    <w:rsid w:val="321B3276"/>
    <w:rsid w:val="321C5575"/>
    <w:rsid w:val="3220280B"/>
    <w:rsid w:val="3221F84D"/>
    <w:rsid w:val="322865CC"/>
    <w:rsid w:val="3228C0BA"/>
    <w:rsid w:val="32295955"/>
    <w:rsid w:val="32299C89"/>
    <w:rsid w:val="322A426D"/>
    <w:rsid w:val="322B05C6"/>
    <w:rsid w:val="322FEBD5"/>
    <w:rsid w:val="32318AE6"/>
    <w:rsid w:val="3239E693"/>
    <w:rsid w:val="323B904B"/>
    <w:rsid w:val="32423329"/>
    <w:rsid w:val="32491432"/>
    <w:rsid w:val="32582522"/>
    <w:rsid w:val="325A2914"/>
    <w:rsid w:val="325BE0F8"/>
    <w:rsid w:val="325C9E2E"/>
    <w:rsid w:val="32677E6C"/>
    <w:rsid w:val="326E534E"/>
    <w:rsid w:val="3273844E"/>
    <w:rsid w:val="3273F04F"/>
    <w:rsid w:val="32771B25"/>
    <w:rsid w:val="3278EA3A"/>
    <w:rsid w:val="327DB038"/>
    <w:rsid w:val="32845EBB"/>
    <w:rsid w:val="32848DFC"/>
    <w:rsid w:val="3285D938"/>
    <w:rsid w:val="328E6E92"/>
    <w:rsid w:val="3290DF3E"/>
    <w:rsid w:val="3290E738"/>
    <w:rsid w:val="3296B2F8"/>
    <w:rsid w:val="32981161"/>
    <w:rsid w:val="329D665C"/>
    <w:rsid w:val="32A820C3"/>
    <w:rsid w:val="32A87FF1"/>
    <w:rsid w:val="32AD43CD"/>
    <w:rsid w:val="32B0C0DC"/>
    <w:rsid w:val="32B31D12"/>
    <w:rsid w:val="32B69294"/>
    <w:rsid w:val="32B80411"/>
    <w:rsid w:val="32B97162"/>
    <w:rsid w:val="32B9AECE"/>
    <w:rsid w:val="32C2FD8A"/>
    <w:rsid w:val="32C60F56"/>
    <w:rsid w:val="32C6958D"/>
    <w:rsid w:val="32CDDB3F"/>
    <w:rsid w:val="32CFD9D9"/>
    <w:rsid w:val="32D3C3D5"/>
    <w:rsid w:val="32E00A9D"/>
    <w:rsid w:val="32E20740"/>
    <w:rsid w:val="32E94F07"/>
    <w:rsid w:val="32EB72DB"/>
    <w:rsid w:val="32F016FC"/>
    <w:rsid w:val="32F8A838"/>
    <w:rsid w:val="32F9ACE0"/>
    <w:rsid w:val="32FBC42F"/>
    <w:rsid w:val="32FEB753"/>
    <w:rsid w:val="330284D6"/>
    <w:rsid w:val="330DE953"/>
    <w:rsid w:val="330E0411"/>
    <w:rsid w:val="330E0922"/>
    <w:rsid w:val="33143BB2"/>
    <w:rsid w:val="33166E0B"/>
    <w:rsid w:val="3321DED3"/>
    <w:rsid w:val="33243601"/>
    <w:rsid w:val="3324E354"/>
    <w:rsid w:val="332510FC"/>
    <w:rsid w:val="332B796F"/>
    <w:rsid w:val="3331D80C"/>
    <w:rsid w:val="3333039C"/>
    <w:rsid w:val="33377CC5"/>
    <w:rsid w:val="333B2B55"/>
    <w:rsid w:val="333B9ECC"/>
    <w:rsid w:val="333E7D4C"/>
    <w:rsid w:val="333FE2BB"/>
    <w:rsid w:val="3343B09A"/>
    <w:rsid w:val="3343BEF3"/>
    <w:rsid w:val="33441231"/>
    <w:rsid w:val="3345E2DE"/>
    <w:rsid w:val="33476845"/>
    <w:rsid w:val="334B02AA"/>
    <w:rsid w:val="334E050E"/>
    <w:rsid w:val="33576CBB"/>
    <w:rsid w:val="3360BCBC"/>
    <w:rsid w:val="3367164D"/>
    <w:rsid w:val="33685E96"/>
    <w:rsid w:val="3368749F"/>
    <w:rsid w:val="3368F68F"/>
    <w:rsid w:val="336D859B"/>
    <w:rsid w:val="337017A7"/>
    <w:rsid w:val="337743E5"/>
    <w:rsid w:val="337C9E74"/>
    <w:rsid w:val="337E0B3C"/>
    <w:rsid w:val="33827B35"/>
    <w:rsid w:val="338885C0"/>
    <w:rsid w:val="3390A5F6"/>
    <w:rsid w:val="339555BC"/>
    <w:rsid w:val="3395D047"/>
    <w:rsid w:val="3397613B"/>
    <w:rsid w:val="3397910C"/>
    <w:rsid w:val="339C6779"/>
    <w:rsid w:val="339C9FE3"/>
    <w:rsid w:val="339CF337"/>
    <w:rsid w:val="339FA114"/>
    <w:rsid w:val="33A20465"/>
    <w:rsid w:val="33A37B6A"/>
    <w:rsid w:val="33A71BDC"/>
    <w:rsid w:val="33A72FA8"/>
    <w:rsid w:val="33A8B9B3"/>
    <w:rsid w:val="33AAAFCF"/>
    <w:rsid w:val="33B1E800"/>
    <w:rsid w:val="33B20F70"/>
    <w:rsid w:val="33B4AB3C"/>
    <w:rsid w:val="33B4EA1F"/>
    <w:rsid w:val="33BFC22E"/>
    <w:rsid w:val="33C102CD"/>
    <w:rsid w:val="33C6EC41"/>
    <w:rsid w:val="33C842ED"/>
    <w:rsid w:val="33C9B3B9"/>
    <w:rsid w:val="33D203D7"/>
    <w:rsid w:val="33D36894"/>
    <w:rsid w:val="33D67247"/>
    <w:rsid w:val="33DA596E"/>
    <w:rsid w:val="33DAFAE2"/>
    <w:rsid w:val="33E04EDD"/>
    <w:rsid w:val="33E28440"/>
    <w:rsid w:val="33E7822C"/>
    <w:rsid w:val="33E7F805"/>
    <w:rsid w:val="33EC66B7"/>
    <w:rsid w:val="33EFFDCF"/>
    <w:rsid w:val="33F250AC"/>
    <w:rsid w:val="33F41C81"/>
    <w:rsid w:val="33F619B2"/>
    <w:rsid w:val="33F71063"/>
    <w:rsid w:val="33F9B026"/>
    <w:rsid w:val="33FB9518"/>
    <w:rsid w:val="3401F56D"/>
    <w:rsid w:val="34034ECD"/>
    <w:rsid w:val="34081430"/>
    <w:rsid w:val="3409C844"/>
    <w:rsid w:val="340CFC25"/>
    <w:rsid w:val="34199593"/>
    <w:rsid w:val="341A3DEB"/>
    <w:rsid w:val="341BBB56"/>
    <w:rsid w:val="341C2E45"/>
    <w:rsid w:val="341C772A"/>
    <w:rsid w:val="34220706"/>
    <w:rsid w:val="342363E4"/>
    <w:rsid w:val="3425BBEE"/>
    <w:rsid w:val="342D02C2"/>
    <w:rsid w:val="343BC8E8"/>
    <w:rsid w:val="3440FF7A"/>
    <w:rsid w:val="3441B7F4"/>
    <w:rsid w:val="3445A96C"/>
    <w:rsid w:val="344A51AA"/>
    <w:rsid w:val="344B5544"/>
    <w:rsid w:val="34575EB4"/>
    <w:rsid w:val="34591834"/>
    <w:rsid w:val="345FA3A4"/>
    <w:rsid w:val="3465EB86"/>
    <w:rsid w:val="34670F6C"/>
    <w:rsid w:val="347C0337"/>
    <w:rsid w:val="347CFEBC"/>
    <w:rsid w:val="3482EF00"/>
    <w:rsid w:val="3487B327"/>
    <w:rsid w:val="34899BF4"/>
    <w:rsid w:val="348B35C9"/>
    <w:rsid w:val="348D3420"/>
    <w:rsid w:val="3493FF6A"/>
    <w:rsid w:val="34979490"/>
    <w:rsid w:val="349A03E4"/>
    <w:rsid w:val="349A2708"/>
    <w:rsid w:val="34A1E87D"/>
    <w:rsid w:val="34A863A0"/>
    <w:rsid w:val="34B92120"/>
    <w:rsid w:val="34BCA2A0"/>
    <w:rsid w:val="34C8F013"/>
    <w:rsid w:val="34CC7077"/>
    <w:rsid w:val="34D23FE7"/>
    <w:rsid w:val="34D650C0"/>
    <w:rsid w:val="34DA6906"/>
    <w:rsid w:val="34DB3970"/>
    <w:rsid w:val="34E2281B"/>
    <w:rsid w:val="34E346DA"/>
    <w:rsid w:val="3508F86D"/>
    <w:rsid w:val="350A4A55"/>
    <w:rsid w:val="350B65F8"/>
    <w:rsid w:val="3510172F"/>
    <w:rsid w:val="351797DA"/>
    <w:rsid w:val="35182F52"/>
    <w:rsid w:val="351F9161"/>
    <w:rsid w:val="3534B7C5"/>
    <w:rsid w:val="35353259"/>
    <w:rsid w:val="3537A404"/>
    <w:rsid w:val="3539D171"/>
    <w:rsid w:val="353C0B39"/>
    <w:rsid w:val="353DB611"/>
    <w:rsid w:val="353EA9FE"/>
    <w:rsid w:val="35424923"/>
    <w:rsid w:val="354796FE"/>
    <w:rsid w:val="354C0D94"/>
    <w:rsid w:val="354F5041"/>
    <w:rsid w:val="354F5838"/>
    <w:rsid w:val="3554963C"/>
    <w:rsid w:val="3556E6A0"/>
    <w:rsid w:val="3558A0BC"/>
    <w:rsid w:val="35597122"/>
    <w:rsid w:val="355F8DEF"/>
    <w:rsid w:val="3560FA17"/>
    <w:rsid w:val="35631A8E"/>
    <w:rsid w:val="356B9075"/>
    <w:rsid w:val="356C0202"/>
    <w:rsid w:val="357C670C"/>
    <w:rsid w:val="357CAD01"/>
    <w:rsid w:val="357DC0D5"/>
    <w:rsid w:val="357DE7AB"/>
    <w:rsid w:val="3585DE56"/>
    <w:rsid w:val="358B9A1B"/>
    <w:rsid w:val="359F1F2E"/>
    <w:rsid w:val="359F4494"/>
    <w:rsid w:val="35A0CDFC"/>
    <w:rsid w:val="35A8CC86"/>
    <w:rsid w:val="35AD8689"/>
    <w:rsid w:val="35BADF6E"/>
    <w:rsid w:val="35BB01D7"/>
    <w:rsid w:val="35BB71AC"/>
    <w:rsid w:val="35BBBA65"/>
    <w:rsid w:val="35BE1E81"/>
    <w:rsid w:val="35CB341B"/>
    <w:rsid w:val="35D10EE7"/>
    <w:rsid w:val="35D87010"/>
    <w:rsid w:val="35DAE557"/>
    <w:rsid w:val="35DF64D8"/>
    <w:rsid w:val="35DFA272"/>
    <w:rsid w:val="35E11A44"/>
    <w:rsid w:val="35ED255F"/>
    <w:rsid w:val="35EED4A3"/>
    <w:rsid w:val="35F08110"/>
    <w:rsid w:val="35F7FD7D"/>
    <w:rsid w:val="3600CAE6"/>
    <w:rsid w:val="360905E8"/>
    <w:rsid w:val="36094FF8"/>
    <w:rsid w:val="360F6C35"/>
    <w:rsid w:val="3612F0EB"/>
    <w:rsid w:val="36185EF0"/>
    <w:rsid w:val="3618CF1D"/>
    <w:rsid w:val="361AEA4C"/>
    <w:rsid w:val="361D0E85"/>
    <w:rsid w:val="361D33E3"/>
    <w:rsid w:val="362059B5"/>
    <w:rsid w:val="3621D07E"/>
    <w:rsid w:val="36252667"/>
    <w:rsid w:val="36258D9F"/>
    <w:rsid w:val="36301615"/>
    <w:rsid w:val="36321B50"/>
    <w:rsid w:val="363292F1"/>
    <w:rsid w:val="36335C8E"/>
    <w:rsid w:val="3635A54A"/>
    <w:rsid w:val="3635E500"/>
    <w:rsid w:val="363E57B1"/>
    <w:rsid w:val="363F633D"/>
    <w:rsid w:val="36408E4F"/>
    <w:rsid w:val="364182AE"/>
    <w:rsid w:val="36421C95"/>
    <w:rsid w:val="36441CBC"/>
    <w:rsid w:val="36484E4B"/>
    <w:rsid w:val="364A92D6"/>
    <w:rsid w:val="364E717C"/>
    <w:rsid w:val="3650A7D1"/>
    <w:rsid w:val="365542AE"/>
    <w:rsid w:val="365B60A4"/>
    <w:rsid w:val="366481D7"/>
    <w:rsid w:val="36661176"/>
    <w:rsid w:val="366AB5FD"/>
    <w:rsid w:val="366DB9F0"/>
    <w:rsid w:val="366DEB6D"/>
    <w:rsid w:val="36755A30"/>
    <w:rsid w:val="3677AC6B"/>
    <w:rsid w:val="367BB342"/>
    <w:rsid w:val="367BBD3C"/>
    <w:rsid w:val="367C34CE"/>
    <w:rsid w:val="367C62B6"/>
    <w:rsid w:val="367E2E03"/>
    <w:rsid w:val="3684357F"/>
    <w:rsid w:val="368C573C"/>
    <w:rsid w:val="36A0A272"/>
    <w:rsid w:val="36A39993"/>
    <w:rsid w:val="36B00614"/>
    <w:rsid w:val="36B7CCDD"/>
    <w:rsid w:val="36BD3F42"/>
    <w:rsid w:val="36BE36D7"/>
    <w:rsid w:val="36BEC04E"/>
    <w:rsid w:val="36BFEEC0"/>
    <w:rsid w:val="36C084C8"/>
    <w:rsid w:val="36C721C9"/>
    <w:rsid w:val="36D29AEE"/>
    <w:rsid w:val="36D5C858"/>
    <w:rsid w:val="36D7D818"/>
    <w:rsid w:val="36D812AD"/>
    <w:rsid w:val="36E0BD6A"/>
    <w:rsid w:val="36E16C73"/>
    <w:rsid w:val="36E2BAC1"/>
    <w:rsid w:val="36E45DD0"/>
    <w:rsid w:val="36E6E61C"/>
    <w:rsid w:val="36F0C3FF"/>
    <w:rsid w:val="36F215F1"/>
    <w:rsid w:val="36F31902"/>
    <w:rsid w:val="36F31A23"/>
    <w:rsid w:val="36F48D47"/>
    <w:rsid w:val="36F69789"/>
    <w:rsid w:val="36F7961C"/>
    <w:rsid w:val="36FEEAEF"/>
    <w:rsid w:val="3700657D"/>
    <w:rsid w:val="3704BF56"/>
    <w:rsid w:val="3705DF5B"/>
    <w:rsid w:val="370E40B6"/>
    <w:rsid w:val="3717E4FB"/>
    <w:rsid w:val="371AF399"/>
    <w:rsid w:val="371BA381"/>
    <w:rsid w:val="371E3241"/>
    <w:rsid w:val="371F68FF"/>
    <w:rsid w:val="37240CB3"/>
    <w:rsid w:val="3728CBDD"/>
    <w:rsid w:val="37295211"/>
    <w:rsid w:val="372E3693"/>
    <w:rsid w:val="37301C3B"/>
    <w:rsid w:val="373080D1"/>
    <w:rsid w:val="37333A42"/>
    <w:rsid w:val="37387B15"/>
    <w:rsid w:val="373A9A4D"/>
    <w:rsid w:val="37418425"/>
    <w:rsid w:val="37438E8A"/>
    <w:rsid w:val="374462B1"/>
    <w:rsid w:val="3746C2F9"/>
    <w:rsid w:val="37498AFC"/>
    <w:rsid w:val="374A3D0A"/>
    <w:rsid w:val="374C8119"/>
    <w:rsid w:val="375679CB"/>
    <w:rsid w:val="3758E2E3"/>
    <w:rsid w:val="375A97F8"/>
    <w:rsid w:val="375C8691"/>
    <w:rsid w:val="375EE876"/>
    <w:rsid w:val="37600A48"/>
    <w:rsid w:val="37650E68"/>
    <w:rsid w:val="376B2A65"/>
    <w:rsid w:val="376C2632"/>
    <w:rsid w:val="377195E4"/>
    <w:rsid w:val="377B1D2D"/>
    <w:rsid w:val="378509B7"/>
    <w:rsid w:val="3789DAC4"/>
    <w:rsid w:val="378EF267"/>
    <w:rsid w:val="379076B7"/>
    <w:rsid w:val="379FF9A3"/>
    <w:rsid w:val="37A29CFA"/>
    <w:rsid w:val="37AD3137"/>
    <w:rsid w:val="37ADD50B"/>
    <w:rsid w:val="37B1F3E2"/>
    <w:rsid w:val="37B533CA"/>
    <w:rsid w:val="37C1B839"/>
    <w:rsid w:val="37C344BE"/>
    <w:rsid w:val="37C61844"/>
    <w:rsid w:val="37CB3741"/>
    <w:rsid w:val="37CE71D5"/>
    <w:rsid w:val="37D407A7"/>
    <w:rsid w:val="37D89FCA"/>
    <w:rsid w:val="37DB7FD5"/>
    <w:rsid w:val="37DE6062"/>
    <w:rsid w:val="37E2845A"/>
    <w:rsid w:val="37E2D985"/>
    <w:rsid w:val="37E85B96"/>
    <w:rsid w:val="37EB8B82"/>
    <w:rsid w:val="37EBD380"/>
    <w:rsid w:val="37ECFA52"/>
    <w:rsid w:val="37EF9CBE"/>
    <w:rsid w:val="37F63F21"/>
    <w:rsid w:val="37FE5255"/>
    <w:rsid w:val="3800EA4A"/>
    <w:rsid w:val="38031B02"/>
    <w:rsid w:val="38100074"/>
    <w:rsid w:val="381068AA"/>
    <w:rsid w:val="3813E451"/>
    <w:rsid w:val="3814A451"/>
    <w:rsid w:val="3817FBF4"/>
    <w:rsid w:val="381DFDF5"/>
    <w:rsid w:val="381FBC4E"/>
    <w:rsid w:val="38394454"/>
    <w:rsid w:val="38399556"/>
    <w:rsid w:val="383B29F6"/>
    <w:rsid w:val="383CDF18"/>
    <w:rsid w:val="383CF654"/>
    <w:rsid w:val="383D3517"/>
    <w:rsid w:val="3843602C"/>
    <w:rsid w:val="384710AB"/>
    <w:rsid w:val="3848C014"/>
    <w:rsid w:val="384BF7D9"/>
    <w:rsid w:val="384CD882"/>
    <w:rsid w:val="384CF037"/>
    <w:rsid w:val="384EED31"/>
    <w:rsid w:val="385293E5"/>
    <w:rsid w:val="38581B69"/>
    <w:rsid w:val="38595C60"/>
    <w:rsid w:val="3859FC8A"/>
    <w:rsid w:val="385E23A0"/>
    <w:rsid w:val="385E9EEB"/>
    <w:rsid w:val="385F05D3"/>
    <w:rsid w:val="385F4331"/>
    <w:rsid w:val="38624E5B"/>
    <w:rsid w:val="386EB87E"/>
    <w:rsid w:val="3876C690"/>
    <w:rsid w:val="3877E13B"/>
    <w:rsid w:val="387BC128"/>
    <w:rsid w:val="387BC9AD"/>
    <w:rsid w:val="3881A3C1"/>
    <w:rsid w:val="38830E57"/>
    <w:rsid w:val="388539BD"/>
    <w:rsid w:val="3891751C"/>
    <w:rsid w:val="3896E9F1"/>
    <w:rsid w:val="3899DDE7"/>
    <w:rsid w:val="389A67D0"/>
    <w:rsid w:val="38A08CE6"/>
    <w:rsid w:val="38A2F766"/>
    <w:rsid w:val="38A443D4"/>
    <w:rsid w:val="38AC566D"/>
    <w:rsid w:val="38B2983D"/>
    <w:rsid w:val="38B32C25"/>
    <w:rsid w:val="38B686D4"/>
    <w:rsid w:val="38B773E2"/>
    <w:rsid w:val="38B7B665"/>
    <w:rsid w:val="38B7FAD6"/>
    <w:rsid w:val="38B9A22C"/>
    <w:rsid w:val="38B9C7C1"/>
    <w:rsid w:val="38BA0A95"/>
    <w:rsid w:val="38BCFD37"/>
    <w:rsid w:val="38BD53DF"/>
    <w:rsid w:val="38C4CA5E"/>
    <w:rsid w:val="38D06105"/>
    <w:rsid w:val="38D3444F"/>
    <w:rsid w:val="38D7EBF4"/>
    <w:rsid w:val="38D9E7EA"/>
    <w:rsid w:val="38DCC9BE"/>
    <w:rsid w:val="38DF0A3F"/>
    <w:rsid w:val="38E08EBC"/>
    <w:rsid w:val="38E8B5E4"/>
    <w:rsid w:val="38EDF138"/>
    <w:rsid w:val="38EFE84D"/>
    <w:rsid w:val="38F2E6B8"/>
    <w:rsid w:val="38F32BEF"/>
    <w:rsid w:val="38F3C85C"/>
    <w:rsid w:val="38F7F0E7"/>
    <w:rsid w:val="3900B3E0"/>
    <w:rsid w:val="3901F5FD"/>
    <w:rsid w:val="3902AF28"/>
    <w:rsid w:val="390689DE"/>
    <w:rsid w:val="390AE1A5"/>
    <w:rsid w:val="390B5BC4"/>
    <w:rsid w:val="3910B4EF"/>
    <w:rsid w:val="3916C931"/>
    <w:rsid w:val="391B60B7"/>
    <w:rsid w:val="391D8F97"/>
    <w:rsid w:val="391EE83E"/>
    <w:rsid w:val="39233FEE"/>
    <w:rsid w:val="3923F0E5"/>
    <w:rsid w:val="39283877"/>
    <w:rsid w:val="39288E3C"/>
    <w:rsid w:val="3928A57D"/>
    <w:rsid w:val="392D5514"/>
    <w:rsid w:val="392F4B5E"/>
    <w:rsid w:val="393022E5"/>
    <w:rsid w:val="3933889E"/>
    <w:rsid w:val="3938B8E3"/>
    <w:rsid w:val="3945D1F7"/>
    <w:rsid w:val="3955E915"/>
    <w:rsid w:val="39591C78"/>
    <w:rsid w:val="39611379"/>
    <w:rsid w:val="396706EF"/>
    <w:rsid w:val="39686730"/>
    <w:rsid w:val="3969E46E"/>
    <w:rsid w:val="396A5C88"/>
    <w:rsid w:val="396B83C2"/>
    <w:rsid w:val="396D9406"/>
    <w:rsid w:val="3971085E"/>
    <w:rsid w:val="3977243F"/>
    <w:rsid w:val="39783489"/>
    <w:rsid w:val="397A9238"/>
    <w:rsid w:val="39825433"/>
    <w:rsid w:val="39856DA0"/>
    <w:rsid w:val="3985D935"/>
    <w:rsid w:val="39863D95"/>
    <w:rsid w:val="398B63AA"/>
    <w:rsid w:val="39901DAD"/>
    <w:rsid w:val="39944865"/>
    <w:rsid w:val="399747E7"/>
    <w:rsid w:val="39989478"/>
    <w:rsid w:val="399A2BD9"/>
    <w:rsid w:val="39A06AED"/>
    <w:rsid w:val="39A96FB6"/>
    <w:rsid w:val="39A9D505"/>
    <w:rsid w:val="39ACD378"/>
    <w:rsid w:val="39B26B9E"/>
    <w:rsid w:val="39B54560"/>
    <w:rsid w:val="39B8E8CC"/>
    <w:rsid w:val="39BB1C37"/>
    <w:rsid w:val="39BC6F75"/>
    <w:rsid w:val="39BDC46A"/>
    <w:rsid w:val="39C2955D"/>
    <w:rsid w:val="39C4E882"/>
    <w:rsid w:val="39C8DA2D"/>
    <w:rsid w:val="39CB5485"/>
    <w:rsid w:val="39D047E0"/>
    <w:rsid w:val="39D4EEB0"/>
    <w:rsid w:val="39DC0491"/>
    <w:rsid w:val="39DD2AF3"/>
    <w:rsid w:val="39E0569F"/>
    <w:rsid w:val="39E07F61"/>
    <w:rsid w:val="39E3966C"/>
    <w:rsid w:val="39E67FE5"/>
    <w:rsid w:val="39E6DC0E"/>
    <w:rsid w:val="39ED6DCC"/>
    <w:rsid w:val="39EED2D2"/>
    <w:rsid w:val="39F386F4"/>
    <w:rsid w:val="39FE12D2"/>
    <w:rsid w:val="3A0AC945"/>
    <w:rsid w:val="3A0BB28B"/>
    <w:rsid w:val="3A0C845A"/>
    <w:rsid w:val="3A1187A3"/>
    <w:rsid w:val="3A136C64"/>
    <w:rsid w:val="3A165CFA"/>
    <w:rsid w:val="3A1C2F6B"/>
    <w:rsid w:val="3A2500D6"/>
    <w:rsid w:val="3A276D2C"/>
    <w:rsid w:val="3A2AB887"/>
    <w:rsid w:val="3A2B6024"/>
    <w:rsid w:val="3A2C6490"/>
    <w:rsid w:val="3A30EB15"/>
    <w:rsid w:val="3A3182E9"/>
    <w:rsid w:val="3A332A57"/>
    <w:rsid w:val="3A38411F"/>
    <w:rsid w:val="3A39CA6A"/>
    <w:rsid w:val="3A3AA947"/>
    <w:rsid w:val="3A3ADB5C"/>
    <w:rsid w:val="3A481646"/>
    <w:rsid w:val="3A48CF2A"/>
    <w:rsid w:val="3A48E231"/>
    <w:rsid w:val="3A4E8FB6"/>
    <w:rsid w:val="3A510A93"/>
    <w:rsid w:val="3A51CBEC"/>
    <w:rsid w:val="3A5C2CD6"/>
    <w:rsid w:val="3A5C624A"/>
    <w:rsid w:val="3A609263"/>
    <w:rsid w:val="3A637804"/>
    <w:rsid w:val="3A664537"/>
    <w:rsid w:val="3A66BCE0"/>
    <w:rsid w:val="3A676B62"/>
    <w:rsid w:val="3A6BFE62"/>
    <w:rsid w:val="3A6C3E35"/>
    <w:rsid w:val="3A6EFF2D"/>
    <w:rsid w:val="3A7A381E"/>
    <w:rsid w:val="3A82AB8F"/>
    <w:rsid w:val="3A83923A"/>
    <w:rsid w:val="3A88AAA1"/>
    <w:rsid w:val="3A8BB8AE"/>
    <w:rsid w:val="3A8E1A8D"/>
    <w:rsid w:val="3A961E1E"/>
    <w:rsid w:val="3A9BEA3A"/>
    <w:rsid w:val="3AA96D01"/>
    <w:rsid w:val="3AAAC0AF"/>
    <w:rsid w:val="3AACB45B"/>
    <w:rsid w:val="3AB0D2D4"/>
    <w:rsid w:val="3AB82CED"/>
    <w:rsid w:val="3ABE9F46"/>
    <w:rsid w:val="3ABF7E9E"/>
    <w:rsid w:val="3AC456AE"/>
    <w:rsid w:val="3AC94593"/>
    <w:rsid w:val="3ACD9923"/>
    <w:rsid w:val="3ACE259E"/>
    <w:rsid w:val="3AD8B6F4"/>
    <w:rsid w:val="3ADBD76F"/>
    <w:rsid w:val="3AE064E9"/>
    <w:rsid w:val="3AE0A36A"/>
    <w:rsid w:val="3AE55A6C"/>
    <w:rsid w:val="3AE66DC4"/>
    <w:rsid w:val="3AE76300"/>
    <w:rsid w:val="3AE9EE0A"/>
    <w:rsid w:val="3AEB87C0"/>
    <w:rsid w:val="3AF8F6FB"/>
    <w:rsid w:val="3B01376B"/>
    <w:rsid w:val="3B0440C8"/>
    <w:rsid w:val="3B04E722"/>
    <w:rsid w:val="3B094568"/>
    <w:rsid w:val="3B0A022A"/>
    <w:rsid w:val="3B0ABFE1"/>
    <w:rsid w:val="3B111E70"/>
    <w:rsid w:val="3B12171B"/>
    <w:rsid w:val="3B127ACA"/>
    <w:rsid w:val="3B14613F"/>
    <w:rsid w:val="3B17C45C"/>
    <w:rsid w:val="3B1A4BDD"/>
    <w:rsid w:val="3B204A38"/>
    <w:rsid w:val="3B21367A"/>
    <w:rsid w:val="3B25D993"/>
    <w:rsid w:val="3B2707CF"/>
    <w:rsid w:val="3B2C7448"/>
    <w:rsid w:val="3B2EFF52"/>
    <w:rsid w:val="3B301AF6"/>
    <w:rsid w:val="3B32B150"/>
    <w:rsid w:val="3B359717"/>
    <w:rsid w:val="3B38AEA1"/>
    <w:rsid w:val="3B39DBCB"/>
    <w:rsid w:val="3B3A4AF0"/>
    <w:rsid w:val="3B400797"/>
    <w:rsid w:val="3B411776"/>
    <w:rsid w:val="3B42080A"/>
    <w:rsid w:val="3B472BD0"/>
    <w:rsid w:val="3B472EF5"/>
    <w:rsid w:val="3B4866C0"/>
    <w:rsid w:val="3B4B8513"/>
    <w:rsid w:val="3B4C82AE"/>
    <w:rsid w:val="3B51BFD1"/>
    <w:rsid w:val="3B52BC5E"/>
    <w:rsid w:val="3B5AF2B0"/>
    <w:rsid w:val="3B61DD5F"/>
    <w:rsid w:val="3B6280E4"/>
    <w:rsid w:val="3B65A4C2"/>
    <w:rsid w:val="3B6C7FA5"/>
    <w:rsid w:val="3B6D41A6"/>
    <w:rsid w:val="3B736AC9"/>
    <w:rsid w:val="3B78E7D6"/>
    <w:rsid w:val="3B7A4A5D"/>
    <w:rsid w:val="3B801AE9"/>
    <w:rsid w:val="3B869953"/>
    <w:rsid w:val="3B86E6F0"/>
    <w:rsid w:val="3B8941E2"/>
    <w:rsid w:val="3B899E24"/>
    <w:rsid w:val="3B8A1E9C"/>
    <w:rsid w:val="3B8AACB9"/>
    <w:rsid w:val="3B8C9163"/>
    <w:rsid w:val="3B9EF2F4"/>
    <w:rsid w:val="3BA3B089"/>
    <w:rsid w:val="3BA61842"/>
    <w:rsid w:val="3BA9D8B4"/>
    <w:rsid w:val="3BAFBF31"/>
    <w:rsid w:val="3BB4E681"/>
    <w:rsid w:val="3BB53D26"/>
    <w:rsid w:val="3BB74B94"/>
    <w:rsid w:val="3BBB45F4"/>
    <w:rsid w:val="3BBB9D41"/>
    <w:rsid w:val="3BBBF0D9"/>
    <w:rsid w:val="3BBF8BDE"/>
    <w:rsid w:val="3BC89EBF"/>
    <w:rsid w:val="3BD4656A"/>
    <w:rsid w:val="3BD4D166"/>
    <w:rsid w:val="3BD6A954"/>
    <w:rsid w:val="3BD8C675"/>
    <w:rsid w:val="3BDABC68"/>
    <w:rsid w:val="3BDCD84F"/>
    <w:rsid w:val="3BE32F28"/>
    <w:rsid w:val="3BE72361"/>
    <w:rsid w:val="3BE81782"/>
    <w:rsid w:val="3BE8E993"/>
    <w:rsid w:val="3BEB0578"/>
    <w:rsid w:val="3BEFF152"/>
    <w:rsid w:val="3BFFF28E"/>
    <w:rsid w:val="3C07E1F7"/>
    <w:rsid w:val="3C0B38E4"/>
    <w:rsid w:val="3C0C3C18"/>
    <w:rsid w:val="3C0C8EF6"/>
    <w:rsid w:val="3C0EA0FD"/>
    <w:rsid w:val="3C0F6DA9"/>
    <w:rsid w:val="3C1093B8"/>
    <w:rsid w:val="3C1211B0"/>
    <w:rsid w:val="3C142149"/>
    <w:rsid w:val="3C1473C1"/>
    <w:rsid w:val="3C166C14"/>
    <w:rsid w:val="3C1A2730"/>
    <w:rsid w:val="3C1A7CD6"/>
    <w:rsid w:val="3C1B22B1"/>
    <w:rsid w:val="3C1DFA8E"/>
    <w:rsid w:val="3C1F060F"/>
    <w:rsid w:val="3C268C33"/>
    <w:rsid w:val="3C2ACCB1"/>
    <w:rsid w:val="3C2D0DFB"/>
    <w:rsid w:val="3C2D27F0"/>
    <w:rsid w:val="3C2EFE81"/>
    <w:rsid w:val="3C309152"/>
    <w:rsid w:val="3C3E26A2"/>
    <w:rsid w:val="3C41B675"/>
    <w:rsid w:val="3C43FEAB"/>
    <w:rsid w:val="3C44F228"/>
    <w:rsid w:val="3C463D1D"/>
    <w:rsid w:val="3C469A72"/>
    <w:rsid w:val="3C4C72AD"/>
    <w:rsid w:val="3C4FE6EA"/>
    <w:rsid w:val="3C5258E0"/>
    <w:rsid w:val="3C6A393C"/>
    <w:rsid w:val="3C70B987"/>
    <w:rsid w:val="3C72519F"/>
    <w:rsid w:val="3C7918D7"/>
    <w:rsid w:val="3C7A4DA0"/>
    <w:rsid w:val="3C8BEF77"/>
    <w:rsid w:val="3C97E397"/>
    <w:rsid w:val="3C987033"/>
    <w:rsid w:val="3C9D7398"/>
    <w:rsid w:val="3CA117A8"/>
    <w:rsid w:val="3CA164B3"/>
    <w:rsid w:val="3CA53A7D"/>
    <w:rsid w:val="3CA66613"/>
    <w:rsid w:val="3CA80A7E"/>
    <w:rsid w:val="3CA96F33"/>
    <w:rsid w:val="3CACA7EA"/>
    <w:rsid w:val="3CB232FA"/>
    <w:rsid w:val="3CB4AE49"/>
    <w:rsid w:val="3CBD4966"/>
    <w:rsid w:val="3CBEDC3E"/>
    <w:rsid w:val="3CC1EAA1"/>
    <w:rsid w:val="3CC2645E"/>
    <w:rsid w:val="3CC49D15"/>
    <w:rsid w:val="3CCB8774"/>
    <w:rsid w:val="3CCD7D4A"/>
    <w:rsid w:val="3CCED911"/>
    <w:rsid w:val="3CD6431D"/>
    <w:rsid w:val="3CD93AE3"/>
    <w:rsid w:val="3CDAAB59"/>
    <w:rsid w:val="3CDD7A8F"/>
    <w:rsid w:val="3CDEF126"/>
    <w:rsid w:val="3CF08170"/>
    <w:rsid w:val="3CF964B7"/>
    <w:rsid w:val="3CFBB50C"/>
    <w:rsid w:val="3CFEE212"/>
    <w:rsid w:val="3CFF06F5"/>
    <w:rsid w:val="3D00861F"/>
    <w:rsid w:val="3D02BAD3"/>
    <w:rsid w:val="3D122426"/>
    <w:rsid w:val="3D18EA2D"/>
    <w:rsid w:val="3D1B2D9D"/>
    <w:rsid w:val="3D200F95"/>
    <w:rsid w:val="3D23D02D"/>
    <w:rsid w:val="3D347D2F"/>
    <w:rsid w:val="3D36365B"/>
    <w:rsid w:val="3D37273A"/>
    <w:rsid w:val="3D37DD83"/>
    <w:rsid w:val="3D495E51"/>
    <w:rsid w:val="3D4B1494"/>
    <w:rsid w:val="3D580AF5"/>
    <w:rsid w:val="3D581503"/>
    <w:rsid w:val="3D596E0C"/>
    <w:rsid w:val="3D59DD0C"/>
    <w:rsid w:val="3D5BEF33"/>
    <w:rsid w:val="3D5F0DEE"/>
    <w:rsid w:val="3D69F696"/>
    <w:rsid w:val="3D75EE5E"/>
    <w:rsid w:val="3D7A236E"/>
    <w:rsid w:val="3D7A2514"/>
    <w:rsid w:val="3D7FAEE9"/>
    <w:rsid w:val="3D818F2F"/>
    <w:rsid w:val="3D86BA60"/>
    <w:rsid w:val="3D8BC1B3"/>
    <w:rsid w:val="3D92147C"/>
    <w:rsid w:val="3D9B63AE"/>
    <w:rsid w:val="3D9B861F"/>
    <w:rsid w:val="3D9DB223"/>
    <w:rsid w:val="3DA79E1D"/>
    <w:rsid w:val="3DA7EA3E"/>
    <w:rsid w:val="3DA9753F"/>
    <w:rsid w:val="3DACC1EB"/>
    <w:rsid w:val="3DAD5762"/>
    <w:rsid w:val="3DB0ABB5"/>
    <w:rsid w:val="3DB84C5A"/>
    <w:rsid w:val="3DC12CBE"/>
    <w:rsid w:val="3DCA462A"/>
    <w:rsid w:val="3DCB13D4"/>
    <w:rsid w:val="3DCD5C9C"/>
    <w:rsid w:val="3DD45EE9"/>
    <w:rsid w:val="3DD47690"/>
    <w:rsid w:val="3DD50CA6"/>
    <w:rsid w:val="3DD69C41"/>
    <w:rsid w:val="3DD868E6"/>
    <w:rsid w:val="3DED2171"/>
    <w:rsid w:val="3DF47138"/>
    <w:rsid w:val="3DF659B7"/>
    <w:rsid w:val="3DFA5CD7"/>
    <w:rsid w:val="3DFD1184"/>
    <w:rsid w:val="3E0303CF"/>
    <w:rsid w:val="3E05D9EF"/>
    <w:rsid w:val="3E08CDB7"/>
    <w:rsid w:val="3E0D5B22"/>
    <w:rsid w:val="3E0FF160"/>
    <w:rsid w:val="3E19642B"/>
    <w:rsid w:val="3E1AA221"/>
    <w:rsid w:val="3E1B55B1"/>
    <w:rsid w:val="3E1F435A"/>
    <w:rsid w:val="3E26C964"/>
    <w:rsid w:val="3E2CD2B8"/>
    <w:rsid w:val="3E2D6201"/>
    <w:rsid w:val="3E2EC094"/>
    <w:rsid w:val="3E33B534"/>
    <w:rsid w:val="3E344094"/>
    <w:rsid w:val="3E3AEB93"/>
    <w:rsid w:val="3E3CDA1A"/>
    <w:rsid w:val="3E3DBD94"/>
    <w:rsid w:val="3E3E76D6"/>
    <w:rsid w:val="3E3FE95F"/>
    <w:rsid w:val="3E46AA7C"/>
    <w:rsid w:val="3E47D17B"/>
    <w:rsid w:val="3E4F627E"/>
    <w:rsid w:val="3E54A1BC"/>
    <w:rsid w:val="3E569C85"/>
    <w:rsid w:val="3E584F60"/>
    <w:rsid w:val="3E593929"/>
    <w:rsid w:val="3E5CFB98"/>
    <w:rsid w:val="3E5DFFBE"/>
    <w:rsid w:val="3E672E46"/>
    <w:rsid w:val="3E68DE19"/>
    <w:rsid w:val="3E6D6ED8"/>
    <w:rsid w:val="3E750B44"/>
    <w:rsid w:val="3E75C0B5"/>
    <w:rsid w:val="3E78AE46"/>
    <w:rsid w:val="3E7CD412"/>
    <w:rsid w:val="3E7DBC36"/>
    <w:rsid w:val="3E82CCCA"/>
    <w:rsid w:val="3E84DF5F"/>
    <w:rsid w:val="3E88FF65"/>
    <w:rsid w:val="3E89E50D"/>
    <w:rsid w:val="3E8C368B"/>
    <w:rsid w:val="3E8EEC11"/>
    <w:rsid w:val="3E8EFA9C"/>
    <w:rsid w:val="3E93697B"/>
    <w:rsid w:val="3E97AFFA"/>
    <w:rsid w:val="3E9C5723"/>
    <w:rsid w:val="3EAC01D7"/>
    <w:rsid w:val="3EB5134D"/>
    <w:rsid w:val="3EC37E15"/>
    <w:rsid w:val="3EC79222"/>
    <w:rsid w:val="3EC883F9"/>
    <w:rsid w:val="3ECB6BA2"/>
    <w:rsid w:val="3ED51F9E"/>
    <w:rsid w:val="3ED5E95B"/>
    <w:rsid w:val="3ED80D5E"/>
    <w:rsid w:val="3ED8B535"/>
    <w:rsid w:val="3EDDE241"/>
    <w:rsid w:val="3EDFB37C"/>
    <w:rsid w:val="3EE0B8A8"/>
    <w:rsid w:val="3EF402F6"/>
    <w:rsid w:val="3EF53A88"/>
    <w:rsid w:val="3EF57486"/>
    <w:rsid w:val="3EF9AF7B"/>
    <w:rsid w:val="3EFB4CB1"/>
    <w:rsid w:val="3EFC3009"/>
    <w:rsid w:val="3F023D3E"/>
    <w:rsid w:val="3F06247E"/>
    <w:rsid w:val="3F084051"/>
    <w:rsid w:val="3F0AC396"/>
    <w:rsid w:val="3F0B0DCF"/>
    <w:rsid w:val="3F0C6DE2"/>
    <w:rsid w:val="3F154B84"/>
    <w:rsid w:val="3F156990"/>
    <w:rsid w:val="3F1B088F"/>
    <w:rsid w:val="3F2200D9"/>
    <w:rsid w:val="3F25B248"/>
    <w:rsid w:val="3F25BE75"/>
    <w:rsid w:val="3F27B23A"/>
    <w:rsid w:val="3F2905C4"/>
    <w:rsid w:val="3F294BEB"/>
    <w:rsid w:val="3F297764"/>
    <w:rsid w:val="3F351978"/>
    <w:rsid w:val="3F364588"/>
    <w:rsid w:val="3F429946"/>
    <w:rsid w:val="3F436022"/>
    <w:rsid w:val="3F47A4A1"/>
    <w:rsid w:val="3F49CABF"/>
    <w:rsid w:val="3F4C4518"/>
    <w:rsid w:val="3F53C93D"/>
    <w:rsid w:val="3F5A1B7D"/>
    <w:rsid w:val="3F5CCF8D"/>
    <w:rsid w:val="3F5E4C09"/>
    <w:rsid w:val="3F5F8514"/>
    <w:rsid w:val="3F604FCA"/>
    <w:rsid w:val="3F612FFD"/>
    <w:rsid w:val="3F66168B"/>
    <w:rsid w:val="3F6CC40A"/>
    <w:rsid w:val="3F6E104E"/>
    <w:rsid w:val="3F7434E7"/>
    <w:rsid w:val="3F763C4A"/>
    <w:rsid w:val="3F768DA4"/>
    <w:rsid w:val="3F781417"/>
    <w:rsid w:val="3F7E7DFE"/>
    <w:rsid w:val="3F8900E6"/>
    <w:rsid w:val="3F89FF5B"/>
    <w:rsid w:val="3F8DF47B"/>
    <w:rsid w:val="3F8F59C8"/>
    <w:rsid w:val="3F8F6382"/>
    <w:rsid w:val="3F9CBDD1"/>
    <w:rsid w:val="3FA0A998"/>
    <w:rsid w:val="3FA55BE8"/>
    <w:rsid w:val="3FA9073B"/>
    <w:rsid w:val="3FB571A7"/>
    <w:rsid w:val="3FBB70A3"/>
    <w:rsid w:val="3FBB7428"/>
    <w:rsid w:val="3FBBF595"/>
    <w:rsid w:val="3FBC6104"/>
    <w:rsid w:val="3FBFB163"/>
    <w:rsid w:val="3FC0A260"/>
    <w:rsid w:val="3FC1CDD2"/>
    <w:rsid w:val="3FCAFA93"/>
    <w:rsid w:val="3FCC8D30"/>
    <w:rsid w:val="3FD3F6B7"/>
    <w:rsid w:val="3FD4978D"/>
    <w:rsid w:val="3FDF18C6"/>
    <w:rsid w:val="3FE10FF5"/>
    <w:rsid w:val="3FE883B4"/>
    <w:rsid w:val="3FE8CAC4"/>
    <w:rsid w:val="3FEA6BA7"/>
    <w:rsid w:val="3FEB29EA"/>
    <w:rsid w:val="3FEBD2B9"/>
    <w:rsid w:val="3FF864EB"/>
    <w:rsid w:val="3FFA76EF"/>
    <w:rsid w:val="3FFCBC88"/>
    <w:rsid w:val="40005C25"/>
    <w:rsid w:val="4003F907"/>
    <w:rsid w:val="40074C99"/>
    <w:rsid w:val="400862C4"/>
    <w:rsid w:val="40087971"/>
    <w:rsid w:val="400EB04A"/>
    <w:rsid w:val="400EFE84"/>
    <w:rsid w:val="4014CAE5"/>
    <w:rsid w:val="4027684D"/>
    <w:rsid w:val="402B8F49"/>
    <w:rsid w:val="402C15B4"/>
    <w:rsid w:val="402E63D3"/>
    <w:rsid w:val="402F0AF8"/>
    <w:rsid w:val="4031E26A"/>
    <w:rsid w:val="4032FC00"/>
    <w:rsid w:val="403FF9AB"/>
    <w:rsid w:val="40475497"/>
    <w:rsid w:val="4047F31A"/>
    <w:rsid w:val="404BE612"/>
    <w:rsid w:val="404F3A27"/>
    <w:rsid w:val="404F5BAE"/>
    <w:rsid w:val="40520951"/>
    <w:rsid w:val="4052A331"/>
    <w:rsid w:val="40542BF9"/>
    <w:rsid w:val="405C6F46"/>
    <w:rsid w:val="405C7E33"/>
    <w:rsid w:val="405CCD8B"/>
    <w:rsid w:val="405E77C8"/>
    <w:rsid w:val="405EF847"/>
    <w:rsid w:val="4062F8EB"/>
    <w:rsid w:val="40638196"/>
    <w:rsid w:val="4065F68E"/>
    <w:rsid w:val="40670F18"/>
    <w:rsid w:val="406D6370"/>
    <w:rsid w:val="4070C164"/>
    <w:rsid w:val="40734EAA"/>
    <w:rsid w:val="4076B01B"/>
    <w:rsid w:val="40780F54"/>
    <w:rsid w:val="407D28CE"/>
    <w:rsid w:val="408068A6"/>
    <w:rsid w:val="4084220E"/>
    <w:rsid w:val="4087B0F6"/>
    <w:rsid w:val="408B2E15"/>
    <w:rsid w:val="408F3C71"/>
    <w:rsid w:val="409182D9"/>
    <w:rsid w:val="40997933"/>
    <w:rsid w:val="409CF517"/>
    <w:rsid w:val="409F4ED6"/>
    <w:rsid w:val="40A41A32"/>
    <w:rsid w:val="40A73A2A"/>
    <w:rsid w:val="40A7667A"/>
    <w:rsid w:val="40AB0714"/>
    <w:rsid w:val="40AC7F86"/>
    <w:rsid w:val="40B3EB9D"/>
    <w:rsid w:val="40B421FF"/>
    <w:rsid w:val="40B442A6"/>
    <w:rsid w:val="40B93C78"/>
    <w:rsid w:val="40BF00EE"/>
    <w:rsid w:val="40C23555"/>
    <w:rsid w:val="40C5547F"/>
    <w:rsid w:val="40C6E1C4"/>
    <w:rsid w:val="40C6FB59"/>
    <w:rsid w:val="40CBF54A"/>
    <w:rsid w:val="40CE9D59"/>
    <w:rsid w:val="40CEF12A"/>
    <w:rsid w:val="40D7DC78"/>
    <w:rsid w:val="40DC98DD"/>
    <w:rsid w:val="40DD469D"/>
    <w:rsid w:val="40DF8B00"/>
    <w:rsid w:val="40E3F231"/>
    <w:rsid w:val="40E3F6DC"/>
    <w:rsid w:val="40E57785"/>
    <w:rsid w:val="40F4039F"/>
    <w:rsid w:val="41083C03"/>
    <w:rsid w:val="411345F9"/>
    <w:rsid w:val="411789A6"/>
    <w:rsid w:val="41183032"/>
    <w:rsid w:val="411BED43"/>
    <w:rsid w:val="4120B4B2"/>
    <w:rsid w:val="4125DF37"/>
    <w:rsid w:val="412A06FD"/>
    <w:rsid w:val="412DEF2B"/>
    <w:rsid w:val="413CD741"/>
    <w:rsid w:val="413DCF42"/>
    <w:rsid w:val="413F4B40"/>
    <w:rsid w:val="413F71AC"/>
    <w:rsid w:val="4146FFE6"/>
    <w:rsid w:val="41479378"/>
    <w:rsid w:val="414C241F"/>
    <w:rsid w:val="4150D9DE"/>
    <w:rsid w:val="41540D55"/>
    <w:rsid w:val="41583165"/>
    <w:rsid w:val="415EA7A5"/>
    <w:rsid w:val="415FABAE"/>
    <w:rsid w:val="4165342C"/>
    <w:rsid w:val="4169B22A"/>
    <w:rsid w:val="4171DC34"/>
    <w:rsid w:val="418424DD"/>
    <w:rsid w:val="4188F7CD"/>
    <w:rsid w:val="41894290"/>
    <w:rsid w:val="418BCE9B"/>
    <w:rsid w:val="418D7B3F"/>
    <w:rsid w:val="4193901A"/>
    <w:rsid w:val="4198719D"/>
    <w:rsid w:val="41AB92A4"/>
    <w:rsid w:val="41AC7D02"/>
    <w:rsid w:val="41B1FFC7"/>
    <w:rsid w:val="41B41A8D"/>
    <w:rsid w:val="41BE1C55"/>
    <w:rsid w:val="41BF1010"/>
    <w:rsid w:val="41C1F302"/>
    <w:rsid w:val="41C1F6F2"/>
    <w:rsid w:val="41C818B3"/>
    <w:rsid w:val="41C9092A"/>
    <w:rsid w:val="41C92230"/>
    <w:rsid w:val="41C9E534"/>
    <w:rsid w:val="41CA24EA"/>
    <w:rsid w:val="41CA9916"/>
    <w:rsid w:val="41CFBB6A"/>
    <w:rsid w:val="41DD010A"/>
    <w:rsid w:val="41E03470"/>
    <w:rsid w:val="41E390C5"/>
    <w:rsid w:val="41E7AD1B"/>
    <w:rsid w:val="41E81419"/>
    <w:rsid w:val="41EB55A1"/>
    <w:rsid w:val="41ED4FA6"/>
    <w:rsid w:val="41EDC960"/>
    <w:rsid w:val="41EFFC5A"/>
    <w:rsid w:val="41F29B16"/>
    <w:rsid w:val="41FF311A"/>
    <w:rsid w:val="420466CB"/>
    <w:rsid w:val="42088DCA"/>
    <w:rsid w:val="420B211A"/>
    <w:rsid w:val="420E5AA5"/>
    <w:rsid w:val="42138CDB"/>
    <w:rsid w:val="4213DBE4"/>
    <w:rsid w:val="4217CEF0"/>
    <w:rsid w:val="42192510"/>
    <w:rsid w:val="421DF1B7"/>
    <w:rsid w:val="421EEBAA"/>
    <w:rsid w:val="422353C5"/>
    <w:rsid w:val="4228B10D"/>
    <w:rsid w:val="4228F3E1"/>
    <w:rsid w:val="42320165"/>
    <w:rsid w:val="423383A8"/>
    <w:rsid w:val="423866A0"/>
    <w:rsid w:val="423A36C1"/>
    <w:rsid w:val="423B6974"/>
    <w:rsid w:val="42428AA4"/>
    <w:rsid w:val="424C81E6"/>
    <w:rsid w:val="4251793D"/>
    <w:rsid w:val="42562380"/>
    <w:rsid w:val="42578EA7"/>
    <w:rsid w:val="425BC59B"/>
    <w:rsid w:val="425CA6FA"/>
    <w:rsid w:val="425DDBED"/>
    <w:rsid w:val="425E04AC"/>
    <w:rsid w:val="4269D872"/>
    <w:rsid w:val="426B60FC"/>
    <w:rsid w:val="4270F62D"/>
    <w:rsid w:val="427287ED"/>
    <w:rsid w:val="4273F5A5"/>
    <w:rsid w:val="42797977"/>
    <w:rsid w:val="427D2F29"/>
    <w:rsid w:val="4282DE16"/>
    <w:rsid w:val="4286674D"/>
    <w:rsid w:val="4287CF21"/>
    <w:rsid w:val="4289FBEA"/>
    <w:rsid w:val="428A5A13"/>
    <w:rsid w:val="428BC54C"/>
    <w:rsid w:val="4295903D"/>
    <w:rsid w:val="42991A37"/>
    <w:rsid w:val="42997717"/>
    <w:rsid w:val="429D71F6"/>
    <w:rsid w:val="429D76BB"/>
    <w:rsid w:val="429E126D"/>
    <w:rsid w:val="42A2AD5C"/>
    <w:rsid w:val="42A39D18"/>
    <w:rsid w:val="42A4B251"/>
    <w:rsid w:val="42A8C041"/>
    <w:rsid w:val="42AC1F29"/>
    <w:rsid w:val="42AE8D09"/>
    <w:rsid w:val="42AEF3B5"/>
    <w:rsid w:val="42AFD3E1"/>
    <w:rsid w:val="42B47C78"/>
    <w:rsid w:val="42B8F8A6"/>
    <w:rsid w:val="42BA7A16"/>
    <w:rsid w:val="42C45E0C"/>
    <w:rsid w:val="42C84F2A"/>
    <w:rsid w:val="42CC8312"/>
    <w:rsid w:val="42CD1CA6"/>
    <w:rsid w:val="42CD27FA"/>
    <w:rsid w:val="42CD44A0"/>
    <w:rsid w:val="42CE1170"/>
    <w:rsid w:val="42CEAA7C"/>
    <w:rsid w:val="42CF1CB8"/>
    <w:rsid w:val="42CF5803"/>
    <w:rsid w:val="42CFEB24"/>
    <w:rsid w:val="42D0C353"/>
    <w:rsid w:val="42D17120"/>
    <w:rsid w:val="42D8DBAA"/>
    <w:rsid w:val="42DA1653"/>
    <w:rsid w:val="42DCAA50"/>
    <w:rsid w:val="42DD304B"/>
    <w:rsid w:val="42EAEC83"/>
    <w:rsid w:val="42EBBFBC"/>
    <w:rsid w:val="42EBCCD3"/>
    <w:rsid w:val="42EC0689"/>
    <w:rsid w:val="42EDF69B"/>
    <w:rsid w:val="42EEECB8"/>
    <w:rsid w:val="42EF38FF"/>
    <w:rsid w:val="42EF979D"/>
    <w:rsid w:val="42F570C0"/>
    <w:rsid w:val="42FB10CB"/>
    <w:rsid w:val="42FF2777"/>
    <w:rsid w:val="4300DD3D"/>
    <w:rsid w:val="4303177F"/>
    <w:rsid w:val="4304A9D0"/>
    <w:rsid w:val="43056214"/>
    <w:rsid w:val="430629BB"/>
    <w:rsid w:val="430A406F"/>
    <w:rsid w:val="430C1022"/>
    <w:rsid w:val="430FBBA7"/>
    <w:rsid w:val="4310CA57"/>
    <w:rsid w:val="43135117"/>
    <w:rsid w:val="4314D2AE"/>
    <w:rsid w:val="4317886A"/>
    <w:rsid w:val="431B603D"/>
    <w:rsid w:val="431FF902"/>
    <w:rsid w:val="4320805B"/>
    <w:rsid w:val="432285D2"/>
    <w:rsid w:val="4327E3F8"/>
    <w:rsid w:val="432CE156"/>
    <w:rsid w:val="43304015"/>
    <w:rsid w:val="4333E36E"/>
    <w:rsid w:val="43344CFC"/>
    <w:rsid w:val="433A6EC6"/>
    <w:rsid w:val="433C1BFC"/>
    <w:rsid w:val="433D1EF3"/>
    <w:rsid w:val="4340E5E4"/>
    <w:rsid w:val="43476305"/>
    <w:rsid w:val="434ED4B2"/>
    <w:rsid w:val="43527946"/>
    <w:rsid w:val="43599A21"/>
    <w:rsid w:val="435A8C07"/>
    <w:rsid w:val="435B1194"/>
    <w:rsid w:val="435C108C"/>
    <w:rsid w:val="436351BB"/>
    <w:rsid w:val="43657105"/>
    <w:rsid w:val="4368FF00"/>
    <w:rsid w:val="43743F52"/>
    <w:rsid w:val="4376F619"/>
    <w:rsid w:val="43783ED6"/>
    <w:rsid w:val="437C5C41"/>
    <w:rsid w:val="437F57DD"/>
    <w:rsid w:val="437F5A7E"/>
    <w:rsid w:val="438266EF"/>
    <w:rsid w:val="4384A986"/>
    <w:rsid w:val="4387418E"/>
    <w:rsid w:val="438A2A5E"/>
    <w:rsid w:val="438AAD27"/>
    <w:rsid w:val="438CDD2A"/>
    <w:rsid w:val="4398DCA5"/>
    <w:rsid w:val="439E7FD5"/>
    <w:rsid w:val="43A357B2"/>
    <w:rsid w:val="43A3647A"/>
    <w:rsid w:val="43A520EA"/>
    <w:rsid w:val="43A6F1A4"/>
    <w:rsid w:val="43AB2050"/>
    <w:rsid w:val="43AFB016"/>
    <w:rsid w:val="43AFD92F"/>
    <w:rsid w:val="43B0B6A6"/>
    <w:rsid w:val="43B4A87A"/>
    <w:rsid w:val="43B705F5"/>
    <w:rsid w:val="43B85F87"/>
    <w:rsid w:val="43BBC896"/>
    <w:rsid w:val="43C0E597"/>
    <w:rsid w:val="43C2DAD3"/>
    <w:rsid w:val="43C4A495"/>
    <w:rsid w:val="43C71DD9"/>
    <w:rsid w:val="43CA0402"/>
    <w:rsid w:val="43CB7C41"/>
    <w:rsid w:val="43CE9E94"/>
    <w:rsid w:val="43D30794"/>
    <w:rsid w:val="43D4A248"/>
    <w:rsid w:val="43E5DFCC"/>
    <w:rsid w:val="43EB967C"/>
    <w:rsid w:val="43F0C595"/>
    <w:rsid w:val="43F797FD"/>
    <w:rsid w:val="43FDF744"/>
    <w:rsid w:val="4402C33F"/>
    <w:rsid w:val="44032D87"/>
    <w:rsid w:val="4405DACD"/>
    <w:rsid w:val="440803A8"/>
    <w:rsid w:val="44090066"/>
    <w:rsid w:val="4415ABCB"/>
    <w:rsid w:val="441C54A2"/>
    <w:rsid w:val="441C8990"/>
    <w:rsid w:val="441EA93C"/>
    <w:rsid w:val="442B77A0"/>
    <w:rsid w:val="442D378B"/>
    <w:rsid w:val="44353653"/>
    <w:rsid w:val="4441A865"/>
    <w:rsid w:val="445FC94A"/>
    <w:rsid w:val="4460AD43"/>
    <w:rsid w:val="4461A7BF"/>
    <w:rsid w:val="4464F487"/>
    <w:rsid w:val="446571CC"/>
    <w:rsid w:val="446ABE8E"/>
    <w:rsid w:val="446BDABE"/>
    <w:rsid w:val="446C436A"/>
    <w:rsid w:val="44722E86"/>
    <w:rsid w:val="4472E01F"/>
    <w:rsid w:val="447F1B2F"/>
    <w:rsid w:val="4481C953"/>
    <w:rsid w:val="4484318E"/>
    <w:rsid w:val="4489E9C4"/>
    <w:rsid w:val="448C4493"/>
    <w:rsid w:val="449044AE"/>
    <w:rsid w:val="44958CBB"/>
    <w:rsid w:val="44991C6F"/>
    <w:rsid w:val="44998BA3"/>
    <w:rsid w:val="449B9492"/>
    <w:rsid w:val="44A40362"/>
    <w:rsid w:val="44AE0421"/>
    <w:rsid w:val="44B12C02"/>
    <w:rsid w:val="44B3EF41"/>
    <w:rsid w:val="44B5EA71"/>
    <w:rsid w:val="44B66115"/>
    <w:rsid w:val="44B699C4"/>
    <w:rsid w:val="44B6FBBA"/>
    <w:rsid w:val="44BBCB52"/>
    <w:rsid w:val="44C840E9"/>
    <w:rsid w:val="44CB06CF"/>
    <w:rsid w:val="44CC0850"/>
    <w:rsid w:val="44D39A76"/>
    <w:rsid w:val="44D596F7"/>
    <w:rsid w:val="44D875B4"/>
    <w:rsid w:val="44DABE62"/>
    <w:rsid w:val="44DB328C"/>
    <w:rsid w:val="44E327EB"/>
    <w:rsid w:val="44E633E9"/>
    <w:rsid w:val="44F27334"/>
    <w:rsid w:val="44F5C4C5"/>
    <w:rsid w:val="44FA55D3"/>
    <w:rsid w:val="44FDBACD"/>
    <w:rsid w:val="44FE9FDC"/>
    <w:rsid w:val="45002235"/>
    <w:rsid w:val="45041C49"/>
    <w:rsid w:val="4504CF61"/>
    <w:rsid w:val="45065037"/>
    <w:rsid w:val="4506C551"/>
    <w:rsid w:val="450B7077"/>
    <w:rsid w:val="450EACA3"/>
    <w:rsid w:val="451B1E51"/>
    <w:rsid w:val="451C76DB"/>
    <w:rsid w:val="451C79E9"/>
    <w:rsid w:val="451E3612"/>
    <w:rsid w:val="451EACB1"/>
    <w:rsid w:val="4525C63D"/>
    <w:rsid w:val="45275A68"/>
    <w:rsid w:val="4527B8DD"/>
    <w:rsid w:val="452830F5"/>
    <w:rsid w:val="4532FC82"/>
    <w:rsid w:val="4533AB35"/>
    <w:rsid w:val="45369012"/>
    <w:rsid w:val="453712A8"/>
    <w:rsid w:val="4552A321"/>
    <w:rsid w:val="4552D5B4"/>
    <w:rsid w:val="4553A999"/>
    <w:rsid w:val="455453EF"/>
    <w:rsid w:val="45562081"/>
    <w:rsid w:val="455D7267"/>
    <w:rsid w:val="4561925B"/>
    <w:rsid w:val="4562A7DA"/>
    <w:rsid w:val="456569B9"/>
    <w:rsid w:val="4571C0E9"/>
    <w:rsid w:val="457BF533"/>
    <w:rsid w:val="457C4791"/>
    <w:rsid w:val="457E149B"/>
    <w:rsid w:val="457F2209"/>
    <w:rsid w:val="4584AB14"/>
    <w:rsid w:val="458766DD"/>
    <w:rsid w:val="45879D05"/>
    <w:rsid w:val="458A6578"/>
    <w:rsid w:val="458E87A8"/>
    <w:rsid w:val="4591EB74"/>
    <w:rsid w:val="45969976"/>
    <w:rsid w:val="45972F07"/>
    <w:rsid w:val="459DDDB6"/>
    <w:rsid w:val="459F2007"/>
    <w:rsid w:val="459F40EA"/>
    <w:rsid w:val="45A3B25F"/>
    <w:rsid w:val="45A89F7C"/>
    <w:rsid w:val="45AE4A02"/>
    <w:rsid w:val="45AFF4AD"/>
    <w:rsid w:val="45B13363"/>
    <w:rsid w:val="45B1B12C"/>
    <w:rsid w:val="45BAE4EE"/>
    <w:rsid w:val="45BF5D9C"/>
    <w:rsid w:val="45C5767A"/>
    <w:rsid w:val="45CBB197"/>
    <w:rsid w:val="45CCF91C"/>
    <w:rsid w:val="45CF4C04"/>
    <w:rsid w:val="45DECBF3"/>
    <w:rsid w:val="45EA61EF"/>
    <w:rsid w:val="45EE96D4"/>
    <w:rsid w:val="45F49BDB"/>
    <w:rsid w:val="45F982CF"/>
    <w:rsid w:val="45FD7820"/>
    <w:rsid w:val="46013F8E"/>
    <w:rsid w:val="4601CBB0"/>
    <w:rsid w:val="4603D2A6"/>
    <w:rsid w:val="4606BD7A"/>
    <w:rsid w:val="4608239B"/>
    <w:rsid w:val="46178615"/>
    <w:rsid w:val="461D847B"/>
    <w:rsid w:val="461EE127"/>
    <w:rsid w:val="4627CC10"/>
    <w:rsid w:val="463182EF"/>
    <w:rsid w:val="4635BCAF"/>
    <w:rsid w:val="4638724B"/>
    <w:rsid w:val="463A1A4F"/>
    <w:rsid w:val="463AEB33"/>
    <w:rsid w:val="463D18ED"/>
    <w:rsid w:val="463FB8FD"/>
    <w:rsid w:val="464801E1"/>
    <w:rsid w:val="46482FD3"/>
    <w:rsid w:val="464A1079"/>
    <w:rsid w:val="464D722E"/>
    <w:rsid w:val="4654A520"/>
    <w:rsid w:val="46598861"/>
    <w:rsid w:val="465B595F"/>
    <w:rsid w:val="465C3223"/>
    <w:rsid w:val="465CD700"/>
    <w:rsid w:val="465E75F4"/>
    <w:rsid w:val="465FB7F4"/>
    <w:rsid w:val="4664D6C7"/>
    <w:rsid w:val="466A4AC0"/>
    <w:rsid w:val="466AE0D4"/>
    <w:rsid w:val="46737BEC"/>
    <w:rsid w:val="4693A589"/>
    <w:rsid w:val="4698EF67"/>
    <w:rsid w:val="46A37545"/>
    <w:rsid w:val="46A3CB7D"/>
    <w:rsid w:val="46ABE014"/>
    <w:rsid w:val="46AE7A56"/>
    <w:rsid w:val="46B499CA"/>
    <w:rsid w:val="46B8554B"/>
    <w:rsid w:val="46B9F598"/>
    <w:rsid w:val="46CAA747"/>
    <w:rsid w:val="46CD601A"/>
    <w:rsid w:val="46D7D348"/>
    <w:rsid w:val="46DBB84C"/>
    <w:rsid w:val="46E44A13"/>
    <w:rsid w:val="46E63FF8"/>
    <w:rsid w:val="46E7C3D3"/>
    <w:rsid w:val="46F6E63D"/>
    <w:rsid w:val="46FBBE6B"/>
    <w:rsid w:val="46FC2BE1"/>
    <w:rsid w:val="46FD0C1A"/>
    <w:rsid w:val="4703C42D"/>
    <w:rsid w:val="47046958"/>
    <w:rsid w:val="4704BC8D"/>
    <w:rsid w:val="4705EBAF"/>
    <w:rsid w:val="47071088"/>
    <w:rsid w:val="47071FDF"/>
    <w:rsid w:val="470C7AC6"/>
    <w:rsid w:val="471100C8"/>
    <w:rsid w:val="47129C40"/>
    <w:rsid w:val="471901DB"/>
    <w:rsid w:val="471909EF"/>
    <w:rsid w:val="471A704A"/>
    <w:rsid w:val="471EFA3A"/>
    <w:rsid w:val="4721075A"/>
    <w:rsid w:val="47220229"/>
    <w:rsid w:val="472ABAFA"/>
    <w:rsid w:val="472F35D7"/>
    <w:rsid w:val="4740BF56"/>
    <w:rsid w:val="47427200"/>
    <w:rsid w:val="4747F926"/>
    <w:rsid w:val="474F9F5B"/>
    <w:rsid w:val="4753DA81"/>
    <w:rsid w:val="475804FE"/>
    <w:rsid w:val="475FED99"/>
    <w:rsid w:val="47600E07"/>
    <w:rsid w:val="47640B34"/>
    <w:rsid w:val="4764E4D6"/>
    <w:rsid w:val="47651B70"/>
    <w:rsid w:val="476B8205"/>
    <w:rsid w:val="47730AAB"/>
    <w:rsid w:val="4785E8EE"/>
    <w:rsid w:val="47884E5F"/>
    <w:rsid w:val="47905646"/>
    <w:rsid w:val="4793DBF6"/>
    <w:rsid w:val="47970853"/>
    <w:rsid w:val="4799AAF1"/>
    <w:rsid w:val="479B9BB5"/>
    <w:rsid w:val="47A28E55"/>
    <w:rsid w:val="47A9D086"/>
    <w:rsid w:val="47A9E063"/>
    <w:rsid w:val="47AC76A8"/>
    <w:rsid w:val="47B275FC"/>
    <w:rsid w:val="47B5149C"/>
    <w:rsid w:val="47B63DD8"/>
    <w:rsid w:val="47B6F89F"/>
    <w:rsid w:val="47BE6453"/>
    <w:rsid w:val="47C27955"/>
    <w:rsid w:val="47C4DBAC"/>
    <w:rsid w:val="47C5377D"/>
    <w:rsid w:val="47C6BBD3"/>
    <w:rsid w:val="47CA7B99"/>
    <w:rsid w:val="47CB6F71"/>
    <w:rsid w:val="47CBBFC1"/>
    <w:rsid w:val="47CDA6EC"/>
    <w:rsid w:val="47D7AA61"/>
    <w:rsid w:val="47DD60F8"/>
    <w:rsid w:val="47E17AD1"/>
    <w:rsid w:val="47E2E4C6"/>
    <w:rsid w:val="47EB0C47"/>
    <w:rsid w:val="47ED9E23"/>
    <w:rsid w:val="47EDC62F"/>
    <w:rsid w:val="47F169AA"/>
    <w:rsid w:val="4800D79D"/>
    <w:rsid w:val="48064A2D"/>
    <w:rsid w:val="48075086"/>
    <w:rsid w:val="481133DA"/>
    <w:rsid w:val="481416E4"/>
    <w:rsid w:val="481442DE"/>
    <w:rsid w:val="4816EEAC"/>
    <w:rsid w:val="481D1A73"/>
    <w:rsid w:val="481DB73F"/>
    <w:rsid w:val="481E2820"/>
    <w:rsid w:val="481EF444"/>
    <w:rsid w:val="4822015E"/>
    <w:rsid w:val="482303DE"/>
    <w:rsid w:val="4827DDD6"/>
    <w:rsid w:val="4828AAE2"/>
    <w:rsid w:val="482DFC5E"/>
    <w:rsid w:val="48309662"/>
    <w:rsid w:val="4838817F"/>
    <w:rsid w:val="4838D2BC"/>
    <w:rsid w:val="48400004"/>
    <w:rsid w:val="48420B5C"/>
    <w:rsid w:val="48424C35"/>
    <w:rsid w:val="48445789"/>
    <w:rsid w:val="48457C2E"/>
    <w:rsid w:val="4845FD22"/>
    <w:rsid w:val="484A4388"/>
    <w:rsid w:val="4850CF87"/>
    <w:rsid w:val="4850FA89"/>
    <w:rsid w:val="4857A6A6"/>
    <w:rsid w:val="48589220"/>
    <w:rsid w:val="485BBA8B"/>
    <w:rsid w:val="485F0F06"/>
    <w:rsid w:val="4863AECC"/>
    <w:rsid w:val="4867539D"/>
    <w:rsid w:val="486B3B67"/>
    <w:rsid w:val="486D9393"/>
    <w:rsid w:val="486E9B72"/>
    <w:rsid w:val="4871F8B7"/>
    <w:rsid w:val="48732EF9"/>
    <w:rsid w:val="48760686"/>
    <w:rsid w:val="48763300"/>
    <w:rsid w:val="48794F2B"/>
    <w:rsid w:val="487A05A2"/>
    <w:rsid w:val="487B8405"/>
    <w:rsid w:val="487D5D4B"/>
    <w:rsid w:val="48828951"/>
    <w:rsid w:val="4882E847"/>
    <w:rsid w:val="48832AB4"/>
    <w:rsid w:val="48837403"/>
    <w:rsid w:val="488561BB"/>
    <w:rsid w:val="488840A0"/>
    <w:rsid w:val="4892554D"/>
    <w:rsid w:val="4892C2DB"/>
    <w:rsid w:val="48950591"/>
    <w:rsid w:val="48954440"/>
    <w:rsid w:val="489C899A"/>
    <w:rsid w:val="48A0439C"/>
    <w:rsid w:val="48A08CEE"/>
    <w:rsid w:val="48A5DF42"/>
    <w:rsid w:val="48AA671F"/>
    <w:rsid w:val="48AA8F06"/>
    <w:rsid w:val="48ACBE36"/>
    <w:rsid w:val="48AD5048"/>
    <w:rsid w:val="48AE825F"/>
    <w:rsid w:val="48BA401B"/>
    <w:rsid w:val="48C5D10E"/>
    <w:rsid w:val="48CB9329"/>
    <w:rsid w:val="48CC4804"/>
    <w:rsid w:val="48D63E22"/>
    <w:rsid w:val="48DC8FB7"/>
    <w:rsid w:val="48DFF986"/>
    <w:rsid w:val="48E16438"/>
    <w:rsid w:val="48E88E65"/>
    <w:rsid w:val="48E99FFA"/>
    <w:rsid w:val="48EA17D1"/>
    <w:rsid w:val="48EDC572"/>
    <w:rsid w:val="48F5D5A1"/>
    <w:rsid w:val="48F8C942"/>
    <w:rsid w:val="48FBB2CF"/>
    <w:rsid w:val="4900D6C8"/>
    <w:rsid w:val="49054AC1"/>
    <w:rsid w:val="490B1C77"/>
    <w:rsid w:val="491053AF"/>
    <w:rsid w:val="49133F79"/>
    <w:rsid w:val="4915BAAF"/>
    <w:rsid w:val="49192CD6"/>
    <w:rsid w:val="491CF594"/>
    <w:rsid w:val="4922FAF1"/>
    <w:rsid w:val="4923829B"/>
    <w:rsid w:val="4925524E"/>
    <w:rsid w:val="49303C75"/>
    <w:rsid w:val="493211CC"/>
    <w:rsid w:val="49323E71"/>
    <w:rsid w:val="49323FA1"/>
    <w:rsid w:val="493A247E"/>
    <w:rsid w:val="493A2486"/>
    <w:rsid w:val="49414D16"/>
    <w:rsid w:val="4942D865"/>
    <w:rsid w:val="494DEFA5"/>
    <w:rsid w:val="495134B7"/>
    <w:rsid w:val="495A5BAF"/>
    <w:rsid w:val="495F5E68"/>
    <w:rsid w:val="496B33B5"/>
    <w:rsid w:val="496DD546"/>
    <w:rsid w:val="496ED198"/>
    <w:rsid w:val="496EF6A6"/>
    <w:rsid w:val="497897AC"/>
    <w:rsid w:val="497A86EE"/>
    <w:rsid w:val="497D8469"/>
    <w:rsid w:val="498065CC"/>
    <w:rsid w:val="4981E2B0"/>
    <w:rsid w:val="4989EBF8"/>
    <w:rsid w:val="498E35AE"/>
    <w:rsid w:val="499048F7"/>
    <w:rsid w:val="49909F0E"/>
    <w:rsid w:val="49920285"/>
    <w:rsid w:val="499244D4"/>
    <w:rsid w:val="49954FE6"/>
    <w:rsid w:val="49980866"/>
    <w:rsid w:val="499AAE87"/>
    <w:rsid w:val="499F332A"/>
    <w:rsid w:val="49AF6935"/>
    <w:rsid w:val="49B19F01"/>
    <w:rsid w:val="49B39308"/>
    <w:rsid w:val="49B43917"/>
    <w:rsid w:val="49B587AC"/>
    <w:rsid w:val="49BA89D7"/>
    <w:rsid w:val="49CAC39A"/>
    <w:rsid w:val="49CC1F30"/>
    <w:rsid w:val="49D19787"/>
    <w:rsid w:val="49D2A99B"/>
    <w:rsid w:val="49D45795"/>
    <w:rsid w:val="49D5A1D5"/>
    <w:rsid w:val="49D8E746"/>
    <w:rsid w:val="49DA24EF"/>
    <w:rsid w:val="49DBB320"/>
    <w:rsid w:val="49DC8894"/>
    <w:rsid w:val="49DCC209"/>
    <w:rsid w:val="49DF2455"/>
    <w:rsid w:val="49E8781A"/>
    <w:rsid w:val="49E8F8DC"/>
    <w:rsid w:val="49ED71E4"/>
    <w:rsid w:val="49EF02EC"/>
    <w:rsid w:val="49F13CAF"/>
    <w:rsid w:val="49F6526E"/>
    <w:rsid w:val="49F66B7F"/>
    <w:rsid w:val="49F6BB5E"/>
    <w:rsid w:val="49FC1E82"/>
    <w:rsid w:val="4A001D0F"/>
    <w:rsid w:val="4A00C96D"/>
    <w:rsid w:val="4A06E5B5"/>
    <w:rsid w:val="4A07B53F"/>
    <w:rsid w:val="4A081A09"/>
    <w:rsid w:val="4A0A71EB"/>
    <w:rsid w:val="4A0FF4B4"/>
    <w:rsid w:val="4A12B748"/>
    <w:rsid w:val="4A138AD7"/>
    <w:rsid w:val="4A19E4F3"/>
    <w:rsid w:val="4A1A1B56"/>
    <w:rsid w:val="4A1EF19A"/>
    <w:rsid w:val="4A266C6A"/>
    <w:rsid w:val="4A29D6BC"/>
    <w:rsid w:val="4A2CBF09"/>
    <w:rsid w:val="4A2DF171"/>
    <w:rsid w:val="4A32088F"/>
    <w:rsid w:val="4A333FCC"/>
    <w:rsid w:val="4A35037E"/>
    <w:rsid w:val="4A3987FC"/>
    <w:rsid w:val="4A3A091E"/>
    <w:rsid w:val="4A41B997"/>
    <w:rsid w:val="4A521421"/>
    <w:rsid w:val="4A52CE17"/>
    <w:rsid w:val="4A531263"/>
    <w:rsid w:val="4A587ADF"/>
    <w:rsid w:val="4A5D7017"/>
    <w:rsid w:val="4A5E00A1"/>
    <w:rsid w:val="4A6080EB"/>
    <w:rsid w:val="4A65FB76"/>
    <w:rsid w:val="4A7020E9"/>
    <w:rsid w:val="4A7531B9"/>
    <w:rsid w:val="4A7B410E"/>
    <w:rsid w:val="4A7F8A0D"/>
    <w:rsid w:val="4A7FF5B9"/>
    <w:rsid w:val="4A839B0F"/>
    <w:rsid w:val="4A85D768"/>
    <w:rsid w:val="4A8628F0"/>
    <w:rsid w:val="4A913F1F"/>
    <w:rsid w:val="4A91C349"/>
    <w:rsid w:val="4A91E2B0"/>
    <w:rsid w:val="4A9BA07D"/>
    <w:rsid w:val="4A9E89ED"/>
    <w:rsid w:val="4A9EFB57"/>
    <w:rsid w:val="4AA59C11"/>
    <w:rsid w:val="4AA80902"/>
    <w:rsid w:val="4AAA677C"/>
    <w:rsid w:val="4AB3A2D3"/>
    <w:rsid w:val="4AB7992D"/>
    <w:rsid w:val="4AC1C8F9"/>
    <w:rsid w:val="4AC87194"/>
    <w:rsid w:val="4ACD56CD"/>
    <w:rsid w:val="4AD1A413"/>
    <w:rsid w:val="4AD88CBB"/>
    <w:rsid w:val="4AE38212"/>
    <w:rsid w:val="4AE3E78C"/>
    <w:rsid w:val="4AF9E888"/>
    <w:rsid w:val="4AFE8FEF"/>
    <w:rsid w:val="4B0558D4"/>
    <w:rsid w:val="4B0D5D60"/>
    <w:rsid w:val="4B0DB62A"/>
    <w:rsid w:val="4B19E10E"/>
    <w:rsid w:val="4B1D8757"/>
    <w:rsid w:val="4B212ED9"/>
    <w:rsid w:val="4B221A2D"/>
    <w:rsid w:val="4B2313C0"/>
    <w:rsid w:val="4B238AC6"/>
    <w:rsid w:val="4B30DDA7"/>
    <w:rsid w:val="4B34B463"/>
    <w:rsid w:val="4B367B05"/>
    <w:rsid w:val="4B3697AC"/>
    <w:rsid w:val="4B36B526"/>
    <w:rsid w:val="4B3F7592"/>
    <w:rsid w:val="4B3FBAE6"/>
    <w:rsid w:val="4B46CC1E"/>
    <w:rsid w:val="4B47D774"/>
    <w:rsid w:val="4B48EFC9"/>
    <w:rsid w:val="4B51566B"/>
    <w:rsid w:val="4B51C37C"/>
    <w:rsid w:val="4B56BC7E"/>
    <w:rsid w:val="4B582F1F"/>
    <w:rsid w:val="4B59D209"/>
    <w:rsid w:val="4B5C001C"/>
    <w:rsid w:val="4B5D655F"/>
    <w:rsid w:val="4B5FD369"/>
    <w:rsid w:val="4B642F38"/>
    <w:rsid w:val="4B655335"/>
    <w:rsid w:val="4B66B50B"/>
    <w:rsid w:val="4B6F144E"/>
    <w:rsid w:val="4B7131B0"/>
    <w:rsid w:val="4B77F1FC"/>
    <w:rsid w:val="4B791BDE"/>
    <w:rsid w:val="4B7FA12F"/>
    <w:rsid w:val="4B84A47D"/>
    <w:rsid w:val="4B84EA26"/>
    <w:rsid w:val="4B88C0E6"/>
    <w:rsid w:val="4B8CE536"/>
    <w:rsid w:val="4B8D42A1"/>
    <w:rsid w:val="4B8F4768"/>
    <w:rsid w:val="4B8F6D40"/>
    <w:rsid w:val="4B8F6EE9"/>
    <w:rsid w:val="4B909799"/>
    <w:rsid w:val="4B9220B4"/>
    <w:rsid w:val="4B93EC3E"/>
    <w:rsid w:val="4B972838"/>
    <w:rsid w:val="4BAF933E"/>
    <w:rsid w:val="4BAFA46D"/>
    <w:rsid w:val="4BB3CC75"/>
    <w:rsid w:val="4BB9A82C"/>
    <w:rsid w:val="4BBD248B"/>
    <w:rsid w:val="4BC172E5"/>
    <w:rsid w:val="4BC31936"/>
    <w:rsid w:val="4BC40F4C"/>
    <w:rsid w:val="4BC49EDF"/>
    <w:rsid w:val="4BC55313"/>
    <w:rsid w:val="4BC66CFB"/>
    <w:rsid w:val="4BC68DC8"/>
    <w:rsid w:val="4BCA327B"/>
    <w:rsid w:val="4BCD18A0"/>
    <w:rsid w:val="4BCE65B5"/>
    <w:rsid w:val="4BD44987"/>
    <w:rsid w:val="4BD60BDE"/>
    <w:rsid w:val="4BD6AC34"/>
    <w:rsid w:val="4BD6CDB6"/>
    <w:rsid w:val="4BDADFF3"/>
    <w:rsid w:val="4BE1E20B"/>
    <w:rsid w:val="4BE31CC3"/>
    <w:rsid w:val="4BE3D248"/>
    <w:rsid w:val="4BE49A38"/>
    <w:rsid w:val="4BE76E91"/>
    <w:rsid w:val="4BE984EA"/>
    <w:rsid w:val="4BE9AB51"/>
    <w:rsid w:val="4BEE9E78"/>
    <w:rsid w:val="4BF52F5C"/>
    <w:rsid w:val="4BF63F0E"/>
    <w:rsid w:val="4BF722A2"/>
    <w:rsid w:val="4BF93B39"/>
    <w:rsid w:val="4BF9FA34"/>
    <w:rsid w:val="4BFD6D16"/>
    <w:rsid w:val="4BFE01B8"/>
    <w:rsid w:val="4C004AE8"/>
    <w:rsid w:val="4C00E0FE"/>
    <w:rsid w:val="4C02124F"/>
    <w:rsid w:val="4C077880"/>
    <w:rsid w:val="4C07D54C"/>
    <w:rsid w:val="4C08DC29"/>
    <w:rsid w:val="4C1296AA"/>
    <w:rsid w:val="4C13FE49"/>
    <w:rsid w:val="4C160F59"/>
    <w:rsid w:val="4C183557"/>
    <w:rsid w:val="4C1A3F91"/>
    <w:rsid w:val="4C1E29E7"/>
    <w:rsid w:val="4C1E6FF5"/>
    <w:rsid w:val="4C202DC5"/>
    <w:rsid w:val="4C2360EB"/>
    <w:rsid w:val="4C3328FD"/>
    <w:rsid w:val="4C393B4B"/>
    <w:rsid w:val="4C3B01E3"/>
    <w:rsid w:val="4C3BF2FF"/>
    <w:rsid w:val="4C3DABB9"/>
    <w:rsid w:val="4C3DF383"/>
    <w:rsid w:val="4C435857"/>
    <w:rsid w:val="4C4B8213"/>
    <w:rsid w:val="4C5180F3"/>
    <w:rsid w:val="4C58AF51"/>
    <w:rsid w:val="4C5EAAA0"/>
    <w:rsid w:val="4C6BB24E"/>
    <w:rsid w:val="4C7BB1D9"/>
    <w:rsid w:val="4C7F22FC"/>
    <w:rsid w:val="4C7FD87B"/>
    <w:rsid w:val="4C813565"/>
    <w:rsid w:val="4C823BF4"/>
    <w:rsid w:val="4C8544BE"/>
    <w:rsid w:val="4C87273C"/>
    <w:rsid w:val="4C8A23DA"/>
    <w:rsid w:val="4C8AFDDD"/>
    <w:rsid w:val="4C8B51B1"/>
    <w:rsid w:val="4C94FCE6"/>
    <w:rsid w:val="4C9C9760"/>
    <w:rsid w:val="4C9E845A"/>
    <w:rsid w:val="4CA01D2B"/>
    <w:rsid w:val="4CA07190"/>
    <w:rsid w:val="4CA0B2FF"/>
    <w:rsid w:val="4CA8A952"/>
    <w:rsid w:val="4CA9122B"/>
    <w:rsid w:val="4CA99402"/>
    <w:rsid w:val="4CAC3BA6"/>
    <w:rsid w:val="4CACE630"/>
    <w:rsid w:val="4CB47C39"/>
    <w:rsid w:val="4CB7883A"/>
    <w:rsid w:val="4CC635A8"/>
    <w:rsid w:val="4CC8DE98"/>
    <w:rsid w:val="4CCCBC47"/>
    <w:rsid w:val="4CCF8C1E"/>
    <w:rsid w:val="4CD117EE"/>
    <w:rsid w:val="4CDA695D"/>
    <w:rsid w:val="4CDDFFC4"/>
    <w:rsid w:val="4CE1946D"/>
    <w:rsid w:val="4CE57F7B"/>
    <w:rsid w:val="4CF20860"/>
    <w:rsid w:val="4CF2A687"/>
    <w:rsid w:val="4CF39C42"/>
    <w:rsid w:val="4CF3B15A"/>
    <w:rsid w:val="4CF6527C"/>
    <w:rsid w:val="4CF6BFAC"/>
    <w:rsid w:val="4CFA34F8"/>
    <w:rsid w:val="4CFE9716"/>
    <w:rsid w:val="4D00C0D7"/>
    <w:rsid w:val="4D06844C"/>
    <w:rsid w:val="4D0BD4D7"/>
    <w:rsid w:val="4D10E8DC"/>
    <w:rsid w:val="4D159329"/>
    <w:rsid w:val="4D172ADD"/>
    <w:rsid w:val="4D1B6BA2"/>
    <w:rsid w:val="4D237620"/>
    <w:rsid w:val="4D2AE18F"/>
    <w:rsid w:val="4D2BC4F7"/>
    <w:rsid w:val="4D2CCCBE"/>
    <w:rsid w:val="4D328C20"/>
    <w:rsid w:val="4D32DD93"/>
    <w:rsid w:val="4D382398"/>
    <w:rsid w:val="4D38B3C1"/>
    <w:rsid w:val="4D3F4DA2"/>
    <w:rsid w:val="4D41BD70"/>
    <w:rsid w:val="4D460194"/>
    <w:rsid w:val="4D51D61A"/>
    <w:rsid w:val="4D54A362"/>
    <w:rsid w:val="4D5890FE"/>
    <w:rsid w:val="4D5C3656"/>
    <w:rsid w:val="4D5D00F0"/>
    <w:rsid w:val="4D601053"/>
    <w:rsid w:val="4D620E80"/>
    <w:rsid w:val="4D66EB1A"/>
    <w:rsid w:val="4D674CDD"/>
    <w:rsid w:val="4D6B27E0"/>
    <w:rsid w:val="4D705321"/>
    <w:rsid w:val="4D76EC48"/>
    <w:rsid w:val="4D77876F"/>
    <w:rsid w:val="4D78AC5E"/>
    <w:rsid w:val="4D79739F"/>
    <w:rsid w:val="4D7C7F35"/>
    <w:rsid w:val="4D7DE23E"/>
    <w:rsid w:val="4D7E1D62"/>
    <w:rsid w:val="4D7FA7E2"/>
    <w:rsid w:val="4D88F4EB"/>
    <w:rsid w:val="4D8B3BDE"/>
    <w:rsid w:val="4D8B9FA4"/>
    <w:rsid w:val="4D90845C"/>
    <w:rsid w:val="4D931FA9"/>
    <w:rsid w:val="4D963C64"/>
    <w:rsid w:val="4D97A329"/>
    <w:rsid w:val="4DA70D17"/>
    <w:rsid w:val="4DA7EAEA"/>
    <w:rsid w:val="4DAF7756"/>
    <w:rsid w:val="4DB0A8AF"/>
    <w:rsid w:val="4DB264A1"/>
    <w:rsid w:val="4DBA6111"/>
    <w:rsid w:val="4DBF58F6"/>
    <w:rsid w:val="4DC3B1B2"/>
    <w:rsid w:val="4DC4F5E9"/>
    <w:rsid w:val="4DC760B4"/>
    <w:rsid w:val="4DCA301A"/>
    <w:rsid w:val="4DCC6F08"/>
    <w:rsid w:val="4DCC98D5"/>
    <w:rsid w:val="4DD3BDB6"/>
    <w:rsid w:val="4DD7C72B"/>
    <w:rsid w:val="4DDB95E1"/>
    <w:rsid w:val="4DDC0785"/>
    <w:rsid w:val="4DE2454F"/>
    <w:rsid w:val="4DE3BB23"/>
    <w:rsid w:val="4DE8DEC1"/>
    <w:rsid w:val="4DE941DA"/>
    <w:rsid w:val="4DE9765E"/>
    <w:rsid w:val="4DF03812"/>
    <w:rsid w:val="4DF0E08D"/>
    <w:rsid w:val="4DFBE357"/>
    <w:rsid w:val="4E030B72"/>
    <w:rsid w:val="4E043116"/>
    <w:rsid w:val="4E05536A"/>
    <w:rsid w:val="4E08FF0C"/>
    <w:rsid w:val="4E1CF163"/>
    <w:rsid w:val="4E1DC9C4"/>
    <w:rsid w:val="4E1E1A03"/>
    <w:rsid w:val="4E20885A"/>
    <w:rsid w:val="4E252CAC"/>
    <w:rsid w:val="4E271974"/>
    <w:rsid w:val="4E2A81F7"/>
    <w:rsid w:val="4E2E97AB"/>
    <w:rsid w:val="4E2F01E1"/>
    <w:rsid w:val="4E3220AE"/>
    <w:rsid w:val="4E33C0E1"/>
    <w:rsid w:val="4E35508E"/>
    <w:rsid w:val="4E3B26F3"/>
    <w:rsid w:val="4E4556EC"/>
    <w:rsid w:val="4E4783A1"/>
    <w:rsid w:val="4E4AC3F0"/>
    <w:rsid w:val="4E4F188F"/>
    <w:rsid w:val="4E56D232"/>
    <w:rsid w:val="4E56E102"/>
    <w:rsid w:val="4E57FBA1"/>
    <w:rsid w:val="4E58B06E"/>
    <w:rsid w:val="4E5972CB"/>
    <w:rsid w:val="4E5E7FD7"/>
    <w:rsid w:val="4E603EAB"/>
    <w:rsid w:val="4E7291C5"/>
    <w:rsid w:val="4E76EED8"/>
    <w:rsid w:val="4E77392D"/>
    <w:rsid w:val="4E7ADC5F"/>
    <w:rsid w:val="4E7F9C8B"/>
    <w:rsid w:val="4E857A15"/>
    <w:rsid w:val="4E888AA2"/>
    <w:rsid w:val="4E8A815B"/>
    <w:rsid w:val="4E90BC96"/>
    <w:rsid w:val="4E9184E9"/>
    <w:rsid w:val="4E947A46"/>
    <w:rsid w:val="4E9A9A31"/>
    <w:rsid w:val="4E9CA45D"/>
    <w:rsid w:val="4E9EC04E"/>
    <w:rsid w:val="4E9FBCDB"/>
    <w:rsid w:val="4EAB19C4"/>
    <w:rsid w:val="4EADAAE0"/>
    <w:rsid w:val="4EB75C25"/>
    <w:rsid w:val="4EBD94B5"/>
    <w:rsid w:val="4EC117F3"/>
    <w:rsid w:val="4EC13AD2"/>
    <w:rsid w:val="4EC2C19E"/>
    <w:rsid w:val="4EC3D560"/>
    <w:rsid w:val="4EC6C68C"/>
    <w:rsid w:val="4ED15AF6"/>
    <w:rsid w:val="4ED66DD1"/>
    <w:rsid w:val="4ED6C5EB"/>
    <w:rsid w:val="4EDC4060"/>
    <w:rsid w:val="4EE06418"/>
    <w:rsid w:val="4EE0D938"/>
    <w:rsid w:val="4EE48052"/>
    <w:rsid w:val="4EE882C1"/>
    <w:rsid w:val="4EE899B0"/>
    <w:rsid w:val="4EE8F5EE"/>
    <w:rsid w:val="4EE9A56E"/>
    <w:rsid w:val="4EEAA1D0"/>
    <w:rsid w:val="4EEC945A"/>
    <w:rsid w:val="4EED870E"/>
    <w:rsid w:val="4EEEFF5A"/>
    <w:rsid w:val="4EF03F8C"/>
    <w:rsid w:val="4EF262BD"/>
    <w:rsid w:val="4EF551E0"/>
    <w:rsid w:val="4EFBFC60"/>
    <w:rsid w:val="4EFCDF90"/>
    <w:rsid w:val="4F0579B2"/>
    <w:rsid w:val="4F086A65"/>
    <w:rsid w:val="4F0AB2C9"/>
    <w:rsid w:val="4F0CBB11"/>
    <w:rsid w:val="4F0DE08D"/>
    <w:rsid w:val="4F11980E"/>
    <w:rsid w:val="4F160944"/>
    <w:rsid w:val="4F21D0EF"/>
    <w:rsid w:val="4F240AE8"/>
    <w:rsid w:val="4F255AAE"/>
    <w:rsid w:val="4F2B6D8F"/>
    <w:rsid w:val="4F2B7DFE"/>
    <w:rsid w:val="4F2CC1F2"/>
    <w:rsid w:val="4F2F544A"/>
    <w:rsid w:val="4F336FC7"/>
    <w:rsid w:val="4F34701F"/>
    <w:rsid w:val="4F3E2751"/>
    <w:rsid w:val="4F46D047"/>
    <w:rsid w:val="4F4B9D4A"/>
    <w:rsid w:val="4F4EAF22"/>
    <w:rsid w:val="4F5AAB74"/>
    <w:rsid w:val="4F5B0E32"/>
    <w:rsid w:val="4F5DAE38"/>
    <w:rsid w:val="4F5E0290"/>
    <w:rsid w:val="4F61AD53"/>
    <w:rsid w:val="4F64B0C7"/>
    <w:rsid w:val="4F688D4B"/>
    <w:rsid w:val="4F77DA9F"/>
    <w:rsid w:val="4F7F118C"/>
    <w:rsid w:val="4F80F227"/>
    <w:rsid w:val="4F838256"/>
    <w:rsid w:val="4F85D066"/>
    <w:rsid w:val="4F87FF21"/>
    <w:rsid w:val="4F899D31"/>
    <w:rsid w:val="4F8AA5E7"/>
    <w:rsid w:val="4F93506F"/>
    <w:rsid w:val="4F9BF1D0"/>
    <w:rsid w:val="4F9C8993"/>
    <w:rsid w:val="4F9F8BA0"/>
    <w:rsid w:val="4FA78203"/>
    <w:rsid w:val="4FB2E34C"/>
    <w:rsid w:val="4FB587E9"/>
    <w:rsid w:val="4FB908B0"/>
    <w:rsid w:val="4FC352C4"/>
    <w:rsid w:val="4FC48397"/>
    <w:rsid w:val="4FC55B84"/>
    <w:rsid w:val="4FC5FD76"/>
    <w:rsid w:val="4FC97638"/>
    <w:rsid w:val="4FCB5730"/>
    <w:rsid w:val="4FCF3628"/>
    <w:rsid w:val="4FD0B7C9"/>
    <w:rsid w:val="4FD49C2B"/>
    <w:rsid w:val="4FD9EFCF"/>
    <w:rsid w:val="4FDC17B5"/>
    <w:rsid w:val="4FDE382A"/>
    <w:rsid w:val="4FE9F9C9"/>
    <w:rsid w:val="4FEA3AF1"/>
    <w:rsid w:val="4FEB8789"/>
    <w:rsid w:val="4FEBC09E"/>
    <w:rsid w:val="4FEBC9A4"/>
    <w:rsid w:val="4FF05B35"/>
    <w:rsid w:val="4FF21704"/>
    <w:rsid w:val="4FF41811"/>
    <w:rsid w:val="4FF7104F"/>
    <w:rsid w:val="4FFA0F4E"/>
    <w:rsid w:val="4FFB3278"/>
    <w:rsid w:val="4FFFFFE6"/>
    <w:rsid w:val="5003EE80"/>
    <w:rsid w:val="50068802"/>
    <w:rsid w:val="50085CFD"/>
    <w:rsid w:val="50088531"/>
    <w:rsid w:val="501731C6"/>
    <w:rsid w:val="50175BFA"/>
    <w:rsid w:val="5018FDF8"/>
    <w:rsid w:val="501A1C2F"/>
    <w:rsid w:val="501E6ABB"/>
    <w:rsid w:val="50259739"/>
    <w:rsid w:val="503646AF"/>
    <w:rsid w:val="5038DAF0"/>
    <w:rsid w:val="503F019E"/>
    <w:rsid w:val="503F5E57"/>
    <w:rsid w:val="50421F6B"/>
    <w:rsid w:val="504248EB"/>
    <w:rsid w:val="504377B1"/>
    <w:rsid w:val="5043BA23"/>
    <w:rsid w:val="5047C8BC"/>
    <w:rsid w:val="504C13E8"/>
    <w:rsid w:val="504C185D"/>
    <w:rsid w:val="504FE831"/>
    <w:rsid w:val="505080A7"/>
    <w:rsid w:val="5051ED06"/>
    <w:rsid w:val="50532322"/>
    <w:rsid w:val="505412C6"/>
    <w:rsid w:val="50579787"/>
    <w:rsid w:val="505B47F3"/>
    <w:rsid w:val="505C4F77"/>
    <w:rsid w:val="505D9F06"/>
    <w:rsid w:val="5062D885"/>
    <w:rsid w:val="5064399D"/>
    <w:rsid w:val="50676F6E"/>
    <w:rsid w:val="5068258E"/>
    <w:rsid w:val="507285FD"/>
    <w:rsid w:val="50738BD8"/>
    <w:rsid w:val="50764A24"/>
    <w:rsid w:val="5076CA6A"/>
    <w:rsid w:val="5077EACE"/>
    <w:rsid w:val="5078A355"/>
    <w:rsid w:val="507A2054"/>
    <w:rsid w:val="5080F819"/>
    <w:rsid w:val="50838967"/>
    <w:rsid w:val="508BB7E0"/>
    <w:rsid w:val="5091CD91"/>
    <w:rsid w:val="50942808"/>
    <w:rsid w:val="5098204B"/>
    <w:rsid w:val="50989151"/>
    <w:rsid w:val="5098E36B"/>
    <w:rsid w:val="509CC94F"/>
    <w:rsid w:val="50AC1407"/>
    <w:rsid w:val="50AEF732"/>
    <w:rsid w:val="50AF4AE6"/>
    <w:rsid w:val="50B5FE9B"/>
    <w:rsid w:val="50B80B5B"/>
    <w:rsid w:val="50C1AFCE"/>
    <w:rsid w:val="50C26E96"/>
    <w:rsid w:val="50C5BBA6"/>
    <w:rsid w:val="50C6BFF6"/>
    <w:rsid w:val="50C7116B"/>
    <w:rsid w:val="50D1B82E"/>
    <w:rsid w:val="50D679FB"/>
    <w:rsid w:val="50D6C931"/>
    <w:rsid w:val="50DBD01A"/>
    <w:rsid w:val="50DF83E8"/>
    <w:rsid w:val="50E6FFB4"/>
    <w:rsid w:val="50E7FBD7"/>
    <w:rsid w:val="50E9A903"/>
    <w:rsid w:val="50ECD6AF"/>
    <w:rsid w:val="50F243DF"/>
    <w:rsid w:val="50F2FAB2"/>
    <w:rsid w:val="50FCAAA5"/>
    <w:rsid w:val="510133CC"/>
    <w:rsid w:val="51014843"/>
    <w:rsid w:val="51027B69"/>
    <w:rsid w:val="510A72A8"/>
    <w:rsid w:val="5110D52D"/>
    <w:rsid w:val="5110FCD2"/>
    <w:rsid w:val="5111748A"/>
    <w:rsid w:val="51147F38"/>
    <w:rsid w:val="51176A7E"/>
    <w:rsid w:val="51195B3F"/>
    <w:rsid w:val="511EE2D0"/>
    <w:rsid w:val="5120702C"/>
    <w:rsid w:val="51208D55"/>
    <w:rsid w:val="51243191"/>
    <w:rsid w:val="5128133A"/>
    <w:rsid w:val="512DC6D9"/>
    <w:rsid w:val="5131A5A8"/>
    <w:rsid w:val="5138BCFA"/>
    <w:rsid w:val="513F2B27"/>
    <w:rsid w:val="51498C39"/>
    <w:rsid w:val="514A2E97"/>
    <w:rsid w:val="514F61EA"/>
    <w:rsid w:val="51520DD1"/>
    <w:rsid w:val="5152D9FA"/>
    <w:rsid w:val="51614EA7"/>
    <w:rsid w:val="51740DC9"/>
    <w:rsid w:val="517A2E8B"/>
    <w:rsid w:val="517B4F33"/>
    <w:rsid w:val="5183366F"/>
    <w:rsid w:val="518365E3"/>
    <w:rsid w:val="518A040F"/>
    <w:rsid w:val="518ADA2C"/>
    <w:rsid w:val="518B63A4"/>
    <w:rsid w:val="519A1AD4"/>
    <w:rsid w:val="519FA806"/>
    <w:rsid w:val="519FD82B"/>
    <w:rsid w:val="51A1FCC7"/>
    <w:rsid w:val="51AD07FB"/>
    <w:rsid w:val="51AD1916"/>
    <w:rsid w:val="51ADF76F"/>
    <w:rsid w:val="51B0B6BC"/>
    <w:rsid w:val="51B37F08"/>
    <w:rsid w:val="51B6FF64"/>
    <w:rsid w:val="51B9E6E7"/>
    <w:rsid w:val="51BDF4E9"/>
    <w:rsid w:val="51C16F37"/>
    <w:rsid w:val="51C3A654"/>
    <w:rsid w:val="51C6443D"/>
    <w:rsid w:val="51C7DE0F"/>
    <w:rsid w:val="51C80604"/>
    <w:rsid w:val="51CB91B8"/>
    <w:rsid w:val="51CEBA82"/>
    <w:rsid w:val="51D93ED0"/>
    <w:rsid w:val="51DA338F"/>
    <w:rsid w:val="51DA33E3"/>
    <w:rsid w:val="51DAA1ED"/>
    <w:rsid w:val="51DB6F3D"/>
    <w:rsid w:val="51DDEC37"/>
    <w:rsid w:val="51DF23DD"/>
    <w:rsid w:val="51DFC650"/>
    <w:rsid w:val="51E27CF7"/>
    <w:rsid w:val="51E37621"/>
    <w:rsid w:val="51EDDE50"/>
    <w:rsid w:val="51F10938"/>
    <w:rsid w:val="51FED521"/>
    <w:rsid w:val="52019251"/>
    <w:rsid w:val="52070EFF"/>
    <w:rsid w:val="5208B34B"/>
    <w:rsid w:val="5213EFE1"/>
    <w:rsid w:val="521B6AF7"/>
    <w:rsid w:val="521C8884"/>
    <w:rsid w:val="521F6A0D"/>
    <w:rsid w:val="52248C29"/>
    <w:rsid w:val="5224F1CB"/>
    <w:rsid w:val="522713A9"/>
    <w:rsid w:val="5228FA4C"/>
    <w:rsid w:val="52291A77"/>
    <w:rsid w:val="522A037F"/>
    <w:rsid w:val="5231F561"/>
    <w:rsid w:val="523296E2"/>
    <w:rsid w:val="523B4EB4"/>
    <w:rsid w:val="523E207B"/>
    <w:rsid w:val="524480F2"/>
    <w:rsid w:val="52448827"/>
    <w:rsid w:val="52459F7E"/>
    <w:rsid w:val="52474FB0"/>
    <w:rsid w:val="524B04B7"/>
    <w:rsid w:val="524B1CDE"/>
    <w:rsid w:val="524E813C"/>
    <w:rsid w:val="524EB913"/>
    <w:rsid w:val="5253B6E8"/>
    <w:rsid w:val="5256164A"/>
    <w:rsid w:val="525DDFFC"/>
    <w:rsid w:val="5260DF6B"/>
    <w:rsid w:val="5263C4F5"/>
    <w:rsid w:val="52661762"/>
    <w:rsid w:val="526B7215"/>
    <w:rsid w:val="5270D142"/>
    <w:rsid w:val="5273BDC4"/>
    <w:rsid w:val="5273C068"/>
    <w:rsid w:val="52743B3A"/>
    <w:rsid w:val="527494CA"/>
    <w:rsid w:val="5275AEBB"/>
    <w:rsid w:val="5278DE98"/>
    <w:rsid w:val="5280E273"/>
    <w:rsid w:val="52813BA3"/>
    <w:rsid w:val="52833E0C"/>
    <w:rsid w:val="52855A18"/>
    <w:rsid w:val="529D3DC4"/>
    <w:rsid w:val="52A02E0D"/>
    <w:rsid w:val="52A3BAC6"/>
    <w:rsid w:val="52A50EEC"/>
    <w:rsid w:val="52A64309"/>
    <w:rsid w:val="52A8E6E8"/>
    <w:rsid w:val="52ACBE70"/>
    <w:rsid w:val="52ACEFBA"/>
    <w:rsid w:val="52ACFD83"/>
    <w:rsid w:val="52AD7940"/>
    <w:rsid w:val="52AF166F"/>
    <w:rsid w:val="52AF310E"/>
    <w:rsid w:val="52B12A3E"/>
    <w:rsid w:val="52B97657"/>
    <w:rsid w:val="52BEF9D7"/>
    <w:rsid w:val="52CB8991"/>
    <w:rsid w:val="52CD26BF"/>
    <w:rsid w:val="52D14A25"/>
    <w:rsid w:val="52D151F3"/>
    <w:rsid w:val="52D50AC9"/>
    <w:rsid w:val="52D5C94C"/>
    <w:rsid w:val="52D7D4A9"/>
    <w:rsid w:val="52DA09AC"/>
    <w:rsid w:val="52DEADA3"/>
    <w:rsid w:val="52E0C733"/>
    <w:rsid w:val="52E0CB44"/>
    <w:rsid w:val="52E914B5"/>
    <w:rsid w:val="52EDDAFB"/>
    <w:rsid w:val="52F816FD"/>
    <w:rsid w:val="52F89638"/>
    <w:rsid w:val="52FD2B0C"/>
    <w:rsid w:val="52FD6FFF"/>
    <w:rsid w:val="5304CE0E"/>
    <w:rsid w:val="530E8DC8"/>
    <w:rsid w:val="530FE024"/>
    <w:rsid w:val="531B6D09"/>
    <w:rsid w:val="531EBA4A"/>
    <w:rsid w:val="5320782F"/>
    <w:rsid w:val="532D1431"/>
    <w:rsid w:val="532D6963"/>
    <w:rsid w:val="532FCCE4"/>
    <w:rsid w:val="532FDECF"/>
    <w:rsid w:val="533027C7"/>
    <w:rsid w:val="5337E733"/>
    <w:rsid w:val="5339B0FA"/>
    <w:rsid w:val="534328CB"/>
    <w:rsid w:val="53464438"/>
    <w:rsid w:val="534AA870"/>
    <w:rsid w:val="5350C333"/>
    <w:rsid w:val="5350E892"/>
    <w:rsid w:val="53576D65"/>
    <w:rsid w:val="535CFEAB"/>
    <w:rsid w:val="535FB5A2"/>
    <w:rsid w:val="53612828"/>
    <w:rsid w:val="5361D8F1"/>
    <w:rsid w:val="5362AB0B"/>
    <w:rsid w:val="5362EABC"/>
    <w:rsid w:val="53647C99"/>
    <w:rsid w:val="5365E2A6"/>
    <w:rsid w:val="5366F0BE"/>
    <w:rsid w:val="536CC254"/>
    <w:rsid w:val="536E56F5"/>
    <w:rsid w:val="536E5DB7"/>
    <w:rsid w:val="537065B1"/>
    <w:rsid w:val="53726775"/>
    <w:rsid w:val="5378061B"/>
    <w:rsid w:val="537C0167"/>
    <w:rsid w:val="538220F3"/>
    <w:rsid w:val="53918CD1"/>
    <w:rsid w:val="5391D858"/>
    <w:rsid w:val="5391FAC0"/>
    <w:rsid w:val="53929F90"/>
    <w:rsid w:val="5393DE85"/>
    <w:rsid w:val="53949B65"/>
    <w:rsid w:val="5394DE74"/>
    <w:rsid w:val="539BFA4A"/>
    <w:rsid w:val="539DEA67"/>
    <w:rsid w:val="53A5C4BE"/>
    <w:rsid w:val="53A75A2B"/>
    <w:rsid w:val="53ABE489"/>
    <w:rsid w:val="53ADA2C0"/>
    <w:rsid w:val="53AECAD8"/>
    <w:rsid w:val="53B01121"/>
    <w:rsid w:val="53B032AD"/>
    <w:rsid w:val="53B064C7"/>
    <w:rsid w:val="53B62AE0"/>
    <w:rsid w:val="53C0D21C"/>
    <w:rsid w:val="53C12176"/>
    <w:rsid w:val="53C2707D"/>
    <w:rsid w:val="53C65BEA"/>
    <w:rsid w:val="53C9A897"/>
    <w:rsid w:val="53CA65B4"/>
    <w:rsid w:val="53E0138D"/>
    <w:rsid w:val="53E7112C"/>
    <w:rsid w:val="53E8358A"/>
    <w:rsid w:val="53E8472E"/>
    <w:rsid w:val="53E86634"/>
    <w:rsid w:val="53E943BB"/>
    <w:rsid w:val="53E951B2"/>
    <w:rsid w:val="53EB7977"/>
    <w:rsid w:val="53EBD9F0"/>
    <w:rsid w:val="53F8D9FE"/>
    <w:rsid w:val="53FDE506"/>
    <w:rsid w:val="5407FB49"/>
    <w:rsid w:val="540C8B14"/>
    <w:rsid w:val="540E59B5"/>
    <w:rsid w:val="540F06A3"/>
    <w:rsid w:val="54165DD1"/>
    <w:rsid w:val="5418B4DA"/>
    <w:rsid w:val="541D3264"/>
    <w:rsid w:val="5424DE8A"/>
    <w:rsid w:val="54284FE0"/>
    <w:rsid w:val="542A6098"/>
    <w:rsid w:val="542C132A"/>
    <w:rsid w:val="542D5C13"/>
    <w:rsid w:val="542F271D"/>
    <w:rsid w:val="542FA33E"/>
    <w:rsid w:val="54353538"/>
    <w:rsid w:val="54375D93"/>
    <w:rsid w:val="543ECC58"/>
    <w:rsid w:val="543FCC0B"/>
    <w:rsid w:val="5442136A"/>
    <w:rsid w:val="5442C7FE"/>
    <w:rsid w:val="54433BDF"/>
    <w:rsid w:val="5444FE69"/>
    <w:rsid w:val="54476BC8"/>
    <w:rsid w:val="544A5FFE"/>
    <w:rsid w:val="544BA554"/>
    <w:rsid w:val="544F2E22"/>
    <w:rsid w:val="5452BB8D"/>
    <w:rsid w:val="545358C8"/>
    <w:rsid w:val="5455F7D2"/>
    <w:rsid w:val="54615EDE"/>
    <w:rsid w:val="546ED94E"/>
    <w:rsid w:val="5474A16B"/>
    <w:rsid w:val="547985F9"/>
    <w:rsid w:val="547A7369"/>
    <w:rsid w:val="547BF8B2"/>
    <w:rsid w:val="54829D1A"/>
    <w:rsid w:val="5493E75E"/>
    <w:rsid w:val="5495047C"/>
    <w:rsid w:val="54968649"/>
    <w:rsid w:val="549A5197"/>
    <w:rsid w:val="549ACEAE"/>
    <w:rsid w:val="549F7E4A"/>
    <w:rsid w:val="549FBBCB"/>
    <w:rsid w:val="54A1C4BA"/>
    <w:rsid w:val="54A7B692"/>
    <w:rsid w:val="54A92C43"/>
    <w:rsid w:val="54A971C2"/>
    <w:rsid w:val="54B085A5"/>
    <w:rsid w:val="54B23CA6"/>
    <w:rsid w:val="54B6D042"/>
    <w:rsid w:val="54B8D51B"/>
    <w:rsid w:val="54C0CCB0"/>
    <w:rsid w:val="54C13539"/>
    <w:rsid w:val="54C5C173"/>
    <w:rsid w:val="54D043F2"/>
    <w:rsid w:val="54D04836"/>
    <w:rsid w:val="54D804FD"/>
    <w:rsid w:val="54DB851D"/>
    <w:rsid w:val="54E189A4"/>
    <w:rsid w:val="54ECD326"/>
    <w:rsid w:val="54EE93C5"/>
    <w:rsid w:val="54EF8C61"/>
    <w:rsid w:val="54F05F35"/>
    <w:rsid w:val="54F1543C"/>
    <w:rsid w:val="54F7027B"/>
    <w:rsid w:val="54FCC65B"/>
    <w:rsid w:val="5500A89A"/>
    <w:rsid w:val="5503D20C"/>
    <w:rsid w:val="550830DA"/>
    <w:rsid w:val="550E6869"/>
    <w:rsid w:val="550F2C88"/>
    <w:rsid w:val="55122D43"/>
    <w:rsid w:val="55132738"/>
    <w:rsid w:val="551EFCA7"/>
    <w:rsid w:val="5520C14C"/>
    <w:rsid w:val="55249D9C"/>
    <w:rsid w:val="5524D802"/>
    <w:rsid w:val="552568F6"/>
    <w:rsid w:val="552A47B6"/>
    <w:rsid w:val="552CCCFF"/>
    <w:rsid w:val="552E8FF9"/>
    <w:rsid w:val="55334462"/>
    <w:rsid w:val="553F0844"/>
    <w:rsid w:val="55412C5D"/>
    <w:rsid w:val="554568D5"/>
    <w:rsid w:val="554AAA43"/>
    <w:rsid w:val="554AE11E"/>
    <w:rsid w:val="554BBFD7"/>
    <w:rsid w:val="554CB172"/>
    <w:rsid w:val="554D5BD4"/>
    <w:rsid w:val="554FB9FC"/>
    <w:rsid w:val="55549F84"/>
    <w:rsid w:val="555B291B"/>
    <w:rsid w:val="555CC67D"/>
    <w:rsid w:val="556067DA"/>
    <w:rsid w:val="55625102"/>
    <w:rsid w:val="5568C51E"/>
    <w:rsid w:val="556BB51D"/>
    <w:rsid w:val="556ED30B"/>
    <w:rsid w:val="55703357"/>
    <w:rsid w:val="55710FD0"/>
    <w:rsid w:val="557171FD"/>
    <w:rsid w:val="55774AC0"/>
    <w:rsid w:val="558810D3"/>
    <w:rsid w:val="558BD350"/>
    <w:rsid w:val="5593D471"/>
    <w:rsid w:val="55941ABD"/>
    <w:rsid w:val="5596F8C2"/>
    <w:rsid w:val="559D4477"/>
    <w:rsid w:val="559E01C4"/>
    <w:rsid w:val="55A40DBA"/>
    <w:rsid w:val="55A4F505"/>
    <w:rsid w:val="55A7A411"/>
    <w:rsid w:val="55A9684A"/>
    <w:rsid w:val="55AD6526"/>
    <w:rsid w:val="55B1AFAC"/>
    <w:rsid w:val="55B420DC"/>
    <w:rsid w:val="55B8995D"/>
    <w:rsid w:val="55BB9CE5"/>
    <w:rsid w:val="55BE0973"/>
    <w:rsid w:val="55C57E89"/>
    <w:rsid w:val="55C94EF5"/>
    <w:rsid w:val="55CBEDDD"/>
    <w:rsid w:val="55CCDDDE"/>
    <w:rsid w:val="55CDFCBC"/>
    <w:rsid w:val="55D2A530"/>
    <w:rsid w:val="55E12377"/>
    <w:rsid w:val="55E26934"/>
    <w:rsid w:val="55E49220"/>
    <w:rsid w:val="55E96077"/>
    <w:rsid w:val="55EB0422"/>
    <w:rsid w:val="55ECFE01"/>
    <w:rsid w:val="55F596F3"/>
    <w:rsid w:val="5600C5B3"/>
    <w:rsid w:val="5601D477"/>
    <w:rsid w:val="5606D2F2"/>
    <w:rsid w:val="560E9E07"/>
    <w:rsid w:val="560F2C76"/>
    <w:rsid w:val="560FC34C"/>
    <w:rsid w:val="56112392"/>
    <w:rsid w:val="56193E7B"/>
    <w:rsid w:val="56196BEB"/>
    <w:rsid w:val="561BEB93"/>
    <w:rsid w:val="561C3AC6"/>
    <w:rsid w:val="561CB379"/>
    <w:rsid w:val="561EB002"/>
    <w:rsid w:val="5620269B"/>
    <w:rsid w:val="5626EFB4"/>
    <w:rsid w:val="562CC5AD"/>
    <w:rsid w:val="562DFE35"/>
    <w:rsid w:val="562F80BB"/>
    <w:rsid w:val="5638B7BC"/>
    <w:rsid w:val="563AC94A"/>
    <w:rsid w:val="563BB695"/>
    <w:rsid w:val="564839F1"/>
    <w:rsid w:val="564A9407"/>
    <w:rsid w:val="5650766F"/>
    <w:rsid w:val="56565A83"/>
    <w:rsid w:val="565763D2"/>
    <w:rsid w:val="5658189E"/>
    <w:rsid w:val="565864E6"/>
    <w:rsid w:val="5658E0BD"/>
    <w:rsid w:val="565DB65F"/>
    <w:rsid w:val="5665FB92"/>
    <w:rsid w:val="5668DD4C"/>
    <w:rsid w:val="566A39A1"/>
    <w:rsid w:val="566B9EAA"/>
    <w:rsid w:val="566CF100"/>
    <w:rsid w:val="5670C0B0"/>
    <w:rsid w:val="5674B662"/>
    <w:rsid w:val="56778075"/>
    <w:rsid w:val="5679C67A"/>
    <w:rsid w:val="56815EF6"/>
    <w:rsid w:val="56820000"/>
    <w:rsid w:val="5682038B"/>
    <w:rsid w:val="56828452"/>
    <w:rsid w:val="568849A2"/>
    <w:rsid w:val="5689AD14"/>
    <w:rsid w:val="569578C3"/>
    <w:rsid w:val="5695B223"/>
    <w:rsid w:val="56983C8F"/>
    <w:rsid w:val="569B291A"/>
    <w:rsid w:val="56A28E4A"/>
    <w:rsid w:val="56A4CFC9"/>
    <w:rsid w:val="56AAFD4A"/>
    <w:rsid w:val="56AD3D0A"/>
    <w:rsid w:val="56AFECB8"/>
    <w:rsid w:val="56B034ED"/>
    <w:rsid w:val="56B2F108"/>
    <w:rsid w:val="56B563AD"/>
    <w:rsid w:val="56B98CF2"/>
    <w:rsid w:val="56C13F66"/>
    <w:rsid w:val="56C6CA4A"/>
    <w:rsid w:val="56CBA222"/>
    <w:rsid w:val="56D2E25E"/>
    <w:rsid w:val="56D42EC0"/>
    <w:rsid w:val="56D453F9"/>
    <w:rsid w:val="56E40ABA"/>
    <w:rsid w:val="56E58ED0"/>
    <w:rsid w:val="56E5C85C"/>
    <w:rsid w:val="56E6A2E1"/>
    <w:rsid w:val="56E7ADAB"/>
    <w:rsid w:val="56E833F6"/>
    <w:rsid w:val="56ED7F6E"/>
    <w:rsid w:val="56EE7A13"/>
    <w:rsid w:val="56FC231B"/>
    <w:rsid w:val="56FE8952"/>
    <w:rsid w:val="5700DBF6"/>
    <w:rsid w:val="57025856"/>
    <w:rsid w:val="5702D80B"/>
    <w:rsid w:val="5703139A"/>
    <w:rsid w:val="5706BBF3"/>
    <w:rsid w:val="5709679A"/>
    <w:rsid w:val="570C4A82"/>
    <w:rsid w:val="57126E09"/>
    <w:rsid w:val="57138676"/>
    <w:rsid w:val="571E7657"/>
    <w:rsid w:val="5720FD90"/>
    <w:rsid w:val="57271B74"/>
    <w:rsid w:val="5727E439"/>
    <w:rsid w:val="572ADCB6"/>
    <w:rsid w:val="572F2852"/>
    <w:rsid w:val="572F7D8C"/>
    <w:rsid w:val="572FB4C0"/>
    <w:rsid w:val="57353E3C"/>
    <w:rsid w:val="5735E35C"/>
    <w:rsid w:val="57368781"/>
    <w:rsid w:val="5738D006"/>
    <w:rsid w:val="573BB957"/>
    <w:rsid w:val="57407B9E"/>
    <w:rsid w:val="5743C7EE"/>
    <w:rsid w:val="574A0B2D"/>
    <w:rsid w:val="574C73F7"/>
    <w:rsid w:val="57539FC0"/>
    <w:rsid w:val="5753EFC6"/>
    <w:rsid w:val="575D372B"/>
    <w:rsid w:val="57642C4C"/>
    <w:rsid w:val="57670378"/>
    <w:rsid w:val="576DD317"/>
    <w:rsid w:val="5770BDED"/>
    <w:rsid w:val="57729B93"/>
    <w:rsid w:val="5772E2CA"/>
    <w:rsid w:val="577390D7"/>
    <w:rsid w:val="577CD4DD"/>
    <w:rsid w:val="5787B843"/>
    <w:rsid w:val="5788D8B9"/>
    <w:rsid w:val="57943E32"/>
    <w:rsid w:val="579670B5"/>
    <w:rsid w:val="579BB1BF"/>
    <w:rsid w:val="579E29AB"/>
    <w:rsid w:val="579E5FD5"/>
    <w:rsid w:val="579F4521"/>
    <w:rsid w:val="57A71792"/>
    <w:rsid w:val="57AADE40"/>
    <w:rsid w:val="57AF7BC5"/>
    <w:rsid w:val="57B3182F"/>
    <w:rsid w:val="57B9705E"/>
    <w:rsid w:val="57B9A175"/>
    <w:rsid w:val="57BA6E0F"/>
    <w:rsid w:val="57BACB4D"/>
    <w:rsid w:val="57BD2501"/>
    <w:rsid w:val="57C0892C"/>
    <w:rsid w:val="57C238CF"/>
    <w:rsid w:val="57C8E7B8"/>
    <w:rsid w:val="57D79EA5"/>
    <w:rsid w:val="57E23B2C"/>
    <w:rsid w:val="57E47D52"/>
    <w:rsid w:val="57E719BF"/>
    <w:rsid w:val="57F0692F"/>
    <w:rsid w:val="57F83A3B"/>
    <w:rsid w:val="57FC9953"/>
    <w:rsid w:val="58046A8A"/>
    <w:rsid w:val="58095C58"/>
    <w:rsid w:val="580A2F1B"/>
    <w:rsid w:val="580A8F47"/>
    <w:rsid w:val="580F1329"/>
    <w:rsid w:val="580F501F"/>
    <w:rsid w:val="581596DB"/>
    <w:rsid w:val="58175E74"/>
    <w:rsid w:val="58190312"/>
    <w:rsid w:val="581C5A9A"/>
    <w:rsid w:val="581EBADB"/>
    <w:rsid w:val="58219BA2"/>
    <w:rsid w:val="5823DD71"/>
    <w:rsid w:val="58253415"/>
    <w:rsid w:val="582CC330"/>
    <w:rsid w:val="582F5EDB"/>
    <w:rsid w:val="5833C082"/>
    <w:rsid w:val="58342F99"/>
    <w:rsid w:val="58384E57"/>
    <w:rsid w:val="58389A37"/>
    <w:rsid w:val="58391841"/>
    <w:rsid w:val="583CA137"/>
    <w:rsid w:val="583DBA10"/>
    <w:rsid w:val="583E30DB"/>
    <w:rsid w:val="58425709"/>
    <w:rsid w:val="58444A33"/>
    <w:rsid w:val="584D19DA"/>
    <w:rsid w:val="5851416F"/>
    <w:rsid w:val="58536A3C"/>
    <w:rsid w:val="585756DB"/>
    <w:rsid w:val="58587046"/>
    <w:rsid w:val="5869C5B2"/>
    <w:rsid w:val="586CCF73"/>
    <w:rsid w:val="5873F748"/>
    <w:rsid w:val="587487E3"/>
    <w:rsid w:val="58751A5D"/>
    <w:rsid w:val="587E5369"/>
    <w:rsid w:val="58840519"/>
    <w:rsid w:val="58861190"/>
    <w:rsid w:val="58882FDE"/>
    <w:rsid w:val="588CE30D"/>
    <w:rsid w:val="58917423"/>
    <w:rsid w:val="58958F34"/>
    <w:rsid w:val="5897D395"/>
    <w:rsid w:val="589AA475"/>
    <w:rsid w:val="589CAC57"/>
    <w:rsid w:val="58A81D28"/>
    <w:rsid w:val="58AC8C06"/>
    <w:rsid w:val="58ADA794"/>
    <w:rsid w:val="58AFC007"/>
    <w:rsid w:val="58B2A0A4"/>
    <w:rsid w:val="58B4774E"/>
    <w:rsid w:val="58B4A3B5"/>
    <w:rsid w:val="58B68C2B"/>
    <w:rsid w:val="58B9A043"/>
    <w:rsid w:val="58BDE413"/>
    <w:rsid w:val="58BE4D0A"/>
    <w:rsid w:val="58BE9E3E"/>
    <w:rsid w:val="58BFD1E5"/>
    <w:rsid w:val="58C36F51"/>
    <w:rsid w:val="58C57D68"/>
    <w:rsid w:val="58C6C2E0"/>
    <w:rsid w:val="58C7F483"/>
    <w:rsid w:val="58CB7AA7"/>
    <w:rsid w:val="58DAA551"/>
    <w:rsid w:val="58DAE9D1"/>
    <w:rsid w:val="58DC61B1"/>
    <w:rsid w:val="58DEB2A5"/>
    <w:rsid w:val="58E560F1"/>
    <w:rsid w:val="58E5C305"/>
    <w:rsid w:val="58E794D1"/>
    <w:rsid w:val="58F9D80F"/>
    <w:rsid w:val="5908C219"/>
    <w:rsid w:val="590CE77D"/>
    <w:rsid w:val="5911DEE0"/>
    <w:rsid w:val="59120150"/>
    <w:rsid w:val="59169E9E"/>
    <w:rsid w:val="591876E8"/>
    <w:rsid w:val="5919C408"/>
    <w:rsid w:val="591A7FBC"/>
    <w:rsid w:val="591E4FC9"/>
    <w:rsid w:val="591E938B"/>
    <w:rsid w:val="592560B9"/>
    <w:rsid w:val="59297B57"/>
    <w:rsid w:val="592B0063"/>
    <w:rsid w:val="592D8E3B"/>
    <w:rsid w:val="5939C13C"/>
    <w:rsid w:val="593FC714"/>
    <w:rsid w:val="594264AC"/>
    <w:rsid w:val="594A9F69"/>
    <w:rsid w:val="595388FC"/>
    <w:rsid w:val="5955E656"/>
    <w:rsid w:val="595D8101"/>
    <w:rsid w:val="595E399B"/>
    <w:rsid w:val="59632FEE"/>
    <w:rsid w:val="596467D0"/>
    <w:rsid w:val="59672599"/>
    <w:rsid w:val="596BF213"/>
    <w:rsid w:val="597030E6"/>
    <w:rsid w:val="5974A805"/>
    <w:rsid w:val="597515AC"/>
    <w:rsid w:val="5975A793"/>
    <w:rsid w:val="59770CDD"/>
    <w:rsid w:val="59772D25"/>
    <w:rsid w:val="5979C043"/>
    <w:rsid w:val="597A4E2D"/>
    <w:rsid w:val="597C773A"/>
    <w:rsid w:val="597EAA8F"/>
    <w:rsid w:val="5985BD63"/>
    <w:rsid w:val="599BC64C"/>
    <w:rsid w:val="59A452D9"/>
    <w:rsid w:val="59A78C9E"/>
    <w:rsid w:val="59AF9AD6"/>
    <w:rsid w:val="59B10390"/>
    <w:rsid w:val="59B15C8B"/>
    <w:rsid w:val="59B4207D"/>
    <w:rsid w:val="59B549ED"/>
    <w:rsid w:val="59B7589C"/>
    <w:rsid w:val="59B7F3BD"/>
    <w:rsid w:val="59B9A17F"/>
    <w:rsid w:val="59BA46BB"/>
    <w:rsid w:val="59BCA051"/>
    <w:rsid w:val="59BD8842"/>
    <w:rsid w:val="59C55BF3"/>
    <w:rsid w:val="59E3B317"/>
    <w:rsid w:val="59E8E1B2"/>
    <w:rsid w:val="59EA6301"/>
    <w:rsid w:val="59EAAFFF"/>
    <w:rsid w:val="59EB66FF"/>
    <w:rsid w:val="59F40580"/>
    <w:rsid w:val="59FE9E51"/>
    <w:rsid w:val="5A026398"/>
    <w:rsid w:val="5A026BD9"/>
    <w:rsid w:val="5A02D2E7"/>
    <w:rsid w:val="5A03FDD9"/>
    <w:rsid w:val="5A0615BA"/>
    <w:rsid w:val="5A073C28"/>
    <w:rsid w:val="5A09D705"/>
    <w:rsid w:val="5A0B5F28"/>
    <w:rsid w:val="5A0C1AB3"/>
    <w:rsid w:val="5A0E5AD1"/>
    <w:rsid w:val="5A1356CB"/>
    <w:rsid w:val="5A147060"/>
    <w:rsid w:val="5A14753D"/>
    <w:rsid w:val="5A17022A"/>
    <w:rsid w:val="5A174B37"/>
    <w:rsid w:val="5A195B34"/>
    <w:rsid w:val="5A1B2136"/>
    <w:rsid w:val="5A1BBA45"/>
    <w:rsid w:val="5A21121F"/>
    <w:rsid w:val="5A2C5FFB"/>
    <w:rsid w:val="5A2CAF5E"/>
    <w:rsid w:val="5A351564"/>
    <w:rsid w:val="5A394C19"/>
    <w:rsid w:val="5A3A1637"/>
    <w:rsid w:val="5A3B6F47"/>
    <w:rsid w:val="5A3BF771"/>
    <w:rsid w:val="5A3CD5D7"/>
    <w:rsid w:val="5A3CF84D"/>
    <w:rsid w:val="5A3DB018"/>
    <w:rsid w:val="5A435DB0"/>
    <w:rsid w:val="5A44E42F"/>
    <w:rsid w:val="5A4730D4"/>
    <w:rsid w:val="5A4BDD35"/>
    <w:rsid w:val="5A50C6B4"/>
    <w:rsid w:val="5A516234"/>
    <w:rsid w:val="5A53F34A"/>
    <w:rsid w:val="5A63B1E8"/>
    <w:rsid w:val="5A6787AB"/>
    <w:rsid w:val="5A68887E"/>
    <w:rsid w:val="5A747EED"/>
    <w:rsid w:val="5A74F304"/>
    <w:rsid w:val="5A77C21C"/>
    <w:rsid w:val="5A87799F"/>
    <w:rsid w:val="5A8AA94A"/>
    <w:rsid w:val="5A8C28F5"/>
    <w:rsid w:val="5A9563C1"/>
    <w:rsid w:val="5A95D8E1"/>
    <w:rsid w:val="5A99B4DC"/>
    <w:rsid w:val="5A9E772E"/>
    <w:rsid w:val="5AA080E4"/>
    <w:rsid w:val="5AAF0978"/>
    <w:rsid w:val="5AAFA38B"/>
    <w:rsid w:val="5AB0ACA6"/>
    <w:rsid w:val="5AB0AF54"/>
    <w:rsid w:val="5AB205E6"/>
    <w:rsid w:val="5AB7D675"/>
    <w:rsid w:val="5ABC58B9"/>
    <w:rsid w:val="5AC0A16C"/>
    <w:rsid w:val="5AC11D0C"/>
    <w:rsid w:val="5AC35E47"/>
    <w:rsid w:val="5AC3D76A"/>
    <w:rsid w:val="5ACB15FE"/>
    <w:rsid w:val="5ACE0C4C"/>
    <w:rsid w:val="5AD42125"/>
    <w:rsid w:val="5AE1D0F8"/>
    <w:rsid w:val="5AE1F6FF"/>
    <w:rsid w:val="5AE27BA9"/>
    <w:rsid w:val="5AE48D8F"/>
    <w:rsid w:val="5AE8DF24"/>
    <w:rsid w:val="5AE91C95"/>
    <w:rsid w:val="5AFCDECF"/>
    <w:rsid w:val="5B01F244"/>
    <w:rsid w:val="5B02FD2D"/>
    <w:rsid w:val="5B0BE727"/>
    <w:rsid w:val="5B102A6B"/>
    <w:rsid w:val="5B10E276"/>
    <w:rsid w:val="5B18ECD5"/>
    <w:rsid w:val="5B1A5DF6"/>
    <w:rsid w:val="5B1B56AA"/>
    <w:rsid w:val="5B1D2D38"/>
    <w:rsid w:val="5B26B526"/>
    <w:rsid w:val="5B27B347"/>
    <w:rsid w:val="5B28AB8F"/>
    <w:rsid w:val="5B37BBEA"/>
    <w:rsid w:val="5B3CAA2A"/>
    <w:rsid w:val="5B3EA51D"/>
    <w:rsid w:val="5B3EEA3B"/>
    <w:rsid w:val="5B400167"/>
    <w:rsid w:val="5B408A71"/>
    <w:rsid w:val="5B435CFF"/>
    <w:rsid w:val="5B441C31"/>
    <w:rsid w:val="5B4D9854"/>
    <w:rsid w:val="5B530766"/>
    <w:rsid w:val="5B557F2F"/>
    <w:rsid w:val="5B5EAA91"/>
    <w:rsid w:val="5B5EE7C1"/>
    <w:rsid w:val="5B6534A6"/>
    <w:rsid w:val="5B65E42D"/>
    <w:rsid w:val="5B6AF444"/>
    <w:rsid w:val="5B6E9A3D"/>
    <w:rsid w:val="5B71C826"/>
    <w:rsid w:val="5B7325E7"/>
    <w:rsid w:val="5B75CFFA"/>
    <w:rsid w:val="5B79AF81"/>
    <w:rsid w:val="5B7B1F21"/>
    <w:rsid w:val="5B7B72CC"/>
    <w:rsid w:val="5B82E363"/>
    <w:rsid w:val="5B8724FE"/>
    <w:rsid w:val="5B8B1494"/>
    <w:rsid w:val="5B8B5AD6"/>
    <w:rsid w:val="5B9002F0"/>
    <w:rsid w:val="5B900EDB"/>
    <w:rsid w:val="5B9876DD"/>
    <w:rsid w:val="5B9971BE"/>
    <w:rsid w:val="5B99E96F"/>
    <w:rsid w:val="5B9D5BDA"/>
    <w:rsid w:val="5B9D9E43"/>
    <w:rsid w:val="5BA0B243"/>
    <w:rsid w:val="5BA0E17A"/>
    <w:rsid w:val="5BA25487"/>
    <w:rsid w:val="5BA2FB76"/>
    <w:rsid w:val="5BA45780"/>
    <w:rsid w:val="5BA90E28"/>
    <w:rsid w:val="5BA91E76"/>
    <w:rsid w:val="5BAD8ED6"/>
    <w:rsid w:val="5BAFD9B9"/>
    <w:rsid w:val="5BB87B3F"/>
    <w:rsid w:val="5BC1D1BA"/>
    <w:rsid w:val="5BD0DDA9"/>
    <w:rsid w:val="5BD10BF0"/>
    <w:rsid w:val="5BD582C7"/>
    <w:rsid w:val="5BD72FB4"/>
    <w:rsid w:val="5BDAF128"/>
    <w:rsid w:val="5BDD8091"/>
    <w:rsid w:val="5BE23D42"/>
    <w:rsid w:val="5BE72E6A"/>
    <w:rsid w:val="5BE80EEB"/>
    <w:rsid w:val="5BE9A163"/>
    <w:rsid w:val="5BF57CF7"/>
    <w:rsid w:val="5BF677EE"/>
    <w:rsid w:val="5C01DFDF"/>
    <w:rsid w:val="5C048EB0"/>
    <w:rsid w:val="5C0A9C47"/>
    <w:rsid w:val="5C0C745F"/>
    <w:rsid w:val="5C152109"/>
    <w:rsid w:val="5C16089A"/>
    <w:rsid w:val="5C16E1A4"/>
    <w:rsid w:val="5C1D018C"/>
    <w:rsid w:val="5C1F8701"/>
    <w:rsid w:val="5C231F3F"/>
    <w:rsid w:val="5C255362"/>
    <w:rsid w:val="5C294FFB"/>
    <w:rsid w:val="5C2D5E12"/>
    <w:rsid w:val="5C376BCD"/>
    <w:rsid w:val="5C3A9D7C"/>
    <w:rsid w:val="5C3C8C60"/>
    <w:rsid w:val="5C4FD7BB"/>
    <w:rsid w:val="5C4FE542"/>
    <w:rsid w:val="5C5D9821"/>
    <w:rsid w:val="5C614A4A"/>
    <w:rsid w:val="5C617AAC"/>
    <w:rsid w:val="5C6369AF"/>
    <w:rsid w:val="5C69A842"/>
    <w:rsid w:val="5C72369D"/>
    <w:rsid w:val="5C7A8976"/>
    <w:rsid w:val="5C7BB047"/>
    <w:rsid w:val="5C7DA159"/>
    <w:rsid w:val="5C7E55A2"/>
    <w:rsid w:val="5C7F5C18"/>
    <w:rsid w:val="5C81CE77"/>
    <w:rsid w:val="5C82402B"/>
    <w:rsid w:val="5C867FB1"/>
    <w:rsid w:val="5C8709F3"/>
    <w:rsid w:val="5C8A6B6E"/>
    <w:rsid w:val="5C8AE399"/>
    <w:rsid w:val="5C8BBC67"/>
    <w:rsid w:val="5C8CB5B7"/>
    <w:rsid w:val="5C8DEEF4"/>
    <w:rsid w:val="5C8FA6DC"/>
    <w:rsid w:val="5C942DB8"/>
    <w:rsid w:val="5C95554A"/>
    <w:rsid w:val="5C96F9A0"/>
    <w:rsid w:val="5C977DA5"/>
    <w:rsid w:val="5C98A022"/>
    <w:rsid w:val="5C998909"/>
    <w:rsid w:val="5C998C95"/>
    <w:rsid w:val="5C9B7DEF"/>
    <w:rsid w:val="5CA519D3"/>
    <w:rsid w:val="5CA80822"/>
    <w:rsid w:val="5CB7E7F7"/>
    <w:rsid w:val="5CBA72CB"/>
    <w:rsid w:val="5CBDB119"/>
    <w:rsid w:val="5CC145D0"/>
    <w:rsid w:val="5CC2C7CC"/>
    <w:rsid w:val="5CCEDF69"/>
    <w:rsid w:val="5CCFC581"/>
    <w:rsid w:val="5CD18BF0"/>
    <w:rsid w:val="5CD68003"/>
    <w:rsid w:val="5CD70049"/>
    <w:rsid w:val="5CD81B1F"/>
    <w:rsid w:val="5CE3F7E6"/>
    <w:rsid w:val="5CE4E870"/>
    <w:rsid w:val="5CEBE603"/>
    <w:rsid w:val="5CED2D71"/>
    <w:rsid w:val="5CED4C1B"/>
    <w:rsid w:val="5CF02F9E"/>
    <w:rsid w:val="5CF1A77F"/>
    <w:rsid w:val="5CF32DEA"/>
    <w:rsid w:val="5CF5CDFE"/>
    <w:rsid w:val="5CF80EA0"/>
    <w:rsid w:val="5D0307C2"/>
    <w:rsid w:val="5D045C49"/>
    <w:rsid w:val="5D05FA5E"/>
    <w:rsid w:val="5D07431A"/>
    <w:rsid w:val="5D08F117"/>
    <w:rsid w:val="5D095748"/>
    <w:rsid w:val="5D0A6A9E"/>
    <w:rsid w:val="5D10C5ED"/>
    <w:rsid w:val="5D122E40"/>
    <w:rsid w:val="5D190DDE"/>
    <w:rsid w:val="5D19B311"/>
    <w:rsid w:val="5D1B1304"/>
    <w:rsid w:val="5D1D8C3A"/>
    <w:rsid w:val="5D1FA1C1"/>
    <w:rsid w:val="5D219C90"/>
    <w:rsid w:val="5D224994"/>
    <w:rsid w:val="5D27B441"/>
    <w:rsid w:val="5D2E2BF6"/>
    <w:rsid w:val="5D31AA74"/>
    <w:rsid w:val="5D3EFC80"/>
    <w:rsid w:val="5D4113B3"/>
    <w:rsid w:val="5D494953"/>
    <w:rsid w:val="5D495DBB"/>
    <w:rsid w:val="5D4E8B07"/>
    <w:rsid w:val="5D5101C6"/>
    <w:rsid w:val="5D5675B6"/>
    <w:rsid w:val="5D598B83"/>
    <w:rsid w:val="5D5B771A"/>
    <w:rsid w:val="5D68F52F"/>
    <w:rsid w:val="5D714049"/>
    <w:rsid w:val="5D715E1C"/>
    <w:rsid w:val="5D730CBA"/>
    <w:rsid w:val="5D74AAFD"/>
    <w:rsid w:val="5D7DB234"/>
    <w:rsid w:val="5D7F6FF6"/>
    <w:rsid w:val="5D84D2C3"/>
    <w:rsid w:val="5D8518DD"/>
    <w:rsid w:val="5D859A54"/>
    <w:rsid w:val="5D919726"/>
    <w:rsid w:val="5D92A744"/>
    <w:rsid w:val="5D979F8D"/>
    <w:rsid w:val="5D980366"/>
    <w:rsid w:val="5DA3B812"/>
    <w:rsid w:val="5DA98686"/>
    <w:rsid w:val="5DAA3116"/>
    <w:rsid w:val="5DABEA62"/>
    <w:rsid w:val="5DBACA7E"/>
    <w:rsid w:val="5DBBA54F"/>
    <w:rsid w:val="5DBD1534"/>
    <w:rsid w:val="5DC1D5A2"/>
    <w:rsid w:val="5DC28918"/>
    <w:rsid w:val="5DC4EFE1"/>
    <w:rsid w:val="5DC5C87A"/>
    <w:rsid w:val="5DD085E2"/>
    <w:rsid w:val="5DD252C9"/>
    <w:rsid w:val="5DD3215A"/>
    <w:rsid w:val="5DDB691F"/>
    <w:rsid w:val="5DDF03AB"/>
    <w:rsid w:val="5DE535E0"/>
    <w:rsid w:val="5DE9528D"/>
    <w:rsid w:val="5DEA5DC3"/>
    <w:rsid w:val="5DEE5FE0"/>
    <w:rsid w:val="5DEE765B"/>
    <w:rsid w:val="5DF423E7"/>
    <w:rsid w:val="5DFB9E64"/>
    <w:rsid w:val="5E0224E2"/>
    <w:rsid w:val="5E0567D6"/>
    <w:rsid w:val="5E06AE3D"/>
    <w:rsid w:val="5E1D9BFE"/>
    <w:rsid w:val="5E2170AF"/>
    <w:rsid w:val="5E24A21C"/>
    <w:rsid w:val="5E264465"/>
    <w:rsid w:val="5E2D5CDD"/>
    <w:rsid w:val="5E2F8843"/>
    <w:rsid w:val="5E31FD0A"/>
    <w:rsid w:val="5E32CE95"/>
    <w:rsid w:val="5E3C670A"/>
    <w:rsid w:val="5E40E23A"/>
    <w:rsid w:val="5E419FDB"/>
    <w:rsid w:val="5E455820"/>
    <w:rsid w:val="5E45D834"/>
    <w:rsid w:val="5E461B76"/>
    <w:rsid w:val="5E465F35"/>
    <w:rsid w:val="5E47F058"/>
    <w:rsid w:val="5E49B6B4"/>
    <w:rsid w:val="5E4A7F9F"/>
    <w:rsid w:val="5E51A3F8"/>
    <w:rsid w:val="5E56F25E"/>
    <w:rsid w:val="5E588B93"/>
    <w:rsid w:val="5E59F62B"/>
    <w:rsid w:val="5E5BE640"/>
    <w:rsid w:val="5E633CE5"/>
    <w:rsid w:val="5E64260D"/>
    <w:rsid w:val="5E64FEE5"/>
    <w:rsid w:val="5E66E587"/>
    <w:rsid w:val="5E6805A0"/>
    <w:rsid w:val="5E69A398"/>
    <w:rsid w:val="5E6CDBFA"/>
    <w:rsid w:val="5E6DD53D"/>
    <w:rsid w:val="5E721D06"/>
    <w:rsid w:val="5E76194F"/>
    <w:rsid w:val="5E79DD61"/>
    <w:rsid w:val="5E7F655F"/>
    <w:rsid w:val="5E8E54C0"/>
    <w:rsid w:val="5E9DE1F5"/>
    <w:rsid w:val="5E9E0448"/>
    <w:rsid w:val="5E9F4B3F"/>
    <w:rsid w:val="5EA997B6"/>
    <w:rsid w:val="5EABE8B7"/>
    <w:rsid w:val="5EB6D0C6"/>
    <w:rsid w:val="5EB84DC8"/>
    <w:rsid w:val="5EBB11E3"/>
    <w:rsid w:val="5EC3A3E0"/>
    <w:rsid w:val="5EC6717C"/>
    <w:rsid w:val="5ECF508E"/>
    <w:rsid w:val="5ED072BF"/>
    <w:rsid w:val="5EDBFE5A"/>
    <w:rsid w:val="5EDFACB9"/>
    <w:rsid w:val="5EE33172"/>
    <w:rsid w:val="5EE51F52"/>
    <w:rsid w:val="5EE962CD"/>
    <w:rsid w:val="5EEBA9C3"/>
    <w:rsid w:val="5EF23E37"/>
    <w:rsid w:val="5EF2595D"/>
    <w:rsid w:val="5EF82F80"/>
    <w:rsid w:val="5EFCA2AB"/>
    <w:rsid w:val="5EFF3029"/>
    <w:rsid w:val="5F044896"/>
    <w:rsid w:val="5F0E7B71"/>
    <w:rsid w:val="5F16D9F7"/>
    <w:rsid w:val="5F2293C1"/>
    <w:rsid w:val="5F233F7A"/>
    <w:rsid w:val="5F25DD90"/>
    <w:rsid w:val="5F297B9A"/>
    <w:rsid w:val="5F2A7F5F"/>
    <w:rsid w:val="5F310232"/>
    <w:rsid w:val="5F3CF751"/>
    <w:rsid w:val="5F401BD6"/>
    <w:rsid w:val="5F43D3A6"/>
    <w:rsid w:val="5F46EEC2"/>
    <w:rsid w:val="5F47966E"/>
    <w:rsid w:val="5F49D91B"/>
    <w:rsid w:val="5F4CD283"/>
    <w:rsid w:val="5F52FFB9"/>
    <w:rsid w:val="5F55A048"/>
    <w:rsid w:val="5F58ED29"/>
    <w:rsid w:val="5F5D4A3E"/>
    <w:rsid w:val="5F5D5B72"/>
    <w:rsid w:val="5F5D895D"/>
    <w:rsid w:val="5F5EC75C"/>
    <w:rsid w:val="5F6D960D"/>
    <w:rsid w:val="5F765192"/>
    <w:rsid w:val="5F7C986D"/>
    <w:rsid w:val="5F84CB48"/>
    <w:rsid w:val="5F8B7C97"/>
    <w:rsid w:val="5F8C98B4"/>
    <w:rsid w:val="5F8E8E59"/>
    <w:rsid w:val="5F8F9405"/>
    <w:rsid w:val="5F90052A"/>
    <w:rsid w:val="5F905758"/>
    <w:rsid w:val="5F90D4AD"/>
    <w:rsid w:val="5F90E18E"/>
    <w:rsid w:val="5F9531B2"/>
    <w:rsid w:val="5F99068D"/>
    <w:rsid w:val="5F9B6EBF"/>
    <w:rsid w:val="5F9CDDE0"/>
    <w:rsid w:val="5FA36CC0"/>
    <w:rsid w:val="5FA84DBC"/>
    <w:rsid w:val="5FA9464B"/>
    <w:rsid w:val="5FB87C0E"/>
    <w:rsid w:val="5FBC548D"/>
    <w:rsid w:val="5FBD851B"/>
    <w:rsid w:val="5FBED935"/>
    <w:rsid w:val="5FC0CC9A"/>
    <w:rsid w:val="5FC3C0AC"/>
    <w:rsid w:val="5FCAEB97"/>
    <w:rsid w:val="5FCBF5CC"/>
    <w:rsid w:val="5FD12278"/>
    <w:rsid w:val="5FE12E72"/>
    <w:rsid w:val="5FE2284D"/>
    <w:rsid w:val="5FE7595A"/>
    <w:rsid w:val="5FF8E617"/>
    <w:rsid w:val="5FF8E6E3"/>
    <w:rsid w:val="5FF90C04"/>
    <w:rsid w:val="5FFC2490"/>
    <w:rsid w:val="5FFC63A4"/>
    <w:rsid w:val="5FFE3ED8"/>
    <w:rsid w:val="6007D575"/>
    <w:rsid w:val="600AC5B0"/>
    <w:rsid w:val="600B26A6"/>
    <w:rsid w:val="600C0B00"/>
    <w:rsid w:val="601118B5"/>
    <w:rsid w:val="6013D0A6"/>
    <w:rsid w:val="6017D7F0"/>
    <w:rsid w:val="60256A0E"/>
    <w:rsid w:val="602672AA"/>
    <w:rsid w:val="60279C1F"/>
    <w:rsid w:val="60286019"/>
    <w:rsid w:val="602BCAC6"/>
    <w:rsid w:val="602D58D8"/>
    <w:rsid w:val="6032E348"/>
    <w:rsid w:val="60351A61"/>
    <w:rsid w:val="604208F9"/>
    <w:rsid w:val="604596A5"/>
    <w:rsid w:val="604A9E47"/>
    <w:rsid w:val="604AE3C0"/>
    <w:rsid w:val="604FEFCB"/>
    <w:rsid w:val="6056DD6A"/>
    <w:rsid w:val="605BAD1C"/>
    <w:rsid w:val="605CB153"/>
    <w:rsid w:val="605D67F5"/>
    <w:rsid w:val="606023C2"/>
    <w:rsid w:val="60612EC4"/>
    <w:rsid w:val="60669AEE"/>
    <w:rsid w:val="6069CBFF"/>
    <w:rsid w:val="607577BA"/>
    <w:rsid w:val="60829242"/>
    <w:rsid w:val="60849CCA"/>
    <w:rsid w:val="608BC601"/>
    <w:rsid w:val="60903C59"/>
    <w:rsid w:val="60904E18"/>
    <w:rsid w:val="609A6BCD"/>
    <w:rsid w:val="609C0258"/>
    <w:rsid w:val="609F95C7"/>
    <w:rsid w:val="60A2247F"/>
    <w:rsid w:val="60B4247F"/>
    <w:rsid w:val="60B8B09E"/>
    <w:rsid w:val="60B94B4D"/>
    <w:rsid w:val="60C2FDCE"/>
    <w:rsid w:val="60C38133"/>
    <w:rsid w:val="60C6090E"/>
    <w:rsid w:val="60CD3981"/>
    <w:rsid w:val="60CF6589"/>
    <w:rsid w:val="60D4D734"/>
    <w:rsid w:val="60D5E593"/>
    <w:rsid w:val="60D69F47"/>
    <w:rsid w:val="60D7640F"/>
    <w:rsid w:val="60D8FDC6"/>
    <w:rsid w:val="60DA574D"/>
    <w:rsid w:val="60E2D9D3"/>
    <w:rsid w:val="60EC9C21"/>
    <w:rsid w:val="60EF5A90"/>
    <w:rsid w:val="60F79E8F"/>
    <w:rsid w:val="60F8616D"/>
    <w:rsid w:val="60FC22BE"/>
    <w:rsid w:val="60FD1B31"/>
    <w:rsid w:val="61036447"/>
    <w:rsid w:val="6106049A"/>
    <w:rsid w:val="61081185"/>
    <w:rsid w:val="610A1555"/>
    <w:rsid w:val="610B8EAD"/>
    <w:rsid w:val="6118B373"/>
    <w:rsid w:val="6118E82F"/>
    <w:rsid w:val="611CBA0E"/>
    <w:rsid w:val="6121EB77"/>
    <w:rsid w:val="61221B83"/>
    <w:rsid w:val="61229FEB"/>
    <w:rsid w:val="6122EFB6"/>
    <w:rsid w:val="61230BFD"/>
    <w:rsid w:val="6123C954"/>
    <w:rsid w:val="6125D902"/>
    <w:rsid w:val="612CB59B"/>
    <w:rsid w:val="612DB9D0"/>
    <w:rsid w:val="6131662D"/>
    <w:rsid w:val="613C5D9C"/>
    <w:rsid w:val="614380BA"/>
    <w:rsid w:val="6143D0B2"/>
    <w:rsid w:val="61449376"/>
    <w:rsid w:val="61475885"/>
    <w:rsid w:val="614B8B23"/>
    <w:rsid w:val="6153C054"/>
    <w:rsid w:val="61552B58"/>
    <w:rsid w:val="61557BB2"/>
    <w:rsid w:val="6159983E"/>
    <w:rsid w:val="615AB11C"/>
    <w:rsid w:val="615F2942"/>
    <w:rsid w:val="6160ECF0"/>
    <w:rsid w:val="61659CF8"/>
    <w:rsid w:val="61661466"/>
    <w:rsid w:val="6173FE6C"/>
    <w:rsid w:val="61768E81"/>
    <w:rsid w:val="617B04F9"/>
    <w:rsid w:val="617C79C3"/>
    <w:rsid w:val="617EF159"/>
    <w:rsid w:val="617FFF77"/>
    <w:rsid w:val="618368FC"/>
    <w:rsid w:val="6184A77E"/>
    <w:rsid w:val="61872BF6"/>
    <w:rsid w:val="618B8DEE"/>
    <w:rsid w:val="6191699E"/>
    <w:rsid w:val="61A089EF"/>
    <w:rsid w:val="61AA3CE6"/>
    <w:rsid w:val="61B1CB8D"/>
    <w:rsid w:val="61B75A45"/>
    <w:rsid w:val="61B7E161"/>
    <w:rsid w:val="61C248EA"/>
    <w:rsid w:val="61C6B64E"/>
    <w:rsid w:val="61C79B27"/>
    <w:rsid w:val="61CB65B7"/>
    <w:rsid w:val="61CD09BB"/>
    <w:rsid w:val="61DAE510"/>
    <w:rsid w:val="61DDB51D"/>
    <w:rsid w:val="61E35DCE"/>
    <w:rsid w:val="61E414E1"/>
    <w:rsid w:val="61E74FC1"/>
    <w:rsid w:val="61EB4CE5"/>
    <w:rsid w:val="61F31243"/>
    <w:rsid w:val="61F8FF66"/>
    <w:rsid w:val="61F9CFFA"/>
    <w:rsid w:val="61FC0D01"/>
    <w:rsid w:val="62026E15"/>
    <w:rsid w:val="6205B04B"/>
    <w:rsid w:val="62071045"/>
    <w:rsid w:val="62092635"/>
    <w:rsid w:val="620B9716"/>
    <w:rsid w:val="620CC74A"/>
    <w:rsid w:val="620E6412"/>
    <w:rsid w:val="620F61D6"/>
    <w:rsid w:val="62102528"/>
    <w:rsid w:val="6214214D"/>
    <w:rsid w:val="6216FD44"/>
    <w:rsid w:val="621D7770"/>
    <w:rsid w:val="6222C0BE"/>
    <w:rsid w:val="6235AC67"/>
    <w:rsid w:val="6236224F"/>
    <w:rsid w:val="6236675E"/>
    <w:rsid w:val="623A43C7"/>
    <w:rsid w:val="623AC772"/>
    <w:rsid w:val="623B755B"/>
    <w:rsid w:val="623BDD6C"/>
    <w:rsid w:val="62412A35"/>
    <w:rsid w:val="62486E20"/>
    <w:rsid w:val="6250C200"/>
    <w:rsid w:val="62542BD6"/>
    <w:rsid w:val="6255CDC8"/>
    <w:rsid w:val="625EAAC9"/>
    <w:rsid w:val="62623984"/>
    <w:rsid w:val="6268170F"/>
    <w:rsid w:val="626C8DA4"/>
    <w:rsid w:val="626D13E1"/>
    <w:rsid w:val="626FF930"/>
    <w:rsid w:val="6275D8C7"/>
    <w:rsid w:val="62772935"/>
    <w:rsid w:val="62861302"/>
    <w:rsid w:val="6286F675"/>
    <w:rsid w:val="628A1E8D"/>
    <w:rsid w:val="628F259A"/>
    <w:rsid w:val="628F39A5"/>
    <w:rsid w:val="628FB0E7"/>
    <w:rsid w:val="629266A2"/>
    <w:rsid w:val="629473CD"/>
    <w:rsid w:val="6294DA4F"/>
    <w:rsid w:val="62983650"/>
    <w:rsid w:val="629AE88D"/>
    <w:rsid w:val="629BF348"/>
    <w:rsid w:val="62A051CF"/>
    <w:rsid w:val="62A2DB8E"/>
    <w:rsid w:val="62A359A3"/>
    <w:rsid w:val="62A3C837"/>
    <w:rsid w:val="62ABDD0C"/>
    <w:rsid w:val="62B49889"/>
    <w:rsid w:val="62B542CF"/>
    <w:rsid w:val="62B79949"/>
    <w:rsid w:val="62BD05FF"/>
    <w:rsid w:val="62BF18A4"/>
    <w:rsid w:val="62C0025F"/>
    <w:rsid w:val="62C45459"/>
    <w:rsid w:val="62C868BF"/>
    <w:rsid w:val="62CA7176"/>
    <w:rsid w:val="62D32F65"/>
    <w:rsid w:val="62D914CD"/>
    <w:rsid w:val="62DA301D"/>
    <w:rsid w:val="62DF409A"/>
    <w:rsid w:val="62DFA7C0"/>
    <w:rsid w:val="62E3A370"/>
    <w:rsid w:val="62E5F605"/>
    <w:rsid w:val="62E823D8"/>
    <w:rsid w:val="62EB22CE"/>
    <w:rsid w:val="62EF474C"/>
    <w:rsid w:val="62F09AAC"/>
    <w:rsid w:val="62F1B075"/>
    <w:rsid w:val="62F6817D"/>
    <w:rsid w:val="62F8F28F"/>
    <w:rsid w:val="62FBA905"/>
    <w:rsid w:val="62FBDDCE"/>
    <w:rsid w:val="6301371E"/>
    <w:rsid w:val="6301560C"/>
    <w:rsid w:val="630255F3"/>
    <w:rsid w:val="6303C8BE"/>
    <w:rsid w:val="6309BFA8"/>
    <w:rsid w:val="630ACF9F"/>
    <w:rsid w:val="630CD6C6"/>
    <w:rsid w:val="6311E0F8"/>
    <w:rsid w:val="6313BB46"/>
    <w:rsid w:val="631521F5"/>
    <w:rsid w:val="63160431"/>
    <w:rsid w:val="6317A2F8"/>
    <w:rsid w:val="63230824"/>
    <w:rsid w:val="632C254D"/>
    <w:rsid w:val="632E4F90"/>
    <w:rsid w:val="6332A842"/>
    <w:rsid w:val="633DD769"/>
    <w:rsid w:val="63414B54"/>
    <w:rsid w:val="63549CE6"/>
    <w:rsid w:val="6357DF95"/>
    <w:rsid w:val="635A5A0C"/>
    <w:rsid w:val="635CEFD4"/>
    <w:rsid w:val="635D2F21"/>
    <w:rsid w:val="63636B88"/>
    <w:rsid w:val="6363B1AE"/>
    <w:rsid w:val="637017FE"/>
    <w:rsid w:val="63776516"/>
    <w:rsid w:val="63783E62"/>
    <w:rsid w:val="6379C90C"/>
    <w:rsid w:val="637C52AE"/>
    <w:rsid w:val="637E62DE"/>
    <w:rsid w:val="638284F2"/>
    <w:rsid w:val="63848575"/>
    <w:rsid w:val="6389DB49"/>
    <w:rsid w:val="638F3656"/>
    <w:rsid w:val="638F7D1B"/>
    <w:rsid w:val="6390A5CD"/>
    <w:rsid w:val="639156EA"/>
    <w:rsid w:val="63916815"/>
    <w:rsid w:val="6393D3FD"/>
    <w:rsid w:val="63972EF2"/>
    <w:rsid w:val="63984169"/>
    <w:rsid w:val="639F5F29"/>
    <w:rsid w:val="63A143F3"/>
    <w:rsid w:val="63A82060"/>
    <w:rsid w:val="63AB43A0"/>
    <w:rsid w:val="63ACD2E6"/>
    <w:rsid w:val="63AF9218"/>
    <w:rsid w:val="63B2CDA5"/>
    <w:rsid w:val="63B857C6"/>
    <w:rsid w:val="63B899E8"/>
    <w:rsid w:val="63BA7158"/>
    <w:rsid w:val="63BCEDEA"/>
    <w:rsid w:val="63C3C74D"/>
    <w:rsid w:val="63C40E2E"/>
    <w:rsid w:val="63C96951"/>
    <w:rsid w:val="63CDAAFB"/>
    <w:rsid w:val="63CE2427"/>
    <w:rsid w:val="63D0BE3B"/>
    <w:rsid w:val="63D61144"/>
    <w:rsid w:val="63DD33A5"/>
    <w:rsid w:val="63DD618F"/>
    <w:rsid w:val="63DF24EC"/>
    <w:rsid w:val="63E0B33E"/>
    <w:rsid w:val="63E57B4D"/>
    <w:rsid w:val="63E83C7B"/>
    <w:rsid w:val="63EF712B"/>
    <w:rsid w:val="63EFC34C"/>
    <w:rsid w:val="63F3FCA2"/>
    <w:rsid w:val="63F98A01"/>
    <w:rsid w:val="63FF03A1"/>
    <w:rsid w:val="63FF5EE4"/>
    <w:rsid w:val="64062011"/>
    <w:rsid w:val="6407611D"/>
    <w:rsid w:val="6409C6D1"/>
    <w:rsid w:val="64179A9B"/>
    <w:rsid w:val="641E1245"/>
    <w:rsid w:val="641FC89E"/>
    <w:rsid w:val="6424AC1F"/>
    <w:rsid w:val="6429C24F"/>
    <w:rsid w:val="6434B39C"/>
    <w:rsid w:val="6437731C"/>
    <w:rsid w:val="643A0598"/>
    <w:rsid w:val="643A8E21"/>
    <w:rsid w:val="643B70F9"/>
    <w:rsid w:val="6449A0EF"/>
    <w:rsid w:val="644A99FA"/>
    <w:rsid w:val="644AF8B7"/>
    <w:rsid w:val="6452BEB0"/>
    <w:rsid w:val="6454946B"/>
    <w:rsid w:val="6454F644"/>
    <w:rsid w:val="6456D7A9"/>
    <w:rsid w:val="645801B6"/>
    <w:rsid w:val="64619911"/>
    <w:rsid w:val="6461E5F1"/>
    <w:rsid w:val="64657BEE"/>
    <w:rsid w:val="646A3F27"/>
    <w:rsid w:val="646FC9B2"/>
    <w:rsid w:val="6471EFA0"/>
    <w:rsid w:val="64790917"/>
    <w:rsid w:val="647C968C"/>
    <w:rsid w:val="64848C40"/>
    <w:rsid w:val="64861FA9"/>
    <w:rsid w:val="64873EDF"/>
    <w:rsid w:val="6489F16C"/>
    <w:rsid w:val="648CC3BE"/>
    <w:rsid w:val="6495D9A7"/>
    <w:rsid w:val="64988F54"/>
    <w:rsid w:val="64A1FBA6"/>
    <w:rsid w:val="64AE0129"/>
    <w:rsid w:val="64AE60CF"/>
    <w:rsid w:val="64B04B46"/>
    <w:rsid w:val="64B6594E"/>
    <w:rsid w:val="64B6DBBE"/>
    <w:rsid w:val="64B9AB19"/>
    <w:rsid w:val="64BA6AFC"/>
    <w:rsid w:val="64C0BCFC"/>
    <w:rsid w:val="64C1789C"/>
    <w:rsid w:val="64C1D415"/>
    <w:rsid w:val="64C76C2F"/>
    <w:rsid w:val="64CC3AD4"/>
    <w:rsid w:val="64D018EA"/>
    <w:rsid w:val="64D4C47B"/>
    <w:rsid w:val="64D62075"/>
    <w:rsid w:val="64D92494"/>
    <w:rsid w:val="64DB66A1"/>
    <w:rsid w:val="64DC999F"/>
    <w:rsid w:val="64DDB469"/>
    <w:rsid w:val="64DFA400"/>
    <w:rsid w:val="64E0C14F"/>
    <w:rsid w:val="64E2BB09"/>
    <w:rsid w:val="64EA8AA3"/>
    <w:rsid w:val="64EDE8EE"/>
    <w:rsid w:val="64EDE9CB"/>
    <w:rsid w:val="64EF7731"/>
    <w:rsid w:val="64F0F84D"/>
    <w:rsid w:val="64F6A467"/>
    <w:rsid w:val="64F9E9AC"/>
    <w:rsid w:val="650167D4"/>
    <w:rsid w:val="6507BE41"/>
    <w:rsid w:val="6511561B"/>
    <w:rsid w:val="65120555"/>
    <w:rsid w:val="65125D8C"/>
    <w:rsid w:val="6512F914"/>
    <w:rsid w:val="6513EF1A"/>
    <w:rsid w:val="65162639"/>
    <w:rsid w:val="651659B1"/>
    <w:rsid w:val="651930C8"/>
    <w:rsid w:val="651C2C64"/>
    <w:rsid w:val="651E0A6B"/>
    <w:rsid w:val="65243531"/>
    <w:rsid w:val="65246E70"/>
    <w:rsid w:val="65270D60"/>
    <w:rsid w:val="653863B1"/>
    <w:rsid w:val="653A2BC5"/>
    <w:rsid w:val="6542F9B1"/>
    <w:rsid w:val="654AE487"/>
    <w:rsid w:val="654CE697"/>
    <w:rsid w:val="654CFA7E"/>
    <w:rsid w:val="65500774"/>
    <w:rsid w:val="6551D958"/>
    <w:rsid w:val="6551D99B"/>
    <w:rsid w:val="655CED17"/>
    <w:rsid w:val="655E4FDE"/>
    <w:rsid w:val="656211ED"/>
    <w:rsid w:val="65642B40"/>
    <w:rsid w:val="65668C74"/>
    <w:rsid w:val="6566B76D"/>
    <w:rsid w:val="65775523"/>
    <w:rsid w:val="6577A57F"/>
    <w:rsid w:val="657863FA"/>
    <w:rsid w:val="657B1443"/>
    <w:rsid w:val="657B1E28"/>
    <w:rsid w:val="65800552"/>
    <w:rsid w:val="658BC822"/>
    <w:rsid w:val="658C071B"/>
    <w:rsid w:val="658D6E8A"/>
    <w:rsid w:val="658DA4A3"/>
    <w:rsid w:val="659789CE"/>
    <w:rsid w:val="6598234B"/>
    <w:rsid w:val="659D2593"/>
    <w:rsid w:val="659D86E1"/>
    <w:rsid w:val="659FD512"/>
    <w:rsid w:val="659FD626"/>
    <w:rsid w:val="65A03F34"/>
    <w:rsid w:val="65A37448"/>
    <w:rsid w:val="65A37502"/>
    <w:rsid w:val="65A4FDD4"/>
    <w:rsid w:val="65AF13D0"/>
    <w:rsid w:val="65B3F9EB"/>
    <w:rsid w:val="65B51976"/>
    <w:rsid w:val="65B5FF92"/>
    <w:rsid w:val="65B604D5"/>
    <w:rsid w:val="65BB900A"/>
    <w:rsid w:val="65BCB308"/>
    <w:rsid w:val="65BF81E9"/>
    <w:rsid w:val="65DEB207"/>
    <w:rsid w:val="65DEDBFE"/>
    <w:rsid w:val="65E61DCD"/>
    <w:rsid w:val="65F77FF6"/>
    <w:rsid w:val="65FD8A47"/>
    <w:rsid w:val="65FDBED4"/>
    <w:rsid w:val="6601CD45"/>
    <w:rsid w:val="66033562"/>
    <w:rsid w:val="66050C22"/>
    <w:rsid w:val="660DA91B"/>
    <w:rsid w:val="661D7164"/>
    <w:rsid w:val="66256F99"/>
    <w:rsid w:val="66286AFA"/>
    <w:rsid w:val="66287D16"/>
    <w:rsid w:val="662EF075"/>
    <w:rsid w:val="66345FB5"/>
    <w:rsid w:val="6634D521"/>
    <w:rsid w:val="6635733B"/>
    <w:rsid w:val="6636370D"/>
    <w:rsid w:val="663A2525"/>
    <w:rsid w:val="663A81E2"/>
    <w:rsid w:val="663F1017"/>
    <w:rsid w:val="663FFF47"/>
    <w:rsid w:val="664175DF"/>
    <w:rsid w:val="6642D300"/>
    <w:rsid w:val="66430F0F"/>
    <w:rsid w:val="664FBE80"/>
    <w:rsid w:val="665C4096"/>
    <w:rsid w:val="666327B9"/>
    <w:rsid w:val="666349F4"/>
    <w:rsid w:val="6665A652"/>
    <w:rsid w:val="6665D508"/>
    <w:rsid w:val="66684B9E"/>
    <w:rsid w:val="666A16D6"/>
    <w:rsid w:val="6674F4F5"/>
    <w:rsid w:val="66773D75"/>
    <w:rsid w:val="6677A05B"/>
    <w:rsid w:val="66797B28"/>
    <w:rsid w:val="66799FEC"/>
    <w:rsid w:val="668C2B9E"/>
    <w:rsid w:val="668E0295"/>
    <w:rsid w:val="668FEF81"/>
    <w:rsid w:val="6693EC51"/>
    <w:rsid w:val="66977FA6"/>
    <w:rsid w:val="669C55F4"/>
    <w:rsid w:val="669E11A6"/>
    <w:rsid w:val="66A6C7C7"/>
    <w:rsid w:val="66ACF994"/>
    <w:rsid w:val="66B32C15"/>
    <w:rsid w:val="66B35B66"/>
    <w:rsid w:val="66B8543F"/>
    <w:rsid w:val="66C343D5"/>
    <w:rsid w:val="66C4F97D"/>
    <w:rsid w:val="66C5CE01"/>
    <w:rsid w:val="66CB8287"/>
    <w:rsid w:val="66CF6546"/>
    <w:rsid w:val="66D1D9E2"/>
    <w:rsid w:val="66DF2BD0"/>
    <w:rsid w:val="66E05C51"/>
    <w:rsid w:val="66E69D70"/>
    <w:rsid w:val="66E6E9A8"/>
    <w:rsid w:val="66E82765"/>
    <w:rsid w:val="66E8A4EB"/>
    <w:rsid w:val="66E90360"/>
    <w:rsid w:val="66EB8A24"/>
    <w:rsid w:val="66ED6566"/>
    <w:rsid w:val="66F76667"/>
    <w:rsid w:val="66F862F8"/>
    <w:rsid w:val="66F9C739"/>
    <w:rsid w:val="66FB92A9"/>
    <w:rsid w:val="6703C37F"/>
    <w:rsid w:val="670D6384"/>
    <w:rsid w:val="670EAD02"/>
    <w:rsid w:val="6711368C"/>
    <w:rsid w:val="6712A34A"/>
    <w:rsid w:val="671413B3"/>
    <w:rsid w:val="67195C28"/>
    <w:rsid w:val="671AA1F0"/>
    <w:rsid w:val="671F9058"/>
    <w:rsid w:val="67231EBC"/>
    <w:rsid w:val="6725582A"/>
    <w:rsid w:val="672AE697"/>
    <w:rsid w:val="672C9688"/>
    <w:rsid w:val="67364B7E"/>
    <w:rsid w:val="673965F7"/>
    <w:rsid w:val="673C4877"/>
    <w:rsid w:val="6741562C"/>
    <w:rsid w:val="6747D46A"/>
    <w:rsid w:val="674A5DA9"/>
    <w:rsid w:val="674B0B2E"/>
    <w:rsid w:val="674CA021"/>
    <w:rsid w:val="67503419"/>
    <w:rsid w:val="675662AE"/>
    <w:rsid w:val="675D2740"/>
    <w:rsid w:val="6762201E"/>
    <w:rsid w:val="67739D26"/>
    <w:rsid w:val="6774B1F6"/>
    <w:rsid w:val="6776D048"/>
    <w:rsid w:val="6777AC19"/>
    <w:rsid w:val="677B27E0"/>
    <w:rsid w:val="677C5DCA"/>
    <w:rsid w:val="678A5DCF"/>
    <w:rsid w:val="678AF933"/>
    <w:rsid w:val="679847D5"/>
    <w:rsid w:val="679A1EA0"/>
    <w:rsid w:val="679B10A6"/>
    <w:rsid w:val="67A01C64"/>
    <w:rsid w:val="67AB304D"/>
    <w:rsid w:val="67B0731B"/>
    <w:rsid w:val="67B14838"/>
    <w:rsid w:val="67B4FD9B"/>
    <w:rsid w:val="67BAAFC4"/>
    <w:rsid w:val="67C133B8"/>
    <w:rsid w:val="67C368C7"/>
    <w:rsid w:val="67C49479"/>
    <w:rsid w:val="67C5C84F"/>
    <w:rsid w:val="67C7276D"/>
    <w:rsid w:val="67CAE16D"/>
    <w:rsid w:val="67CB9730"/>
    <w:rsid w:val="67CFFED4"/>
    <w:rsid w:val="67D411D5"/>
    <w:rsid w:val="67D4998B"/>
    <w:rsid w:val="67D51431"/>
    <w:rsid w:val="67D52F8A"/>
    <w:rsid w:val="67D7EAB2"/>
    <w:rsid w:val="67E76FB0"/>
    <w:rsid w:val="67EE994E"/>
    <w:rsid w:val="67F09C66"/>
    <w:rsid w:val="67F2F27C"/>
    <w:rsid w:val="67F82924"/>
    <w:rsid w:val="6803A590"/>
    <w:rsid w:val="680A151A"/>
    <w:rsid w:val="680D523E"/>
    <w:rsid w:val="680F2F85"/>
    <w:rsid w:val="681400BC"/>
    <w:rsid w:val="681680D9"/>
    <w:rsid w:val="68180411"/>
    <w:rsid w:val="681E1F92"/>
    <w:rsid w:val="68224A00"/>
    <w:rsid w:val="6822BA11"/>
    <w:rsid w:val="68237E92"/>
    <w:rsid w:val="682DC100"/>
    <w:rsid w:val="6833A947"/>
    <w:rsid w:val="683A6697"/>
    <w:rsid w:val="683AFF9E"/>
    <w:rsid w:val="683BDBA1"/>
    <w:rsid w:val="683D5ECE"/>
    <w:rsid w:val="683F95DC"/>
    <w:rsid w:val="6840CAF8"/>
    <w:rsid w:val="6841EF58"/>
    <w:rsid w:val="684511F6"/>
    <w:rsid w:val="6848D253"/>
    <w:rsid w:val="6848FF67"/>
    <w:rsid w:val="684993E1"/>
    <w:rsid w:val="684A7F36"/>
    <w:rsid w:val="68532199"/>
    <w:rsid w:val="685B6017"/>
    <w:rsid w:val="685EF0DF"/>
    <w:rsid w:val="685F15B7"/>
    <w:rsid w:val="68602354"/>
    <w:rsid w:val="6861223E"/>
    <w:rsid w:val="6866A4B0"/>
    <w:rsid w:val="686740C6"/>
    <w:rsid w:val="686A326E"/>
    <w:rsid w:val="686B8F70"/>
    <w:rsid w:val="686B9C5E"/>
    <w:rsid w:val="68729B07"/>
    <w:rsid w:val="68736BC1"/>
    <w:rsid w:val="6873C213"/>
    <w:rsid w:val="687540D1"/>
    <w:rsid w:val="687C8B53"/>
    <w:rsid w:val="687FF820"/>
    <w:rsid w:val="6884D3C1"/>
    <w:rsid w:val="68861D73"/>
    <w:rsid w:val="6886D1AF"/>
    <w:rsid w:val="688D89D7"/>
    <w:rsid w:val="6892EBD0"/>
    <w:rsid w:val="6894AFBB"/>
    <w:rsid w:val="6895979A"/>
    <w:rsid w:val="689BD600"/>
    <w:rsid w:val="689DA5B4"/>
    <w:rsid w:val="689F0615"/>
    <w:rsid w:val="68A0FE6D"/>
    <w:rsid w:val="68A77B47"/>
    <w:rsid w:val="68A94235"/>
    <w:rsid w:val="68AB8171"/>
    <w:rsid w:val="68C02B12"/>
    <w:rsid w:val="68C3B1FA"/>
    <w:rsid w:val="68C3C3B2"/>
    <w:rsid w:val="68C68861"/>
    <w:rsid w:val="68C7FFE1"/>
    <w:rsid w:val="68D7306A"/>
    <w:rsid w:val="68E0F6A0"/>
    <w:rsid w:val="68E18085"/>
    <w:rsid w:val="68E4E7F2"/>
    <w:rsid w:val="68EADA10"/>
    <w:rsid w:val="68F58877"/>
    <w:rsid w:val="68FEAC0C"/>
    <w:rsid w:val="6900CDD8"/>
    <w:rsid w:val="69044F40"/>
    <w:rsid w:val="6907F254"/>
    <w:rsid w:val="690D5BA9"/>
    <w:rsid w:val="691136BE"/>
    <w:rsid w:val="6912D043"/>
    <w:rsid w:val="69135F63"/>
    <w:rsid w:val="69138283"/>
    <w:rsid w:val="6914CFE9"/>
    <w:rsid w:val="6919EFA0"/>
    <w:rsid w:val="691AEFB4"/>
    <w:rsid w:val="6923DC42"/>
    <w:rsid w:val="692D507C"/>
    <w:rsid w:val="692E0726"/>
    <w:rsid w:val="692E4EFA"/>
    <w:rsid w:val="69309429"/>
    <w:rsid w:val="69378A27"/>
    <w:rsid w:val="69390568"/>
    <w:rsid w:val="693DB2B9"/>
    <w:rsid w:val="6941762F"/>
    <w:rsid w:val="694CF95A"/>
    <w:rsid w:val="6952F56C"/>
    <w:rsid w:val="6954BCBC"/>
    <w:rsid w:val="6954C8D9"/>
    <w:rsid w:val="6955EFD7"/>
    <w:rsid w:val="695911AB"/>
    <w:rsid w:val="695C43BF"/>
    <w:rsid w:val="695D7C21"/>
    <w:rsid w:val="6965277D"/>
    <w:rsid w:val="6966BDC7"/>
    <w:rsid w:val="6968EC57"/>
    <w:rsid w:val="696D6BD7"/>
    <w:rsid w:val="6972D4ED"/>
    <w:rsid w:val="69778A23"/>
    <w:rsid w:val="6979B2E0"/>
    <w:rsid w:val="69824276"/>
    <w:rsid w:val="69835326"/>
    <w:rsid w:val="69864EFC"/>
    <w:rsid w:val="6988FA30"/>
    <w:rsid w:val="698DFF6D"/>
    <w:rsid w:val="698F4491"/>
    <w:rsid w:val="69919018"/>
    <w:rsid w:val="6993ED9E"/>
    <w:rsid w:val="69958F5E"/>
    <w:rsid w:val="69976E1B"/>
    <w:rsid w:val="699BA15E"/>
    <w:rsid w:val="699BF788"/>
    <w:rsid w:val="699E3090"/>
    <w:rsid w:val="69A18F56"/>
    <w:rsid w:val="69A23778"/>
    <w:rsid w:val="69AC95B7"/>
    <w:rsid w:val="69B2D828"/>
    <w:rsid w:val="69B86912"/>
    <w:rsid w:val="69BEF742"/>
    <w:rsid w:val="69C1A131"/>
    <w:rsid w:val="69C56D49"/>
    <w:rsid w:val="69C866CC"/>
    <w:rsid w:val="69C8B03C"/>
    <w:rsid w:val="69CA6874"/>
    <w:rsid w:val="69D292B0"/>
    <w:rsid w:val="69D77543"/>
    <w:rsid w:val="69D9A65B"/>
    <w:rsid w:val="69DC7829"/>
    <w:rsid w:val="69DE6889"/>
    <w:rsid w:val="69DEC5FB"/>
    <w:rsid w:val="69DEE7A9"/>
    <w:rsid w:val="69DF3D4C"/>
    <w:rsid w:val="69E0B483"/>
    <w:rsid w:val="69E45005"/>
    <w:rsid w:val="69EDAC36"/>
    <w:rsid w:val="69F02D93"/>
    <w:rsid w:val="69F0353C"/>
    <w:rsid w:val="69F0D14A"/>
    <w:rsid w:val="69F1A62F"/>
    <w:rsid w:val="69F3E2D2"/>
    <w:rsid w:val="69F7E941"/>
    <w:rsid w:val="69FA2F12"/>
    <w:rsid w:val="69FDED77"/>
    <w:rsid w:val="69FF528F"/>
    <w:rsid w:val="69FF9A9D"/>
    <w:rsid w:val="6A00EACF"/>
    <w:rsid w:val="6A01AF96"/>
    <w:rsid w:val="6A06B582"/>
    <w:rsid w:val="6A081797"/>
    <w:rsid w:val="6A097903"/>
    <w:rsid w:val="6A0D08E1"/>
    <w:rsid w:val="6A0DF049"/>
    <w:rsid w:val="6A0EAB45"/>
    <w:rsid w:val="6A0F3127"/>
    <w:rsid w:val="6A0F9B23"/>
    <w:rsid w:val="6A1237B3"/>
    <w:rsid w:val="6A12433A"/>
    <w:rsid w:val="6A173DA6"/>
    <w:rsid w:val="6A1757F2"/>
    <w:rsid w:val="6A193966"/>
    <w:rsid w:val="6A1CDA15"/>
    <w:rsid w:val="6A2BF133"/>
    <w:rsid w:val="6A2C2C47"/>
    <w:rsid w:val="6A312A52"/>
    <w:rsid w:val="6A31F2C6"/>
    <w:rsid w:val="6A32F636"/>
    <w:rsid w:val="6A3B623D"/>
    <w:rsid w:val="6A3E7FF2"/>
    <w:rsid w:val="6A3EDDD4"/>
    <w:rsid w:val="6A4425DB"/>
    <w:rsid w:val="6A4800A5"/>
    <w:rsid w:val="6A488962"/>
    <w:rsid w:val="6A48B27C"/>
    <w:rsid w:val="6A4C9C34"/>
    <w:rsid w:val="6A5201A4"/>
    <w:rsid w:val="6A53CBC0"/>
    <w:rsid w:val="6A559B38"/>
    <w:rsid w:val="6A57DD43"/>
    <w:rsid w:val="6A5C2E34"/>
    <w:rsid w:val="6A5CB0A6"/>
    <w:rsid w:val="6A5FBF81"/>
    <w:rsid w:val="6A64FC94"/>
    <w:rsid w:val="6A660512"/>
    <w:rsid w:val="6A69B91E"/>
    <w:rsid w:val="6A6E311C"/>
    <w:rsid w:val="6A70D5B6"/>
    <w:rsid w:val="6A741BC7"/>
    <w:rsid w:val="6A76570A"/>
    <w:rsid w:val="6A78AA66"/>
    <w:rsid w:val="6A79F2A0"/>
    <w:rsid w:val="6A7B6CED"/>
    <w:rsid w:val="6A7C5EA5"/>
    <w:rsid w:val="6A7F1B1B"/>
    <w:rsid w:val="6A819A6F"/>
    <w:rsid w:val="6A84234E"/>
    <w:rsid w:val="6A84399D"/>
    <w:rsid w:val="6A8783DF"/>
    <w:rsid w:val="6A8DAE64"/>
    <w:rsid w:val="6A930454"/>
    <w:rsid w:val="6A984C68"/>
    <w:rsid w:val="6A9D14FB"/>
    <w:rsid w:val="6AA93CBB"/>
    <w:rsid w:val="6AAB7E28"/>
    <w:rsid w:val="6AACAF28"/>
    <w:rsid w:val="6AAD101F"/>
    <w:rsid w:val="6AB2E93D"/>
    <w:rsid w:val="6AC81586"/>
    <w:rsid w:val="6AC9356F"/>
    <w:rsid w:val="6ACCBDC9"/>
    <w:rsid w:val="6ACF4CD1"/>
    <w:rsid w:val="6AD25899"/>
    <w:rsid w:val="6AD2795C"/>
    <w:rsid w:val="6AD287E2"/>
    <w:rsid w:val="6AD2A8C1"/>
    <w:rsid w:val="6ADC014B"/>
    <w:rsid w:val="6AE2E05D"/>
    <w:rsid w:val="6AE4A0B4"/>
    <w:rsid w:val="6AE9D394"/>
    <w:rsid w:val="6AEB7AB9"/>
    <w:rsid w:val="6AF1B5C2"/>
    <w:rsid w:val="6AF4F733"/>
    <w:rsid w:val="6AF55CEE"/>
    <w:rsid w:val="6AF8B42D"/>
    <w:rsid w:val="6B0BA623"/>
    <w:rsid w:val="6B0D1A15"/>
    <w:rsid w:val="6B0EDC21"/>
    <w:rsid w:val="6B1542F2"/>
    <w:rsid w:val="6B1A237E"/>
    <w:rsid w:val="6B1A439F"/>
    <w:rsid w:val="6B21754E"/>
    <w:rsid w:val="6B219EF5"/>
    <w:rsid w:val="6B2DD929"/>
    <w:rsid w:val="6B329652"/>
    <w:rsid w:val="6B36C496"/>
    <w:rsid w:val="6B39BBD4"/>
    <w:rsid w:val="6B3D5A57"/>
    <w:rsid w:val="6B42902E"/>
    <w:rsid w:val="6B43C720"/>
    <w:rsid w:val="6B46C8AB"/>
    <w:rsid w:val="6B48F9F4"/>
    <w:rsid w:val="6B4940B8"/>
    <w:rsid w:val="6B4BD0CA"/>
    <w:rsid w:val="6B60DD8C"/>
    <w:rsid w:val="6B615698"/>
    <w:rsid w:val="6B61910D"/>
    <w:rsid w:val="6B61F0DC"/>
    <w:rsid w:val="6B677175"/>
    <w:rsid w:val="6B74A52E"/>
    <w:rsid w:val="6B779336"/>
    <w:rsid w:val="6B77DA79"/>
    <w:rsid w:val="6B78B4BE"/>
    <w:rsid w:val="6B7D5379"/>
    <w:rsid w:val="6B801105"/>
    <w:rsid w:val="6B85A8F2"/>
    <w:rsid w:val="6B8B2B78"/>
    <w:rsid w:val="6B8FA34B"/>
    <w:rsid w:val="6B906654"/>
    <w:rsid w:val="6B9A6BD3"/>
    <w:rsid w:val="6B9BEC7E"/>
    <w:rsid w:val="6BAA4AB7"/>
    <w:rsid w:val="6BAD74B8"/>
    <w:rsid w:val="6BB46CD8"/>
    <w:rsid w:val="6BB769AF"/>
    <w:rsid w:val="6BB8FCEF"/>
    <w:rsid w:val="6BC2236D"/>
    <w:rsid w:val="6BC44BBE"/>
    <w:rsid w:val="6BCC2C90"/>
    <w:rsid w:val="6BCD0CF3"/>
    <w:rsid w:val="6BD00055"/>
    <w:rsid w:val="6BD69FE1"/>
    <w:rsid w:val="6BE07C36"/>
    <w:rsid w:val="6BE4428D"/>
    <w:rsid w:val="6BE79828"/>
    <w:rsid w:val="6BEA802F"/>
    <w:rsid w:val="6BED82ED"/>
    <w:rsid w:val="6BF7D6FC"/>
    <w:rsid w:val="6C03F80B"/>
    <w:rsid w:val="6C04C2F9"/>
    <w:rsid w:val="6C0508D3"/>
    <w:rsid w:val="6C09A18D"/>
    <w:rsid w:val="6C116EB5"/>
    <w:rsid w:val="6C146432"/>
    <w:rsid w:val="6C15A424"/>
    <w:rsid w:val="6C16D88A"/>
    <w:rsid w:val="6C1EBF17"/>
    <w:rsid w:val="6C1F5E0E"/>
    <w:rsid w:val="6C3035B9"/>
    <w:rsid w:val="6C3065AB"/>
    <w:rsid w:val="6C3B0E3F"/>
    <w:rsid w:val="6C3FD425"/>
    <w:rsid w:val="6C4455F9"/>
    <w:rsid w:val="6C464339"/>
    <w:rsid w:val="6C469113"/>
    <w:rsid w:val="6C4820B5"/>
    <w:rsid w:val="6C49CF0C"/>
    <w:rsid w:val="6C4ABD35"/>
    <w:rsid w:val="6C4BCA53"/>
    <w:rsid w:val="6C4ECFF3"/>
    <w:rsid w:val="6C50A656"/>
    <w:rsid w:val="6C528858"/>
    <w:rsid w:val="6C53406F"/>
    <w:rsid w:val="6C559DFD"/>
    <w:rsid w:val="6C56C20C"/>
    <w:rsid w:val="6C58C2F4"/>
    <w:rsid w:val="6C5C3FA6"/>
    <w:rsid w:val="6C5D82E0"/>
    <w:rsid w:val="6C5EA598"/>
    <w:rsid w:val="6C622F98"/>
    <w:rsid w:val="6C6820EE"/>
    <w:rsid w:val="6C690E20"/>
    <w:rsid w:val="6C6FC5A5"/>
    <w:rsid w:val="6C79B430"/>
    <w:rsid w:val="6C7CF5A7"/>
    <w:rsid w:val="6C802295"/>
    <w:rsid w:val="6C8653A5"/>
    <w:rsid w:val="6C889A50"/>
    <w:rsid w:val="6C89C384"/>
    <w:rsid w:val="6C919025"/>
    <w:rsid w:val="6C93C6DF"/>
    <w:rsid w:val="6C9661CF"/>
    <w:rsid w:val="6C97DC94"/>
    <w:rsid w:val="6C9A439E"/>
    <w:rsid w:val="6C9AC946"/>
    <w:rsid w:val="6C9FFAFC"/>
    <w:rsid w:val="6CA1BF66"/>
    <w:rsid w:val="6CA44C49"/>
    <w:rsid w:val="6CA49A26"/>
    <w:rsid w:val="6CAA7908"/>
    <w:rsid w:val="6CAB5BD5"/>
    <w:rsid w:val="6CAC5294"/>
    <w:rsid w:val="6CBBBC94"/>
    <w:rsid w:val="6CC00AF0"/>
    <w:rsid w:val="6CC08441"/>
    <w:rsid w:val="6CC823C1"/>
    <w:rsid w:val="6CCF6F03"/>
    <w:rsid w:val="6CCFBB7C"/>
    <w:rsid w:val="6CD255C2"/>
    <w:rsid w:val="6CD5747A"/>
    <w:rsid w:val="6CD8364C"/>
    <w:rsid w:val="6CD9665B"/>
    <w:rsid w:val="6CE78178"/>
    <w:rsid w:val="6CF19471"/>
    <w:rsid w:val="6CFB1197"/>
    <w:rsid w:val="6CFB64FD"/>
    <w:rsid w:val="6CFEEECD"/>
    <w:rsid w:val="6CFF6541"/>
    <w:rsid w:val="6D0BDA1D"/>
    <w:rsid w:val="6D0E5B2B"/>
    <w:rsid w:val="6D0FF8F2"/>
    <w:rsid w:val="6D10E6D1"/>
    <w:rsid w:val="6D11A48C"/>
    <w:rsid w:val="6D14A231"/>
    <w:rsid w:val="6D16CE31"/>
    <w:rsid w:val="6D183F6E"/>
    <w:rsid w:val="6D20138A"/>
    <w:rsid w:val="6D25B7F0"/>
    <w:rsid w:val="6D26250A"/>
    <w:rsid w:val="6D2D4ED8"/>
    <w:rsid w:val="6D2E0177"/>
    <w:rsid w:val="6D32C242"/>
    <w:rsid w:val="6D33331C"/>
    <w:rsid w:val="6D34AAEA"/>
    <w:rsid w:val="6D407F96"/>
    <w:rsid w:val="6D43D1BE"/>
    <w:rsid w:val="6D48A32A"/>
    <w:rsid w:val="6D4E8AFA"/>
    <w:rsid w:val="6D51897D"/>
    <w:rsid w:val="6D53796D"/>
    <w:rsid w:val="6D54FFD5"/>
    <w:rsid w:val="6D563CAD"/>
    <w:rsid w:val="6D5D0686"/>
    <w:rsid w:val="6D5E92E2"/>
    <w:rsid w:val="6D631550"/>
    <w:rsid w:val="6D6723DA"/>
    <w:rsid w:val="6D724913"/>
    <w:rsid w:val="6D7535BA"/>
    <w:rsid w:val="6D761168"/>
    <w:rsid w:val="6D7A4CF9"/>
    <w:rsid w:val="6D83C224"/>
    <w:rsid w:val="6D84825E"/>
    <w:rsid w:val="6D8A9718"/>
    <w:rsid w:val="6D8B952A"/>
    <w:rsid w:val="6D8D14DD"/>
    <w:rsid w:val="6D8EF42E"/>
    <w:rsid w:val="6D93F660"/>
    <w:rsid w:val="6D9A9EC0"/>
    <w:rsid w:val="6D9D045B"/>
    <w:rsid w:val="6DA06FA0"/>
    <w:rsid w:val="6DA2AF8C"/>
    <w:rsid w:val="6DA47B5E"/>
    <w:rsid w:val="6DA951B6"/>
    <w:rsid w:val="6DABE05D"/>
    <w:rsid w:val="6DB134F5"/>
    <w:rsid w:val="6DB4C9EE"/>
    <w:rsid w:val="6DB6208D"/>
    <w:rsid w:val="6DB9EAE1"/>
    <w:rsid w:val="6DBA45A4"/>
    <w:rsid w:val="6DBDB643"/>
    <w:rsid w:val="6DBE10F4"/>
    <w:rsid w:val="6DBE3A90"/>
    <w:rsid w:val="6DC797D6"/>
    <w:rsid w:val="6DC94F01"/>
    <w:rsid w:val="6DC9FC9C"/>
    <w:rsid w:val="6DD9C65E"/>
    <w:rsid w:val="6DDAF67D"/>
    <w:rsid w:val="6DDD3295"/>
    <w:rsid w:val="6DDF590E"/>
    <w:rsid w:val="6DE9E428"/>
    <w:rsid w:val="6DEC1210"/>
    <w:rsid w:val="6DF1070A"/>
    <w:rsid w:val="6DF6D82E"/>
    <w:rsid w:val="6DF85343"/>
    <w:rsid w:val="6DFA4BB1"/>
    <w:rsid w:val="6E027D5E"/>
    <w:rsid w:val="6E02ECA0"/>
    <w:rsid w:val="6E02F76E"/>
    <w:rsid w:val="6E09EEB9"/>
    <w:rsid w:val="6E0CFDCE"/>
    <w:rsid w:val="6E1413C7"/>
    <w:rsid w:val="6E18396B"/>
    <w:rsid w:val="6E19295C"/>
    <w:rsid w:val="6E1D791F"/>
    <w:rsid w:val="6E1F944D"/>
    <w:rsid w:val="6E28204D"/>
    <w:rsid w:val="6E2C3334"/>
    <w:rsid w:val="6E2C582A"/>
    <w:rsid w:val="6E3699A7"/>
    <w:rsid w:val="6E376B08"/>
    <w:rsid w:val="6E3A9EF4"/>
    <w:rsid w:val="6E3F8C6B"/>
    <w:rsid w:val="6E4317E4"/>
    <w:rsid w:val="6E453139"/>
    <w:rsid w:val="6E4A5632"/>
    <w:rsid w:val="6E4EF5C2"/>
    <w:rsid w:val="6E4EFAF4"/>
    <w:rsid w:val="6E4F9E95"/>
    <w:rsid w:val="6E58B9BC"/>
    <w:rsid w:val="6E5E61EE"/>
    <w:rsid w:val="6E647524"/>
    <w:rsid w:val="6E64D9CA"/>
    <w:rsid w:val="6E693625"/>
    <w:rsid w:val="6E699AE3"/>
    <w:rsid w:val="6E709B3F"/>
    <w:rsid w:val="6E7254B7"/>
    <w:rsid w:val="6E7999A4"/>
    <w:rsid w:val="6E7C8396"/>
    <w:rsid w:val="6E8006DA"/>
    <w:rsid w:val="6E84425B"/>
    <w:rsid w:val="6E864C87"/>
    <w:rsid w:val="6E867208"/>
    <w:rsid w:val="6E891E10"/>
    <w:rsid w:val="6E90EF80"/>
    <w:rsid w:val="6E91296B"/>
    <w:rsid w:val="6E91A5E4"/>
    <w:rsid w:val="6E9B94B0"/>
    <w:rsid w:val="6E9D1E3D"/>
    <w:rsid w:val="6EA1A7AC"/>
    <w:rsid w:val="6EA2CDA3"/>
    <w:rsid w:val="6EA45314"/>
    <w:rsid w:val="6EA6D48F"/>
    <w:rsid w:val="6EB05926"/>
    <w:rsid w:val="6EB5066E"/>
    <w:rsid w:val="6EB6B417"/>
    <w:rsid w:val="6EB6C63B"/>
    <w:rsid w:val="6EBF59BE"/>
    <w:rsid w:val="6EC1FD3C"/>
    <w:rsid w:val="6EC49EAE"/>
    <w:rsid w:val="6ECA2976"/>
    <w:rsid w:val="6ECC3D0E"/>
    <w:rsid w:val="6ED063C2"/>
    <w:rsid w:val="6ED44F77"/>
    <w:rsid w:val="6ED47533"/>
    <w:rsid w:val="6ED80B26"/>
    <w:rsid w:val="6EDA2FC1"/>
    <w:rsid w:val="6EDF32E6"/>
    <w:rsid w:val="6EE8AAFB"/>
    <w:rsid w:val="6EEC12F4"/>
    <w:rsid w:val="6EED46D3"/>
    <w:rsid w:val="6EF1D884"/>
    <w:rsid w:val="6EF27123"/>
    <w:rsid w:val="6EF3C0C1"/>
    <w:rsid w:val="6EF541C6"/>
    <w:rsid w:val="6EF59874"/>
    <w:rsid w:val="6EF929D3"/>
    <w:rsid w:val="6EF9529E"/>
    <w:rsid w:val="6EFA9326"/>
    <w:rsid w:val="6EFD3A20"/>
    <w:rsid w:val="6F072E23"/>
    <w:rsid w:val="6F13053E"/>
    <w:rsid w:val="6F15A8FF"/>
    <w:rsid w:val="6F16A068"/>
    <w:rsid w:val="6F268597"/>
    <w:rsid w:val="6F2879FE"/>
    <w:rsid w:val="6F29BDDB"/>
    <w:rsid w:val="6F2B8804"/>
    <w:rsid w:val="6F2BAB7B"/>
    <w:rsid w:val="6F2C702C"/>
    <w:rsid w:val="6F2EF953"/>
    <w:rsid w:val="6F34AE7D"/>
    <w:rsid w:val="6F387C2F"/>
    <w:rsid w:val="6F3B22D6"/>
    <w:rsid w:val="6F3C869A"/>
    <w:rsid w:val="6F3CF0C6"/>
    <w:rsid w:val="6F3DA901"/>
    <w:rsid w:val="6F41916F"/>
    <w:rsid w:val="6F422C78"/>
    <w:rsid w:val="6F469B94"/>
    <w:rsid w:val="6F498C83"/>
    <w:rsid w:val="6F4D123B"/>
    <w:rsid w:val="6F4F0BDC"/>
    <w:rsid w:val="6F50C107"/>
    <w:rsid w:val="6F519C51"/>
    <w:rsid w:val="6F523B6A"/>
    <w:rsid w:val="6F5630B0"/>
    <w:rsid w:val="6F565F49"/>
    <w:rsid w:val="6F56B79C"/>
    <w:rsid w:val="6F5D653C"/>
    <w:rsid w:val="6F5F1520"/>
    <w:rsid w:val="6F6D8B62"/>
    <w:rsid w:val="6F6EC073"/>
    <w:rsid w:val="6F6FF73E"/>
    <w:rsid w:val="6F7495B6"/>
    <w:rsid w:val="6F7526BB"/>
    <w:rsid w:val="6F7583AA"/>
    <w:rsid w:val="6F798073"/>
    <w:rsid w:val="6F7C9701"/>
    <w:rsid w:val="6F84C269"/>
    <w:rsid w:val="6F8B0E15"/>
    <w:rsid w:val="6F8BE8CA"/>
    <w:rsid w:val="6F91A7AA"/>
    <w:rsid w:val="6F926A2F"/>
    <w:rsid w:val="6F92D9B0"/>
    <w:rsid w:val="6F94E55E"/>
    <w:rsid w:val="6F9B9AF4"/>
    <w:rsid w:val="6F9BABB5"/>
    <w:rsid w:val="6F9E4471"/>
    <w:rsid w:val="6F9E843D"/>
    <w:rsid w:val="6FA1B86A"/>
    <w:rsid w:val="6FA5CF0F"/>
    <w:rsid w:val="6FA820A5"/>
    <w:rsid w:val="6FADAC08"/>
    <w:rsid w:val="6FBC2D3C"/>
    <w:rsid w:val="6FC0BBEA"/>
    <w:rsid w:val="6FC1854F"/>
    <w:rsid w:val="6FC5C1A9"/>
    <w:rsid w:val="6FC86856"/>
    <w:rsid w:val="6FC87331"/>
    <w:rsid w:val="6FCA453D"/>
    <w:rsid w:val="6FCC3421"/>
    <w:rsid w:val="6FD067AC"/>
    <w:rsid w:val="6FD286C0"/>
    <w:rsid w:val="6FD310ED"/>
    <w:rsid w:val="6FD60E6B"/>
    <w:rsid w:val="6FDB8EDE"/>
    <w:rsid w:val="6FE64F60"/>
    <w:rsid w:val="6FED350D"/>
    <w:rsid w:val="6FF0022C"/>
    <w:rsid w:val="6FF16BFB"/>
    <w:rsid w:val="6FF7D379"/>
    <w:rsid w:val="6FFD0C4D"/>
    <w:rsid w:val="6FFF32D1"/>
    <w:rsid w:val="7006AF7F"/>
    <w:rsid w:val="70084E32"/>
    <w:rsid w:val="70108810"/>
    <w:rsid w:val="70111A7B"/>
    <w:rsid w:val="7020E50B"/>
    <w:rsid w:val="7025AE8D"/>
    <w:rsid w:val="702AAB57"/>
    <w:rsid w:val="70411A11"/>
    <w:rsid w:val="7045FFCF"/>
    <w:rsid w:val="70481538"/>
    <w:rsid w:val="705EA7C2"/>
    <w:rsid w:val="7060023F"/>
    <w:rsid w:val="706426D0"/>
    <w:rsid w:val="706CB4C0"/>
    <w:rsid w:val="706E8A38"/>
    <w:rsid w:val="70708064"/>
    <w:rsid w:val="7077389E"/>
    <w:rsid w:val="7078FA86"/>
    <w:rsid w:val="707D6653"/>
    <w:rsid w:val="707FC0C2"/>
    <w:rsid w:val="7081413D"/>
    <w:rsid w:val="7089743E"/>
    <w:rsid w:val="7089A835"/>
    <w:rsid w:val="708FF5E7"/>
    <w:rsid w:val="7090D63E"/>
    <w:rsid w:val="70953F4E"/>
    <w:rsid w:val="7097FDE0"/>
    <w:rsid w:val="709A8857"/>
    <w:rsid w:val="709D7A5D"/>
    <w:rsid w:val="709E0F98"/>
    <w:rsid w:val="70A137BD"/>
    <w:rsid w:val="70A4879A"/>
    <w:rsid w:val="70A5DC78"/>
    <w:rsid w:val="70AAFB07"/>
    <w:rsid w:val="70ABFB70"/>
    <w:rsid w:val="70AC427B"/>
    <w:rsid w:val="70B0BAAB"/>
    <w:rsid w:val="70B856BB"/>
    <w:rsid w:val="70C5433A"/>
    <w:rsid w:val="70C99B89"/>
    <w:rsid w:val="70D07D26"/>
    <w:rsid w:val="70D100D8"/>
    <w:rsid w:val="70DE83D7"/>
    <w:rsid w:val="70E77DFA"/>
    <w:rsid w:val="70EE9874"/>
    <w:rsid w:val="70EE996B"/>
    <w:rsid w:val="70F0B9C4"/>
    <w:rsid w:val="70F5ACFA"/>
    <w:rsid w:val="70FC6911"/>
    <w:rsid w:val="70FF7FFA"/>
    <w:rsid w:val="710340C4"/>
    <w:rsid w:val="71034577"/>
    <w:rsid w:val="7103E36A"/>
    <w:rsid w:val="7107B010"/>
    <w:rsid w:val="7107F1AC"/>
    <w:rsid w:val="7109E020"/>
    <w:rsid w:val="710F211B"/>
    <w:rsid w:val="710F5F21"/>
    <w:rsid w:val="71107C8B"/>
    <w:rsid w:val="711B0AAE"/>
    <w:rsid w:val="711E118A"/>
    <w:rsid w:val="71207DF1"/>
    <w:rsid w:val="7132C278"/>
    <w:rsid w:val="7134615B"/>
    <w:rsid w:val="713663F6"/>
    <w:rsid w:val="71374C1E"/>
    <w:rsid w:val="71377C16"/>
    <w:rsid w:val="713A5D40"/>
    <w:rsid w:val="713F2C08"/>
    <w:rsid w:val="714800E4"/>
    <w:rsid w:val="714F4C17"/>
    <w:rsid w:val="71520998"/>
    <w:rsid w:val="7156458B"/>
    <w:rsid w:val="7156587B"/>
    <w:rsid w:val="7158AFC7"/>
    <w:rsid w:val="715DD7F3"/>
    <w:rsid w:val="71624BC3"/>
    <w:rsid w:val="7168AEE0"/>
    <w:rsid w:val="716EEBFC"/>
    <w:rsid w:val="7170FBE8"/>
    <w:rsid w:val="7181534C"/>
    <w:rsid w:val="718D2EE1"/>
    <w:rsid w:val="718DF01B"/>
    <w:rsid w:val="71931318"/>
    <w:rsid w:val="71935214"/>
    <w:rsid w:val="7195A9AC"/>
    <w:rsid w:val="71A0F704"/>
    <w:rsid w:val="71AA7CFA"/>
    <w:rsid w:val="71B42458"/>
    <w:rsid w:val="71B514A9"/>
    <w:rsid w:val="71C0B534"/>
    <w:rsid w:val="71C1E202"/>
    <w:rsid w:val="71C21FD2"/>
    <w:rsid w:val="71CBD66A"/>
    <w:rsid w:val="71DAD873"/>
    <w:rsid w:val="71DFA692"/>
    <w:rsid w:val="71E069CE"/>
    <w:rsid w:val="71E36AC7"/>
    <w:rsid w:val="71E54CB4"/>
    <w:rsid w:val="71E56A3E"/>
    <w:rsid w:val="71ED4FC8"/>
    <w:rsid w:val="71ED8419"/>
    <w:rsid w:val="71F1DBA1"/>
    <w:rsid w:val="71FF61CA"/>
    <w:rsid w:val="72083755"/>
    <w:rsid w:val="72088521"/>
    <w:rsid w:val="72112E1C"/>
    <w:rsid w:val="7212FCDE"/>
    <w:rsid w:val="72136B48"/>
    <w:rsid w:val="72189649"/>
    <w:rsid w:val="721E1822"/>
    <w:rsid w:val="721E9F2D"/>
    <w:rsid w:val="72208B2A"/>
    <w:rsid w:val="7221A568"/>
    <w:rsid w:val="7225C7EF"/>
    <w:rsid w:val="7227AEBE"/>
    <w:rsid w:val="722BAEED"/>
    <w:rsid w:val="7230413B"/>
    <w:rsid w:val="72309863"/>
    <w:rsid w:val="723362CB"/>
    <w:rsid w:val="72351DFA"/>
    <w:rsid w:val="72357277"/>
    <w:rsid w:val="72378F18"/>
    <w:rsid w:val="723A0CB9"/>
    <w:rsid w:val="723E9B52"/>
    <w:rsid w:val="723EBFD9"/>
    <w:rsid w:val="7241290D"/>
    <w:rsid w:val="72426FB6"/>
    <w:rsid w:val="72449077"/>
    <w:rsid w:val="7244D31A"/>
    <w:rsid w:val="724DF886"/>
    <w:rsid w:val="72502218"/>
    <w:rsid w:val="7251D081"/>
    <w:rsid w:val="72548094"/>
    <w:rsid w:val="725554FD"/>
    <w:rsid w:val="72572349"/>
    <w:rsid w:val="72587B1C"/>
    <w:rsid w:val="7268E7F0"/>
    <w:rsid w:val="726B164C"/>
    <w:rsid w:val="726FDB55"/>
    <w:rsid w:val="7271BCFC"/>
    <w:rsid w:val="72740906"/>
    <w:rsid w:val="7275749B"/>
    <w:rsid w:val="727E93D9"/>
    <w:rsid w:val="727E940D"/>
    <w:rsid w:val="7284EDDC"/>
    <w:rsid w:val="7286A7C5"/>
    <w:rsid w:val="7288A687"/>
    <w:rsid w:val="72892BAA"/>
    <w:rsid w:val="728BA25D"/>
    <w:rsid w:val="728C3F8F"/>
    <w:rsid w:val="728F6631"/>
    <w:rsid w:val="72912766"/>
    <w:rsid w:val="72928538"/>
    <w:rsid w:val="729A6F17"/>
    <w:rsid w:val="729E1279"/>
    <w:rsid w:val="729F7F39"/>
    <w:rsid w:val="72A0EF7E"/>
    <w:rsid w:val="72A35E4B"/>
    <w:rsid w:val="72A56573"/>
    <w:rsid w:val="72B05BB7"/>
    <w:rsid w:val="72B0E344"/>
    <w:rsid w:val="72B6E5EF"/>
    <w:rsid w:val="72B9F4CE"/>
    <w:rsid w:val="72BA1801"/>
    <w:rsid w:val="72BB16B5"/>
    <w:rsid w:val="72BD1A8C"/>
    <w:rsid w:val="72C5DC71"/>
    <w:rsid w:val="72C5E37D"/>
    <w:rsid w:val="72C5F195"/>
    <w:rsid w:val="72C71F26"/>
    <w:rsid w:val="72CB7A4D"/>
    <w:rsid w:val="72D62A38"/>
    <w:rsid w:val="72D71B9A"/>
    <w:rsid w:val="72E30C2D"/>
    <w:rsid w:val="72E35DBF"/>
    <w:rsid w:val="72E3F787"/>
    <w:rsid w:val="72EE6009"/>
    <w:rsid w:val="72F1829D"/>
    <w:rsid w:val="7301BF1E"/>
    <w:rsid w:val="7319AE55"/>
    <w:rsid w:val="731DB236"/>
    <w:rsid w:val="731E70B5"/>
    <w:rsid w:val="7323917E"/>
    <w:rsid w:val="73286638"/>
    <w:rsid w:val="7329BCCE"/>
    <w:rsid w:val="732D008E"/>
    <w:rsid w:val="73323A7A"/>
    <w:rsid w:val="733245E2"/>
    <w:rsid w:val="73360567"/>
    <w:rsid w:val="73399314"/>
    <w:rsid w:val="733A3D5B"/>
    <w:rsid w:val="733BA04C"/>
    <w:rsid w:val="7341916C"/>
    <w:rsid w:val="73485935"/>
    <w:rsid w:val="7349B8D5"/>
    <w:rsid w:val="734C180A"/>
    <w:rsid w:val="734C3C7A"/>
    <w:rsid w:val="7351BB16"/>
    <w:rsid w:val="7351BD53"/>
    <w:rsid w:val="7354464C"/>
    <w:rsid w:val="7354DE19"/>
    <w:rsid w:val="735633A1"/>
    <w:rsid w:val="73572066"/>
    <w:rsid w:val="7358ADA0"/>
    <w:rsid w:val="7360CC7C"/>
    <w:rsid w:val="7362CDE9"/>
    <w:rsid w:val="7367DAA2"/>
    <w:rsid w:val="736AC11B"/>
    <w:rsid w:val="7372BF29"/>
    <w:rsid w:val="7373EDB3"/>
    <w:rsid w:val="7377259B"/>
    <w:rsid w:val="737EFA53"/>
    <w:rsid w:val="7382BF3D"/>
    <w:rsid w:val="73830E68"/>
    <w:rsid w:val="7384E2B3"/>
    <w:rsid w:val="73875362"/>
    <w:rsid w:val="738BFC7E"/>
    <w:rsid w:val="738CF5D7"/>
    <w:rsid w:val="73933C42"/>
    <w:rsid w:val="73972333"/>
    <w:rsid w:val="739EC5DC"/>
    <w:rsid w:val="73A1CA9E"/>
    <w:rsid w:val="73AB7B7E"/>
    <w:rsid w:val="73B0783D"/>
    <w:rsid w:val="73BC5B8B"/>
    <w:rsid w:val="73BE29AC"/>
    <w:rsid w:val="73BF663B"/>
    <w:rsid w:val="73C4D2F2"/>
    <w:rsid w:val="73C714F0"/>
    <w:rsid w:val="73C8917C"/>
    <w:rsid w:val="73CD4023"/>
    <w:rsid w:val="73CEF1DB"/>
    <w:rsid w:val="73D02AE8"/>
    <w:rsid w:val="73D27901"/>
    <w:rsid w:val="73D40893"/>
    <w:rsid w:val="73D8DBC9"/>
    <w:rsid w:val="73DADEA0"/>
    <w:rsid w:val="73DAF431"/>
    <w:rsid w:val="73E0B089"/>
    <w:rsid w:val="73E2400F"/>
    <w:rsid w:val="73E88AAA"/>
    <w:rsid w:val="73F055EA"/>
    <w:rsid w:val="73F42578"/>
    <w:rsid w:val="73F581D0"/>
    <w:rsid w:val="73F81301"/>
    <w:rsid w:val="73FADC55"/>
    <w:rsid w:val="740212C5"/>
    <w:rsid w:val="74031D42"/>
    <w:rsid w:val="7407DD01"/>
    <w:rsid w:val="740927A6"/>
    <w:rsid w:val="740D5068"/>
    <w:rsid w:val="740EB34B"/>
    <w:rsid w:val="74137C47"/>
    <w:rsid w:val="74216FAD"/>
    <w:rsid w:val="74274997"/>
    <w:rsid w:val="74290129"/>
    <w:rsid w:val="7433095C"/>
    <w:rsid w:val="743768C8"/>
    <w:rsid w:val="74393318"/>
    <w:rsid w:val="743BD5BC"/>
    <w:rsid w:val="74463851"/>
    <w:rsid w:val="744B588D"/>
    <w:rsid w:val="744C195F"/>
    <w:rsid w:val="744EA20F"/>
    <w:rsid w:val="74549825"/>
    <w:rsid w:val="745AB65D"/>
    <w:rsid w:val="745B599E"/>
    <w:rsid w:val="745D44B4"/>
    <w:rsid w:val="745F1E97"/>
    <w:rsid w:val="745FD625"/>
    <w:rsid w:val="74603345"/>
    <w:rsid w:val="7465887F"/>
    <w:rsid w:val="74687565"/>
    <w:rsid w:val="746A9E44"/>
    <w:rsid w:val="746AEDC7"/>
    <w:rsid w:val="74710C56"/>
    <w:rsid w:val="74729B22"/>
    <w:rsid w:val="74731BC0"/>
    <w:rsid w:val="7473F07C"/>
    <w:rsid w:val="74753E8B"/>
    <w:rsid w:val="74772AF2"/>
    <w:rsid w:val="747D26D5"/>
    <w:rsid w:val="747E40E2"/>
    <w:rsid w:val="7481C608"/>
    <w:rsid w:val="7484B680"/>
    <w:rsid w:val="748A343F"/>
    <w:rsid w:val="748AE2C9"/>
    <w:rsid w:val="748DF27A"/>
    <w:rsid w:val="7491B202"/>
    <w:rsid w:val="7493C168"/>
    <w:rsid w:val="74997078"/>
    <w:rsid w:val="7499E558"/>
    <w:rsid w:val="749D6F17"/>
    <w:rsid w:val="749F8B6D"/>
    <w:rsid w:val="74A1ED93"/>
    <w:rsid w:val="74A7DA24"/>
    <w:rsid w:val="74A92212"/>
    <w:rsid w:val="74A9626A"/>
    <w:rsid w:val="74A9D5A3"/>
    <w:rsid w:val="74B1F478"/>
    <w:rsid w:val="74B3DDD7"/>
    <w:rsid w:val="74B8DE0D"/>
    <w:rsid w:val="74C95D01"/>
    <w:rsid w:val="74CA9213"/>
    <w:rsid w:val="74D7728F"/>
    <w:rsid w:val="74DC02E2"/>
    <w:rsid w:val="74EBCAF3"/>
    <w:rsid w:val="74ED38D7"/>
    <w:rsid w:val="74EE9E48"/>
    <w:rsid w:val="74F2EB57"/>
    <w:rsid w:val="74F6F4FC"/>
    <w:rsid w:val="74FDD893"/>
    <w:rsid w:val="75047C9A"/>
    <w:rsid w:val="7505B2EE"/>
    <w:rsid w:val="750E2EE3"/>
    <w:rsid w:val="75161226"/>
    <w:rsid w:val="7517BD9B"/>
    <w:rsid w:val="75197E6D"/>
    <w:rsid w:val="751CE053"/>
    <w:rsid w:val="751EB79F"/>
    <w:rsid w:val="751ED683"/>
    <w:rsid w:val="7524A7E5"/>
    <w:rsid w:val="7525EAF9"/>
    <w:rsid w:val="752B02B1"/>
    <w:rsid w:val="752DF176"/>
    <w:rsid w:val="7530615B"/>
    <w:rsid w:val="7531E3AD"/>
    <w:rsid w:val="7542EDE9"/>
    <w:rsid w:val="754371F4"/>
    <w:rsid w:val="75447373"/>
    <w:rsid w:val="7550823D"/>
    <w:rsid w:val="755A01E6"/>
    <w:rsid w:val="755A041A"/>
    <w:rsid w:val="7568D3DB"/>
    <w:rsid w:val="756AAF56"/>
    <w:rsid w:val="756ACFDC"/>
    <w:rsid w:val="756BB295"/>
    <w:rsid w:val="756CD538"/>
    <w:rsid w:val="75748AE4"/>
    <w:rsid w:val="75774705"/>
    <w:rsid w:val="75784A13"/>
    <w:rsid w:val="75856A58"/>
    <w:rsid w:val="758EB573"/>
    <w:rsid w:val="759CA8A6"/>
    <w:rsid w:val="75A8E547"/>
    <w:rsid w:val="75AF996D"/>
    <w:rsid w:val="75B22E0E"/>
    <w:rsid w:val="75BB30C1"/>
    <w:rsid w:val="75BBCC09"/>
    <w:rsid w:val="75BE8231"/>
    <w:rsid w:val="75C0C1AE"/>
    <w:rsid w:val="75C204D3"/>
    <w:rsid w:val="75C6443F"/>
    <w:rsid w:val="75CDC352"/>
    <w:rsid w:val="75D152EC"/>
    <w:rsid w:val="75D3FB87"/>
    <w:rsid w:val="75D50956"/>
    <w:rsid w:val="75D8E352"/>
    <w:rsid w:val="75D91C84"/>
    <w:rsid w:val="75DC1D60"/>
    <w:rsid w:val="75DC5B64"/>
    <w:rsid w:val="75DF6593"/>
    <w:rsid w:val="75E2D044"/>
    <w:rsid w:val="75E5B39C"/>
    <w:rsid w:val="75EB899F"/>
    <w:rsid w:val="75EC2362"/>
    <w:rsid w:val="75EC2E55"/>
    <w:rsid w:val="75EC95AB"/>
    <w:rsid w:val="75ECC9A6"/>
    <w:rsid w:val="75ECEE59"/>
    <w:rsid w:val="75EDC0E8"/>
    <w:rsid w:val="75EEA4B7"/>
    <w:rsid w:val="75F1C8E6"/>
    <w:rsid w:val="75F23039"/>
    <w:rsid w:val="75FE28F8"/>
    <w:rsid w:val="7600F707"/>
    <w:rsid w:val="7604E1C8"/>
    <w:rsid w:val="760D8E22"/>
    <w:rsid w:val="7612D7B4"/>
    <w:rsid w:val="76158E06"/>
    <w:rsid w:val="76160A43"/>
    <w:rsid w:val="761A098E"/>
    <w:rsid w:val="761B359B"/>
    <w:rsid w:val="76204E2B"/>
    <w:rsid w:val="76216D34"/>
    <w:rsid w:val="7627F896"/>
    <w:rsid w:val="7629C2DB"/>
    <w:rsid w:val="762B2D00"/>
    <w:rsid w:val="762E07D0"/>
    <w:rsid w:val="7632B28F"/>
    <w:rsid w:val="763915BE"/>
    <w:rsid w:val="763D4954"/>
    <w:rsid w:val="764125BC"/>
    <w:rsid w:val="76435F06"/>
    <w:rsid w:val="7655EA61"/>
    <w:rsid w:val="7656FA96"/>
    <w:rsid w:val="7658993B"/>
    <w:rsid w:val="765F1624"/>
    <w:rsid w:val="7663A98D"/>
    <w:rsid w:val="766440A5"/>
    <w:rsid w:val="766707DA"/>
    <w:rsid w:val="76698CC9"/>
    <w:rsid w:val="766A446C"/>
    <w:rsid w:val="766B52C4"/>
    <w:rsid w:val="766D5502"/>
    <w:rsid w:val="766E7B55"/>
    <w:rsid w:val="767E179A"/>
    <w:rsid w:val="768091EB"/>
    <w:rsid w:val="768685D5"/>
    <w:rsid w:val="768E696E"/>
    <w:rsid w:val="768FC9ED"/>
    <w:rsid w:val="76906B82"/>
    <w:rsid w:val="7695C4AB"/>
    <w:rsid w:val="769A00AA"/>
    <w:rsid w:val="769D5AEA"/>
    <w:rsid w:val="769E14F7"/>
    <w:rsid w:val="769ECC6E"/>
    <w:rsid w:val="76A0D8D0"/>
    <w:rsid w:val="76A57296"/>
    <w:rsid w:val="76A7AEBE"/>
    <w:rsid w:val="76A8268E"/>
    <w:rsid w:val="76AB5E8C"/>
    <w:rsid w:val="76AECAF0"/>
    <w:rsid w:val="76B46814"/>
    <w:rsid w:val="76B84D20"/>
    <w:rsid w:val="76BBB664"/>
    <w:rsid w:val="76BE6AC2"/>
    <w:rsid w:val="76C6C95C"/>
    <w:rsid w:val="76CDDE1F"/>
    <w:rsid w:val="76CE1576"/>
    <w:rsid w:val="76CFD2D9"/>
    <w:rsid w:val="76D8FC1C"/>
    <w:rsid w:val="76DAE682"/>
    <w:rsid w:val="76DB79E7"/>
    <w:rsid w:val="76DC901B"/>
    <w:rsid w:val="76DCCEB6"/>
    <w:rsid w:val="76E53BF7"/>
    <w:rsid w:val="76E5CB49"/>
    <w:rsid w:val="76FE538E"/>
    <w:rsid w:val="76FF9A0E"/>
    <w:rsid w:val="76FFC7E8"/>
    <w:rsid w:val="7703A982"/>
    <w:rsid w:val="77040545"/>
    <w:rsid w:val="77065CC6"/>
    <w:rsid w:val="770F33B0"/>
    <w:rsid w:val="770F8330"/>
    <w:rsid w:val="7710A363"/>
    <w:rsid w:val="77126BA3"/>
    <w:rsid w:val="77182F36"/>
    <w:rsid w:val="771FDF49"/>
    <w:rsid w:val="77202B6C"/>
    <w:rsid w:val="7721904A"/>
    <w:rsid w:val="7724FACD"/>
    <w:rsid w:val="772D2BE3"/>
    <w:rsid w:val="7737099D"/>
    <w:rsid w:val="77482047"/>
    <w:rsid w:val="77498791"/>
    <w:rsid w:val="774FBE1B"/>
    <w:rsid w:val="7754D814"/>
    <w:rsid w:val="77576C3E"/>
    <w:rsid w:val="7758E6C7"/>
    <w:rsid w:val="775BD223"/>
    <w:rsid w:val="775D8792"/>
    <w:rsid w:val="776896B3"/>
    <w:rsid w:val="7769F5A9"/>
    <w:rsid w:val="77715A94"/>
    <w:rsid w:val="7772A022"/>
    <w:rsid w:val="7774057B"/>
    <w:rsid w:val="777C8733"/>
    <w:rsid w:val="7780BE79"/>
    <w:rsid w:val="7793E3A5"/>
    <w:rsid w:val="7795649F"/>
    <w:rsid w:val="7795FFE0"/>
    <w:rsid w:val="779D3958"/>
    <w:rsid w:val="77A099F4"/>
    <w:rsid w:val="77A0E904"/>
    <w:rsid w:val="77A58418"/>
    <w:rsid w:val="77A6B76E"/>
    <w:rsid w:val="77A97B54"/>
    <w:rsid w:val="77AB2477"/>
    <w:rsid w:val="77AB6E72"/>
    <w:rsid w:val="77B040F5"/>
    <w:rsid w:val="77BEA2DF"/>
    <w:rsid w:val="77C09D1E"/>
    <w:rsid w:val="77C0CA43"/>
    <w:rsid w:val="77C6D5FA"/>
    <w:rsid w:val="77CF389A"/>
    <w:rsid w:val="77D08A90"/>
    <w:rsid w:val="77D12386"/>
    <w:rsid w:val="77D189DB"/>
    <w:rsid w:val="77D1E64A"/>
    <w:rsid w:val="77D67DA3"/>
    <w:rsid w:val="77DA5F43"/>
    <w:rsid w:val="77DC7F2F"/>
    <w:rsid w:val="77E0EFB1"/>
    <w:rsid w:val="77E5302D"/>
    <w:rsid w:val="77E8C2AF"/>
    <w:rsid w:val="77EBF1F8"/>
    <w:rsid w:val="77EE1D92"/>
    <w:rsid w:val="77F16D45"/>
    <w:rsid w:val="77F1B297"/>
    <w:rsid w:val="77F1DCE3"/>
    <w:rsid w:val="77F6351F"/>
    <w:rsid w:val="77FA7297"/>
    <w:rsid w:val="77FF1E9B"/>
    <w:rsid w:val="78054ECC"/>
    <w:rsid w:val="780BECC0"/>
    <w:rsid w:val="780C0202"/>
    <w:rsid w:val="780DA3C4"/>
    <w:rsid w:val="78127868"/>
    <w:rsid w:val="7813CF92"/>
    <w:rsid w:val="781490DF"/>
    <w:rsid w:val="781E5673"/>
    <w:rsid w:val="7835662A"/>
    <w:rsid w:val="783A6C49"/>
    <w:rsid w:val="7841EB30"/>
    <w:rsid w:val="784223A6"/>
    <w:rsid w:val="784462C5"/>
    <w:rsid w:val="7844DB80"/>
    <w:rsid w:val="7845FAD4"/>
    <w:rsid w:val="78468E77"/>
    <w:rsid w:val="7849E040"/>
    <w:rsid w:val="784E13B5"/>
    <w:rsid w:val="78585B7C"/>
    <w:rsid w:val="78586221"/>
    <w:rsid w:val="785D005C"/>
    <w:rsid w:val="7860C5A9"/>
    <w:rsid w:val="78611DD2"/>
    <w:rsid w:val="78626146"/>
    <w:rsid w:val="78662E9E"/>
    <w:rsid w:val="786B2CC8"/>
    <w:rsid w:val="7877CA25"/>
    <w:rsid w:val="787A1236"/>
    <w:rsid w:val="7881C60F"/>
    <w:rsid w:val="78839204"/>
    <w:rsid w:val="788B5B60"/>
    <w:rsid w:val="788D702C"/>
    <w:rsid w:val="789135E7"/>
    <w:rsid w:val="789210C7"/>
    <w:rsid w:val="78965CD3"/>
    <w:rsid w:val="789E0B99"/>
    <w:rsid w:val="78A5139E"/>
    <w:rsid w:val="78A5EE5D"/>
    <w:rsid w:val="78A85D4B"/>
    <w:rsid w:val="78B258A7"/>
    <w:rsid w:val="78C1EA6A"/>
    <w:rsid w:val="78C401EE"/>
    <w:rsid w:val="78C9C208"/>
    <w:rsid w:val="78CA00DB"/>
    <w:rsid w:val="78CFA91D"/>
    <w:rsid w:val="78D0C5E9"/>
    <w:rsid w:val="78D505A7"/>
    <w:rsid w:val="78D71FD3"/>
    <w:rsid w:val="78DC82C9"/>
    <w:rsid w:val="78E13DD1"/>
    <w:rsid w:val="78E3B060"/>
    <w:rsid w:val="78E656A6"/>
    <w:rsid w:val="78EA65B8"/>
    <w:rsid w:val="78EA9059"/>
    <w:rsid w:val="78EB0347"/>
    <w:rsid w:val="78EC8ECD"/>
    <w:rsid w:val="78EEE40B"/>
    <w:rsid w:val="78F029F3"/>
    <w:rsid w:val="78F6A8FA"/>
    <w:rsid w:val="7900AD14"/>
    <w:rsid w:val="7903D200"/>
    <w:rsid w:val="79060675"/>
    <w:rsid w:val="7906C302"/>
    <w:rsid w:val="790AC431"/>
    <w:rsid w:val="790C8428"/>
    <w:rsid w:val="7912382A"/>
    <w:rsid w:val="79149CC9"/>
    <w:rsid w:val="79239FF2"/>
    <w:rsid w:val="79260D95"/>
    <w:rsid w:val="792CF9A4"/>
    <w:rsid w:val="79330B51"/>
    <w:rsid w:val="7939BE8D"/>
    <w:rsid w:val="79484F7F"/>
    <w:rsid w:val="794A5D5D"/>
    <w:rsid w:val="79550D97"/>
    <w:rsid w:val="7962305B"/>
    <w:rsid w:val="7962ED14"/>
    <w:rsid w:val="7967B809"/>
    <w:rsid w:val="7968FD3D"/>
    <w:rsid w:val="796DE9CE"/>
    <w:rsid w:val="7971B71A"/>
    <w:rsid w:val="7977B0F7"/>
    <w:rsid w:val="7978815D"/>
    <w:rsid w:val="797D74CA"/>
    <w:rsid w:val="79815545"/>
    <w:rsid w:val="79839658"/>
    <w:rsid w:val="7985FAFD"/>
    <w:rsid w:val="79888142"/>
    <w:rsid w:val="798A465F"/>
    <w:rsid w:val="798FB865"/>
    <w:rsid w:val="798FCCFB"/>
    <w:rsid w:val="7992ACA9"/>
    <w:rsid w:val="7994F616"/>
    <w:rsid w:val="799839A7"/>
    <w:rsid w:val="79A52800"/>
    <w:rsid w:val="79A8C6FC"/>
    <w:rsid w:val="79A94C94"/>
    <w:rsid w:val="79AB0791"/>
    <w:rsid w:val="79AC6313"/>
    <w:rsid w:val="79AECF65"/>
    <w:rsid w:val="79B0A808"/>
    <w:rsid w:val="79B0BA8E"/>
    <w:rsid w:val="79B0BB88"/>
    <w:rsid w:val="79B0C463"/>
    <w:rsid w:val="79B51DD4"/>
    <w:rsid w:val="79B8E23D"/>
    <w:rsid w:val="79CA2DF4"/>
    <w:rsid w:val="79CD148D"/>
    <w:rsid w:val="79CD1E51"/>
    <w:rsid w:val="79D02FA7"/>
    <w:rsid w:val="79D1FC5D"/>
    <w:rsid w:val="79DBC3DA"/>
    <w:rsid w:val="79DD78EF"/>
    <w:rsid w:val="79E8F2EB"/>
    <w:rsid w:val="79E9C606"/>
    <w:rsid w:val="79EC9B15"/>
    <w:rsid w:val="79F2FB86"/>
    <w:rsid w:val="7A00F7A2"/>
    <w:rsid w:val="7A034727"/>
    <w:rsid w:val="7A043C3F"/>
    <w:rsid w:val="7A0A3058"/>
    <w:rsid w:val="7A0F83FF"/>
    <w:rsid w:val="7A12800E"/>
    <w:rsid w:val="7A1704B3"/>
    <w:rsid w:val="7A170700"/>
    <w:rsid w:val="7A18E30B"/>
    <w:rsid w:val="7A246EC2"/>
    <w:rsid w:val="7A2A33B1"/>
    <w:rsid w:val="7A2D1F3E"/>
    <w:rsid w:val="7A2F4738"/>
    <w:rsid w:val="7A349F27"/>
    <w:rsid w:val="7A35A80D"/>
    <w:rsid w:val="7A371FFE"/>
    <w:rsid w:val="7A3C0792"/>
    <w:rsid w:val="7A421AAC"/>
    <w:rsid w:val="7A47C974"/>
    <w:rsid w:val="7A485141"/>
    <w:rsid w:val="7A4D2D6B"/>
    <w:rsid w:val="7A4DA056"/>
    <w:rsid w:val="7A4E02F7"/>
    <w:rsid w:val="7A504821"/>
    <w:rsid w:val="7A56A766"/>
    <w:rsid w:val="7A575BBD"/>
    <w:rsid w:val="7A5BD8E7"/>
    <w:rsid w:val="7A658482"/>
    <w:rsid w:val="7A662C94"/>
    <w:rsid w:val="7A67F89B"/>
    <w:rsid w:val="7A688F87"/>
    <w:rsid w:val="7A714F8D"/>
    <w:rsid w:val="7A72AD72"/>
    <w:rsid w:val="7A754798"/>
    <w:rsid w:val="7A7709BB"/>
    <w:rsid w:val="7A788F5A"/>
    <w:rsid w:val="7A7B2BDF"/>
    <w:rsid w:val="7A7B55A8"/>
    <w:rsid w:val="7A7BBD4A"/>
    <w:rsid w:val="7A7E2A94"/>
    <w:rsid w:val="7A823C8F"/>
    <w:rsid w:val="7A823CAF"/>
    <w:rsid w:val="7A828F7C"/>
    <w:rsid w:val="7A89B64D"/>
    <w:rsid w:val="7A8E52C3"/>
    <w:rsid w:val="7A8EE850"/>
    <w:rsid w:val="7A97BD23"/>
    <w:rsid w:val="7A980AEF"/>
    <w:rsid w:val="7A980EE1"/>
    <w:rsid w:val="7A988107"/>
    <w:rsid w:val="7AA0BF86"/>
    <w:rsid w:val="7AA80EA9"/>
    <w:rsid w:val="7AABA943"/>
    <w:rsid w:val="7AADFFDC"/>
    <w:rsid w:val="7AAF71CF"/>
    <w:rsid w:val="7AB0B52D"/>
    <w:rsid w:val="7AB4975F"/>
    <w:rsid w:val="7AB628C1"/>
    <w:rsid w:val="7AB6D22C"/>
    <w:rsid w:val="7AB73F89"/>
    <w:rsid w:val="7ABA061A"/>
    <w:rsid w:val="7ABA5BD8"/>
    <w:rsid w:val="7ABA7702"/>
    <w:rsid w:val="7ABBB8CD"/>
    <w:rsid w:val="7ABE1350"/>
    <w:rsid w:val="7ABFBBEC"/>
    <w:rsid w:val="7AC3F172"/>
    <w:rsid w:val="7AC505A2"/>
    <w:rsid w:val="7AC766D0"/>
    <w:rsid w:val="7AC917A4"/>
    <w:rsid w:val="7AC9933A"/>
    <w:rsid w:val="7ACE6649"/>
    <w:rsid w:val="7AD34D8A"/>
    <w:rsid w:val="7AD3E8A0"/>
    <w:rsid w:val="7AD416AC"/>
    <w:rsid w:val="7ADDC031"/>
    <w:rsid w:val="7ADE1DD6"/>
    <w:rsid w:val="7ADE9B6C"/>
    <w:rsid w:val="7ADEFABD"/>
    <w:rsid w:val="7AE03CD5"/>
    <w:rsid w:val="7AEB6176"/>
    <w:rsid w:val="7AEC49D2"/>
    <w:rsid w:val="7AF2CF64"/>
    <w:rsid w:val="7AFCFF2B"/>
    <w:rsid w:val="7AFEF2F0"/>
    <w:rsid w:val="7B01F142"/>
    <w:rsid w:val="7B0D819A"/>
    <w:rsid w:val="7B0DB830"/>
    <w:rsid w:val="7B10DAB1"/>
    <w:rsid w:val="7B1678BE"/>
    <w:rsid w:val="7B1B6B3C"/>
    <w:rsid w:val="7B20CEE1"/>
    <w:rsid w:val="7B28DE20"/>
    <w:rsid w:val="7B29F5BD"/>
    <w:rsid w:val="7B3313F2"/>
    <w:rsid w:val="7B349E18"/>
    <w:rsid w:val="7B3BF78E"/>
    <w:rsid w:val="7B3D7054"/>
    <w:rsid w:val="7B456185"/>
    <w:rsid w:val="7B461857"/>
    <w:rsid w:val="7B48A7C2"/>
    <w:rsid w:val="7B4B6C8E"/>
    <w:rsid w:val="7B4B9F1C"/>
    <w:rsid w:val="7B5070C2"/>
    <w:rsid w:val="7B5611BF"/>
    <w:rsid w:val="7B56FC09"/>
    <w:rsid w:val="7B575640"/>
    <w:rsid w:val="7B5B53C1"/>
    <w:rsid w:val="7B5B83D1"/>
    <w:rsid w:val="7B60F3C7"/>
    <w:rsid w:val="7B66D9E4"/>
    <w:rsid w:val="7B75F99C"/>
    <w:rsid w:val="7B762156"/>
    <w:rsid w:val="7B77CFDC"/>
    <w:rsid w:val="7B7F422A"/>
    <w:rsid w:val="7B801BA4"/>
    <w:rsid w:val="7B80EFDF"/>
    <w:rsid w:val="7B84B877"/>
    <w:rsid w:val="7B85B1D3"/>
    <w:rsid w:val="7B8A5FA3"/>
    <w:rsid w:val="7B8CEE17"/>
    <w:rsid w:val="7B8DDCB3"/>
    <w:rsid w:val="7B8E8FEB"/>
    <w:rsid w:val="7B8FC4AE"/>
    <w:rsid w:val="7B95CC2A"/>
    <w:rsid w:val="7B9A85DB"/>
    <w:rsid w:val="7B9B70DD"/>
    <w:rsid w:val="7B9BD80D"/>
    <w:rsid w:val="7BA4B330"/>
    <w:rsid w:val="7BB08A94"/>
    <w:rsid w:val="7BB1B060"/>
    <w:rsid w:val="7BB268C0"/>
    <w:rsid w:val="7BB3D689"/>
    <w:rsid w:val="7BB78637"/>
    <w:rsid w:val="7BBE1946"/>
    <w:rsid w:val="7BC0660D"/>
    <w:rsid w:val="7BC5B765"/>
    <w:rsid w:val="7BC9FD61"/>
    <w:rsid w:val="7BCBF875"/>
    <w:rsid w:val="7BD0F0C4"/>
    <w:rsid w:val="7BD4F9D7"/>
    <w:rsid w:val="7BD534BF"/>
    <w:rsid w:val="7BDA7432"/>
    <w:rsid w:val="7BDAF419"/>
    <w:rsid w:val="7BE2BE4C"/>
    <w:rsid w:val="7BEB5FED"/>
    <w:rsid w:val="7BEC40A9"/>
    <w:rsid w:val="7BF2CB71"/>
    <w:rsid w:val="7BF44CE9"/>
    <w:rsid w:val="7BF88F38"/>
    <w:rsid w:val="7BFC46DA"/>
    <w:rsid w:val="7C07E7F9"/>
    <w:rsid w:val="7C091ADD"/>
    <w:rsid w:val="7C10B61C"/>
    <w:rsid w:val="7C1ACBD3"/>
    <w:rsid w:val="7C1F2E4E"/>
    <w:rsid w:val="7C207991"/>
    <w:rsid w:val="7C24562C"/>
    <w:rsid w:val="7C297BBD"/>
    <w:rsid w:val="7C305575"/>
    <w:rsid w:val="7C308327"/>
    <w:rsid w:val="7C3392D6"/>
    <w:rsid w:val="7C38AC44"/>
    <w:rsid w:val="7C391DC1"/>
    <w:rsid w:val="7C4111FE"/>
    <w:rsid w:val="7C429DEF"/>
    <w:rsid w:val="7C46FF25"/>
    <w:rsid w:val="7C4BA932"/>
    <w:rsid w:val="7C4EA717"/>
    <w:rsid w:val="7C54C02D"/>
    <w:rsid w:val="7C56F735"/>
    <w:rsid w:val="7C5BB405"/>
    <w:rsid w:val="7C5FCF37"/>
    <w:rsid w:val="7C5FE362"/>
    <w:rsid w:val="7C60B972"/>
    <w:rsid w:val="7C610164"/>
    <w:rsid w:val="7C6B6395"/>
    <w:rsid w:val="7C6B7BE4"/>
    <w:rsid w:val="7C6E6A72"/>
    <w:rsid w:val="7C701F92"/>
    <w:rsid w:val="7C70D166"/>
    <w:rsid w:val="7C7465DD"/>
    <w:rsid w:val="7C74A6EA"/>
    <w:rsid w:val="7C74F12D"/>
    <w:rsid w:val="7C773BB2"/>
    <w:rsid w:val="7C786E2C"/>
    <w:rsid w:val="7C829B7B"/>
    <w:rsid w:val="7C83BBC9"/>
    <w:rsid w:val="7C88AC8D"/>
    <w:rsid w:val="7C8B10F7"/>
    <w:rsid w:val="7C92DAE0"/>
    <w:rsid w:val="7C9881A7"/>
    <w:rsid w:val="7C992817"/>
    <w:rsid w:val="7C9973DA"/>
    <w:rsid w:val="7C9BD4D2"/>
    <w:rsid w:val="7C9D9AB4"/>
    <w:rsid w:val="7C9F6AFF"/>
    <w:rsid w:val="7CA1D9B5"/>
    <w:rsid w:val="7CA85742"/>
    <w:rsid w:val="7CB25511"/>
    <w:rsid w:val="7CB37B53"/>
    <w:rsid w:val="7CB61637"/>
    <w:rsid w:val="7CB71011"/>
    <w:rsid w:val="7CBBE0E0"/>
    <w:rsid w:val="7CBFB45F"/>
    <w:rsid w:val="7CC10B59"/>
    <w:rsid w:val="7CCA156D"/>
    <w:rsid w:val="7CCA6FA8"/>
    <w:rsid w:val="7CCF69FE"/>
    <w:rsid w:val="7CCFDC7C"/>
    <w:rsid w:val="7CD4E2C2"/>
    <w:rsid w:val="7CD93287"/>
    <w:rsid w:val="7CDA3AF8"/>
    <w:rsid w:val="7CDA4650"/>
    <w:rsid w:val="7CDD8C28"/>
    <w:rsid w:val="7CDE1EC9"/>
    <w:rsid w:val="7CDE7514"/>
    <w:rsid w:val="7CDEAC42"/>
    <w:rsid w:val="7CE2003F"/>
    <w:rsid w:val="7CE59A37"/>
    <w:rsid w:val="7CE73045"/>
    <w:rsid w:val="7CE9A282"/>
    <w:rsid w:val="7CF4E406"/>
    <w:rsid w:val="7CF5A438"/>
    <w:rsid w:val="7CF63224"/>
    <w:rsid w:val="7CF933E5"/>
    <w:rsid w:val="7CFE56B3"/>
    <w:rsid w:val="7D0C3709"/>
    <w:rsid w:val="7D0DC709"/>
    <w:rsid w:val="7D18FC24"/>
    <w:rsid w:val="7D1F0C16"/>
    <w:rsid w:val="7D2093AD"/>
    <w:rsid w:val="7D22A2C8"/>
    <w:rsid w:val="7D31638B"/>
    <w:rsid w:val="7D32DACA"/>
    <w:rsid w:val="7D378A24"/>
    <w:rsid w:val="7D3CE361"/>
    <w:rsid w:val="7D3EA3FE"/>
    <w:rsid w:val="7D42E2B1"/>
    <w:rsid w:val="7D434774"/>
    <w:rsid w:val="7D450D29"/>
    <w:rsid w:val="7D49BEA0"/>
    <w:rsid w:val="7D4AB633"/>
    <w:rsid w:val="7D5083CD"/>
    <w:rsid w:val="7D58A08C"/>
    <w:rsid w:val="7D598AEF"/>
    <w:rsid w:val="7D5D8D8A"/>
    <w:rsid w:val="7D62B5AD"/>
    <w:rsid w:val="7D662D1D"/>
    <w:rsid w:val="7D6A5940"/>
    <w:rsid w:val="7D6FAADD"/>
    <w:rsid w:val="7D71182E"/>
    <w:rsid w:val="7D764EBA"/>
    <w:rsid w:val="7D7B125D"/>
    <w:rsid w:val="7D7CA8AF"/>
    <w:rsid w:val="7D8904CF"/>
    <w:rsid w:val="7D89451C"/>
    <w:rsid w:val="7D89A43D"/>
    <w:rsid w:val="7D8A2C49"/>
    <w:rsid w:val="7D8C4A44"/>
    <w:rsid w:val="7D8C88CB"/>
    <w:rsid w:val="7D945CE0"/>
    <w:rsid w:val="7D99DE3E"/>
    <w:rsid w:val="7DA0BB51"/>
    <w:rsid w:val="7DA35053"/>
    <w:rsid w:val="7DA7D52C"/>
    <w:rsid w:val="7DABB973"/>
    <w:rsid w:val="7DAC9195"/>
    <w:rsid w:val="7DAD5AC7"/>
    <w:rsid w:val="7DB07439"/>
    <w:rsid w:val="7DB0C950"/>
    <w:rsid w:val="7DB26285"/>
    <w:rsid w:val="7DB3DC23"/>
    <w:rsid w:val="7DC0E408"/>
    <w:rsid w:val="7DCAFF45"/>
    <w:rsid w:val="7DCFE680"/>
    <w:rsid w:val="7DD66690"/>
    <w:rsid w:val="7DD6E681"/>
    <w:rsid w:val="7DDE16E7"/>
    <w:rsid w:val="7DDF90DB"/>
    <w:rsid w:val="7DDFFA68"/>
    <w:rsid w:val="7DE59B33"/>
    <w:rsid w:val="7DE69FC5"/>
    <w:rsid w:val="7DEA2EA6"/>
    <w:rsid w:val="7DED6D8F"/>
    <w:rsid w:val="7DEF9D6F"/>
    <w:rsid w:val="7DF2C796"/>
    <w:rsid w:val="7DF92D2C"/>
    <w:rsid w:val="7DFC3CEB"/>
    <w:rsid w:val="7DFCB613"/>
    <w:rsid w:val="7DFEBE37"/>
    <w:rsid w:val="7E0A8D82"/>
    <w:rsid w:val="7E0C222F"/>
    <w:rsid w:val="7E164ECE"/>
    <w:rsid w:val="7E18B2AF"/>
    <w:rsid w:val="7E1BA9B8"/>
    <w:rsid w:val="7E24BBB0"/>
    <w:rsid w:val="7E316743"/>
    <w:rsid w:val="7E3216CE"/>
    <w:rsid w:val="7E340808"/>
    <w:rsid w:val="7E3EAF58"/>
    <w:rsid w:val="7E3F8322"/>
    <w:rsid w:val="7E3FC4D4"/>
    <w:rsid w:val="7E410C4A"/>
    <w:rsid w:val="7E4572F1"/>
    <w:rsid w:val="7E45C68E"/>
    <w:rsid w:val="7E481DC9"/>
    <w:rsid w:val="7E48CCF5"/>
    <w:rsid w:val="7E4C4FD5"/>
    <w:rsid w:val="7E4E9C56"/>
    <w:rsid w:val="7E538ADC"/>
    <w:rsid w:val="7E5482A1"/>
    <w:rsid w:val="7E602585"/>
    <w:rsid w:val="7E681F32"/>
    <w:rsid w:val="7E6AC8A4"/>
    <w:rsid w:val="7E6D667E"/>
    <w:rsid w:val="7E6DC980"/>
    <w:rsid w:val="7E6EBD68"/>
    <w:rsid w:val="7E74B73F"/>
    <w:rsid w:val="7E7ED275"/>
    <w:rsid w:val="7E8224F7"/>
    <w:rsid w:val="7E8DBF86"/>
    <w:rsid w:val="7E8F4E5C"/>
    <w:rsid w:val="7E91110E"/>
    <w:rsid w:val="7E91C4F9"/>
    <w:rsid w:val="7E960A7E"/>
    <w:rsid w:val="7E9A7BF5"/>
    <w:rsid w:val="7E9BBBE6"/>
    <w:rsid w:val="7EAA1EA7"/>
    <w:rsid w:val="7EB60E03"/>
    <w:rsid w:val="7EB6229C"/>
    <w:rsid w:val="7EBBCBF7"/>
    <w:rsid w:val="7EC0C0F5"/>
    <w:rsid w:val="7EC1F883"/>
    <w:rsid w:val="7EC2ED19"/>
    <w:rsid w:val="7EC83C74"/>
    <w:rsid w:val="7ECA9DEF"/>
    <w:rsid w:val="7ECD7859"/>
    <w:rsid w:val="7ECF5B32"/>
    <w:rsid w:val="7EDDDB98"/>
    <w:rsid w:val="7EE58F01"/>
    <w:rsid w:val="7EEEE39E"/>
    <w:rsid w:val="7EF21EE9"/>
    <w:rsid w:val="7EF7C444"/>
    <w:rsid w:val="7EFD70D1"/>
    <w:rsid w:val="7F06297B"/>
    <w:rsid w:val="7F117FCF"/>
    <w:rsid w:val="7F11E5BB"/>
    <w:rsid w:val="7F1494FB"/>
    <w:rsid w:val="7F1BF89A"/>
    <w:rsid w:val="7F1DD5C7"/>
    <w:rsid w:val="7F24ED04"/>
    <w:rsid w:val="7F2DA3AE"/>
    <w:rsid w:val="7F2E15FB"/>
    <w:rsid w:val="7F3EA4CE"/>
    <w:rsid w:val="7F4671F9"/>
    <w:rsid w:val="7F48EB23"/>
    <w:rsid w:val="7F5AA422"/>
    <w:rsid w:val="7F5E28FC"/>
    <w:rsid w:val="7F5F4478"/>
    <w:rsid w:val="7F643AE0"/>
    <w:rsid w:val="7F698E8A"/>
    <w:rsid w:val="7F6BA1F0"/>
    <w:rsid w:val="7F6CCF34"/>
    <w:rsid w:val="7F6ED257"/>
    <w:rsid w:val="7F6F208E"/>
    <w:rsid w:val="7F6F4C45"/>
    <w:rsid w:val="7F6FE661"/>
    <w:rsid w:val="7F70470B"/>
    <w:rsid w:val="7F70D8A4"/>
    <w:rsid w:val="7F75BC03"/>
    <w:rsid w:val="7F7B2948"/>
    <w:rsid w:val="7F82E235"/>
    <w:rsid w:val="7F830DD2"/>
    <w:rsid w:val="7F848114"/>
    <w:rsid w:val="7F8B071B"/>
    <w:rsid w:val="7F8E97F7"/>
    <w:rsid w:val="7F91C077"/>
    <w:rsid w:val="7F988931"/>
    <w:rsid w:val="7F9FA9B9"/>
    <w:rsid w:val="7F9FF258"/>
    <w:rsid w:val="7FA54A13"/>
    <w:rsid w:val="7FA55DB8"/>
    <w:rsid w:val="7FA8F281"/>
    <w:rsid w:val="7FAAB1DB"/>
    <w:rsid w:val="7FB6365C"/>
    <w:rsid w:val="7FBB5FF3"/>
    <w:rsid w:val="7FBEB191"/>
    <w:rsid w:val="7FC1A25C"/>
    <w:rsid w:val="7FC68D28"/>
    <w:rsid w:val="7FC881E8"/>
    <w:rsid w:val="7FCA87E6"/>
    <w:rsid w:val="7FCB2E33"/>
    <w:rsid w:val="7FCDAAB6"/>
    <w:rsid w:val="7FCE97E5"/>
    <w:rsid w:val="7FCF8BA9"/>
    <w:rsid w:val="7FD04240"/>
    <w:rsid w:val="7FDA9097"/>
    <w:rsid w:val="7FDB6D29"/>
    <w:rsid w:val="7FE26BC3"/>
    <w:rsid w:val="7FE6F884"/>
    <w:rsid w:val="7FE73B4C"/>
    <w:rsid w:val="7FE75DF3"/>
    <w:rsid w:val="7FEB6E5B"/>
    <w:rsid w:val="7FEE53C4"/>
    <w:rsid w:val="7FF563A5"/>
    <w:rsid w:val="7FFC5B6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450C9D"/>
  <w15:chartTrackingRefBased/>
  <w15:docId w15:val="{FA2E1575-99E3-4F51-A551-D6F3E2BB1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rsid w:val="004408D1"/>
    <w:pPr>
      <w:spacing w:before="120" w:after="120"/>
      <w:jc w:val="both"/>
    </w:pPr>
    <w:rPr>
      <w:rFonts w:ascii="EC Square Sans Pro" w:eastAsia="Times New Roman" w:hAnsi="EC Square Sans Pro" w:cs="Times New Roman"/>
      <w:sz w:val="20"/>
      <w:szCs w:val="20"/>
      <w:lang w:eastAsia="en-GB"/>
    </w:rPr>
  </w:style>
  <w:style w:type="paragraph" w:styleId="Heading1">
    <w:name w:val="heading 1"/>
    <w:basedOn w:val="Normal"/>
    <w:next w:val="Normal"/>
    <w:link w:val="Heading1Char"/>
    <w:uiPriority w:val="9"/>
    <w:rsid w:val="15EA60C0"/>
    <w:pPr>
      <w:keepNext/>
      <w:outlineLvl w:val="0"/>
    </w:pPr>
    <w:rPr>
      <w:rFonts w:eastAsia="Calibri"/>
      <w:b/>
      <w:bCs/>
      <w:sz w:val="26"/>
      <w:szCs w:val="26"/>
      <w:lang w:eastAsia="en-US"/>
    </w:rPr>
  </w:style>
  <w:style w:type="paragraph" w:styleId="Heading2">
    <w:name w:val="heading 2"/>
    <w:basedOn w:val="Normal"/>
    <w:next w:val="Normal"/>
    <w:link w:val="Heading2Char"/>
    <w:uiPriority w:val="9"/>
    <w:semiHidden/>
    <w:rsid w:val="15EA60C0"/>
    <w:pPr>
      <w:keepNext/>
      <w:keepLines/>
      <w:spacing w:before="240"/>
      <w:outlineLvl w:val="1"/>
    </w:pPr>
    <w:rPr>
      <w:b/>
      <w:bCs/>
      <w:sz w:val="24"/>
      <w:szCs w:val="24"/>
      <w:lang w:eastAsia="en-US"/>
    </w:rPr>
  </w:style>
  <w:style w:type="paragraph" w:styleId="Heading3">
    <w:name w:val="heading 3"/>
    <w:basedOn w:val="Normal"/>
    <w:next w:val="Normal"/>
    <w:link w:val="Heading3Char"/>
    <w:uiPriority w:val="9"/>
    <w:semiHidden/>
    <w:rsid w:val="15EA60C0"/>
    <w:pPr>
      <w:keepNext/>
      <w:keepLines/>
      <w:spacing w:before="240"/>
      <w:outlineLvl w:val="2"/>
    </w:pPr>
    <w:rPr>
      <w:b/>
      <w:bCs/>
      <w:lang w:eastAsia="en-US"/>
    </w:rPr>
  </w:style>
  <w:style w:type="paragraph" w:styleId="Heading4">
    <w:name w:val="heading 4"/>
    <w:basedOn w:val="Normal"/>
    <w:next w:val="Normal"/>
    <w:link w:val="Heading4Char"/>
    <w:uiPriority w:val="9"/>
    <w:semiHidden/>
    <w:qFormat/>
    <w:rsid w:val="15EA60C0"/>
    <w:pPr>
      <w:keepNext/>
      <w:keepLines/>
      <w:spacing w:before="240"/>
      <w:outlineLvl w:val="3"/>
    </w:pPr>
    <w:rPr>
      <w:b/>
      <w:bCs/>
      <w:i/>
      <w:iCs/>
      <w:lang w:eastAsia="en-US"/>
    </w:rPr>
  </w:style>
  <w:style w:type="paragraph" w:styleId="Heading5">
    <w:name w:val="heading 5"/>
    <w:basedOn w:val="Normal"/>
    <w:next w:val="Normal"/>
    <w:link w:val="Heading5Char"/>
    <w:uiPriority w:val="9"/>
    <w:semiHidden/>
    <w:rsid w:val="15EA60C0"/>
    <w:pPr>
      <w:keepNext/>
      <w:keepLines/>
      <w:spacing w:before="200" w:after="0"/>
      <w:outlineLvl w:val="4"/>
    </w:pPr>
    <w:rPr>
      <w:lang w:eastAsia="en-US"/>
    </w:rPr>
  </w:style>
  <w:style w:type="paragraph" w:styleId="Heading6">
    <w:name w:val="heading 6"/>
    <w:basedOn w:val="Normal"/>
    <w:next w:val="Normal"/>
    <w:link w:val="Heading6Char"/>
    <w:uiPriority w:val="9"/>
    <w:unhideWhenUsed/>
    <w:qFormat/>
    <w:rsid w:val="15EA60C0"/>
    <w:pPr>
      <w:keepNext/>
      <w:keepLines/>
      <w:spacing w:before="40" w:after="0"/>
      <w:outlineLvl w:val="5"/>
    </w:pPr>
    <w:rPr>
      <w:rFonts w:asciiTheme="majorHAnsi" w:eastAsiaTheme="majorEastAsia" w:hAnsiTheme="majorHAnsi" w:cstheme="majorBidi"/>
      <w:color w:val="1F4D78"/>
    </w:rPr>
  </w:style>
  <w:style w:type="paragraph" w:styleId="Heading7">
    <w:name w:val="heading 7"/>
    <w:basedOn w:val="Normal"/>
    <w:next w:val="Normal"/>
    <w:link w:val="Heading7Char"/>
    <w:uiPriority w:val="9"/>
    <w:unhideWhenUsed/>
    <w:qFormat/>
    <w:rsid w:val="15EA60C0"/>
    <w:pPr>
      <w:keepNext/>
      <w:keepLines/>
      <w:spacing w:before="40" w:after="0"/>
      <w:outlineLvl w:val="6"/>
    </w:pPr>
    <w:rPr>
      <w:rFonts w:asciiTheme="majorHAnsi" w:eastAsiaTheme="majorEastAsia" w:hAnsiTheme="majorHAnsi" w:cstheme="majorBidi"/>
      <w:i/>
      <w:iCs/>
      <w:color w:val="1F4D78"/>
    </w:rPr>
  </w:style>
  <w:style w:type="paragraph" w:styleId="Heading8">
    <w:name w:val="heading 8"/>
    <w:basedOn w:val="Normal"/>
    <w:next w:val="Normal"/>
    <w:link w:val="Heading8Char"/>
    <w:uiPriority w:val="9"/>
    <w:unhideWhenUsed/>
    <w:qFormat/>
    <w:rsid w:val="15EA60C0"/>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15EA60C0"/>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193ED09"/>
    <w:rPr>
      <w:rFonts w:ascii="EC Square Sans Pro" w:eastAsia="Calibri" w:hAnsi="EC Square Sans Pro" w:cs="Times New Roman"/>
      <w:b/>
      <w:bCs/>
      <w:noProof w:val="0"/>
      <w:sz w:val="26"/>
      <w:szCs w:val="26"/>
      <w:lang w:val="en-GB"/>
    </w:rPr>
  </w:style>
  <w:style w:type="character" w:customStyle="1" w:styleId="Heading2Char">
    <w:name w:val="Heading 2 Char"/>
    <w:basedOn w:val="DefaultParagraphFont"/>
    <w:link w:val="Heading2"/>
    <w:uiPriority w:val="9"/>
    <w:semiHidden/>
    <w:rsid w:val="0193ED09"/>
    <w:rPr>
      <w:rFonts w:ascii="EC Square Sans Pro" w:eastAsia="Times New Roman" w:hAnsi="EC Square Sans Pro" w:cs="Times New Roman"/>
      <w:b/>
      <w:bCs/>
      <w:noProof w:val="0"/>
      <w:sz w:val="24"/>
      <w:szCs w:val="24"/>
      <w:lang w:val="en-GB"/>
    </w:rPr>
  </w:style>
  <w:style w:type="character" w:customStyle="1" w:styleId="Heading3Char">
    <w:name w:val="Heading 3 Char"/>
    <w:basedOn w:val="DefaultParagraphFont"/>
    <w:link w:val="Heading3"/>
    <w:uiPriority w:val="9"/>
    <w:semiHidden/>
    <w:rsid w:val="0193ED09"/>
    <w:rPr>
      <w:rFonts w:ascii="EC Square Sans Pro" w:eastAsia="Times New Roman" w:hAnsi="EC Square Sans Pro" w:cs="Times New Roman"/>
      <w:b/>
      <w:bCs/>
      <w:noProof w:val="0"/>
      <w:sz w:val="20"/>
      <w:szCs w:val="20"/>
      <w:lang w:val="en-GB"/>
    </w:rPr>
  </w:style>
  <w:style w:type="character" w:customStyle="1" w:styleId="Heading4Char">
    <w:name w:val="Heading 4 Char"/>
    <w:basedOn w:val="DefaultParagraphFont"/>
    <w:link w:val="Heading4"/>
    <w:uiPriority w:val="9"/>
    <w:semiHidden/>
    <w:rsid w:val="0193ED09"/>
    <w:rPr>
      <w:rFonts w:ascii="EC Square Sans Pro" w:eastAsia="Times New Roman" w:hAnsi="EC Square Sans Pro" w:cs="Times New Roman"/>
      <w:b/>
      <w:bCs/>
      <w:i/>
      <w:iCs/>
      <w:noProof w:val="0"/>
      <w:sz w:val="20"/>
      <w:szCs w:val="20"/>
      <w:lang w:val="en-GB"/>
    </w:rPr>
  </w:style>
  <w:style w:type="character" w:customStyle="1" w:styleId="Heading5Char">
    <w:name w:val="Heading 5 Char"/>
    <w:basedOn w:val="DefaultParagraphFont"/>
    <w:link w:val="Heading5"/>
    <w:uiPriority w:val="9"/>
    <w:semiHidden/>
    <w:rsid w:val="0193ED09"/>
    <w:rPr>
      <w:rFonts w:ascii="EC Square Sans Pro" w:eastAsia="Times New Roman" w:hAnsi="EC Square Sans Pro" w:cs="Times New Roman"/>
      <w:noProof w:val="0"/>
      <w:sz w:val="20"/>
      <w:szCs w:val="20"/>
      <w:lang w:val="en-GB"/>
    </w:rPr>
  </w:style>
  <w:style w:type="paragraph" w:customStyle="1" w:styleId="JRCAbbreviations">
    <w:name w:val="JRC_Abbreviations"/>
    <w:basedOn w:val="Normal"/>
    <w:next w:val="JRCText"/>
    <w:uiPriority w:val="1"/>
    <w:qFormat/>
    <w:rsid w:val="15EA60C0"/>
    <w:pPr>
      <w:tabs>
        <w:tab w:val="left" w:pos="851"/>
      </w:tabs>
      <w:ind w:left="851" w:hanging="851"/>
    </w:pPr>
    <w:rPr>
      <w:rFonts w:eastAsia="Calibri"/>
      <w:lang w:eastAsia="en-US"/>
    </w:rPr>
  </w:style>
  <w:style w:type="paragraph" w:customStyle="1" w:styleId="JRCCoversubtitle">
    <w:name w:val="JRC_Cover_subtitle"/>
    <w:basedOn w:val="Normal"/>
    <w:link w:val="JRCCoversubtitleChar"/>
    <w:uiPriority w:val="1"/>
    <w:qFormat/>
    <w:rsid w:val="15EA60C0"/>
    <w:pPr>
      <w:spacing w:after="600" w:line="400" w:lineRule="exact"/>
      <w:ind w:left="-567"/>
      <w:jc w:val="left"/>
    </w:pPr>
    <w:rPr>
      <w:rFonts w:eastAsia="Calibri"/>
      <w:i/>
      <w:iCs/>
      <w:color w:val="5E66AB"/>
      <w:sz w:val="32"/>
      <w:szCs w:val="32"/>
      <w:lang w:eastAsia="en-US"/>
    </w:rPr>
  </w:style>
  <w:style w:type="paragraph" w:customStyle="1" w:styleId="JRCCovertitle">
    <w:name w:val="JRC_Cover_title"/>
    <w:basedOn w:val="Normal"/>
    <w:link w:val="JRCCovertitleChar"/>
    <w:uiPriority w:val="1"/>
    <w:rsid w:val="15EA60C0"/>
    <w:pPr>
      <w:spacing w:before="600" w:after="600" w:line="640" w:lineRule="exact"/>
      <w:ind w:left="-567"/>
      <w:jc w:val="left"/>
    </w:pPr>
    <w:rPr>
      <w:rFonts w:eastAsia="Calibri"/>
      <w:sz w:val="56"/>
      <w:szCs w:val="56"/>
    </w:rPr>
  </w:style>
  <w:style w:type="paragraph" w:customStyle="1" w:styleId="JRCEquation">
    <w:name w:val="JRC_Equation"/>
    <w:basedOn w:val="Normal"/>
    <w:next w:val="JRCText"/>
    <w:uiPriority w:val="1"/>
    <w:qFormat/>
    <w:rsid w:val="15EA60C0"/>
    <w:pPr>
      <w:spacing w:before="360" w:after="360"/>
      <w:jc w:val="center"/>
    </w:pPr>
    <w:rPr>
      <w:rFonts w:eastAsia="Calibri"/>
      <w:lang w:eastAsia="en-US"/>
    </w:rPr>
  </w:style>
  <w:style w:type="paragraph" w:customStyle="1" w:styleId="JRCFigurecaption">
    <w:name w:val="JRC_Figure_caption"/>
    <w:basedOn w:val="Normal"/>
    <w:next w:val="JRCText"/>
    <w:qFormat/>
    <w:rsid w:val="15EA60C0"/>
    <w:pPr>
      <w:keepNext/>
      <w:spacing w:before="360"/>
      <w:jc w:val="center"/>
    </w:pPr>
    <w:rPr>
      <w:rFonts w:eastAsia="Calibri"/>
      <w:sz w:val="18"/>
      <w:szCs w:val="18"/>
      <w:lang w:eastAsia="en-US"/>
    </w:rPr>
  </w:style>
  <w:style w:type="paragraph" w:customStyle="1" w:styleId="JRCLevel-1Fronttitle">
    <w:name w:val="JRC_Level-1_Front_title"/>
    <w:basedOn w:val="Normal"/>
    <w:next w:val="JRCText"/>
    <w:link w:val="JRCLevel-1FronttitleChar"/>
    <w:uiPriority w:val="1"/>
    <w:qFormat/>
    <w:rsid w:val="15EA60C0"/>
    <w:pPr>
      <w:keepNext/>
      <w:spacing w:before="0"/>
      <w:jc w:val="left"/>
    </w:pPr>
    <w:rPr>
      <w:b/>
      <w:bCs/>
      <w:sz w:val="24"/>
      <w:szCs w:val="24"/>
    </w:rPr>
  </w:style>
  <w:style w:type="character" w:customStyle="1" w:styleId="JRCLevel-1FronttitleChar">
    <w:name w:val="JRC_Level-1_Front_title Char"/>
    <w:link w:val="JRCLevel-1Fronttitle"/>
    <w:uiPriority w:val="1"/>
    <w:rsid w:val="0193ED09"/>
    <w:rPr>
      <w:rFonts w:ascii="EC Square Sans Pro" w:eastAsia="Times New Roman" w:hAnsi="EC Square Sans Pro" w:cs="Times New Roman"/>
      <w:b/>
      <w:bCs/>
      <w:noProof w:val="0"/>
      <w:sz w:val="24"/>
      <w:szCs w:val="24"/>
      <w:lang w:eastAsia="en-GB"/>
    </w:rPr>
  </w:style>
  <w:style w:type="paragraph" w:customStyle="1" w:styleId="JRCLevel-2Backtitle">
    <w:name w:val="JRC_Level-2_Back_title"/>
    <w:basedOn w:val="Normal"/>
    <w:next w:val="JRCText"/>
    <w:link w:val="JRCLevel-2BacktitleChar"/>
    <w:uiPriority w:val="1"/>
    <w:qFormat/>
    <w:rsid w:val="15EA60C0"/>
    <w:pPr>
      <w:keepNext/>
      <w:jc w:val="left"/>
      <w:outlineLvl w:val="1"/>
    </w:pPr>
    <w:rPr>
      <w:rFonts w:eastAsia="Calibri"/>
      <w:b/>
      <w:bCs/>
      <w:lang w:eastAsia="en-US"/>
    </w:rPr>
  </w:style>
  <w:style w:type="character" w:customStyle="1" w:styleId="JRCLevel-2BacktitleChar">
    <w:name w:val="JRC_Level-2_Back_title Char"/>
    <w:link w:val="JRCLevel-2Backtitle"/>
    <w:uiPriority w:val="1"/>
    <w:rsid w:val="0193ED09"/>
    <w:rPr>
      <w:rFonts w:ascii="EC Square Sans Pro" w:hAnsi="EC Square Sans Pro" w:cs="Times New Roman"/>
      <w:b/>
      <w:bCs/>
      <w:noProof w:val="0"/>
      <w:sz w:val="20"/>
      <w:szCs w:val="20"/>
    </w:rPr>
  </w:style>
  <w:style w:type="paragraph" w:customStyle="1" w:styleId="JRCLevel-2Frontsmalltitle">
    <w:name w:val="JRC_Level-2_Front_small_title"/>
    <w:basedOn w:val="Normal"/>
    <w:next w:val="JRCText"/>
    <w:uiPriority w:val="1"/>
    <w:qFormat/>
    <w:rsid w:val="15EA60C0"/>
    <w:pPr>
      <w:keepNext/>
      <w:spacing w:before="240"/>
      <w:jc w:val="left"/>
    </w:pPr>
    <w:rPr>
      <w:rFonts w:eastAsia="Calibri"/>
      <w:b/>
      <w:bCs/>
      <w:i/>
      <w:iCs/>
      <w:lang w:eastAsia="en-US"/>
    </w:rPr>
  </w:style>
  <w:style w:type="paragraph" w:customStyle="1" w:styleId="JRCTabletitle">
    <w:name w:val="JRC_Table_title"/>
    <w:basedOn w:val="Normal"/>
    <w:qFormat/>
    <w:rsid w:val="15EA60C0"/>
    <w:pPr>
      <w:keepNext/>
      <w:spacing w:before="240"/>
      <w:jc w:val="left"/>
    </w:pPr>
    <w:rPr>
      <w:rFonts w:eastAsia="Calibri"/>
      <w:color w:val="000000" w:themeColor="text1"/>
      <w:sz w:val="18"/>
      <w:szCs w:val="18"/>
      <w:lang w:val="en-AU" w:eastAsia="en-US"/>
    </w:rPr>
  </w:style>
  <w:style w:type="paragraph" w:styleId="TableofFigures">
    <w:name w:val="table of figures"/>
    <w:basedOn w:val="Normal"/>
    <w:next w:val="Normal"/>
    <w:uiPriority w:val="99"/>
    <w:unhideWhenUsed/>
    <w:rsid w:val="15EA60C0"/>
    <w:pPr>
      <w:jc w:val="left"/>
    </w:pPr>
    <w:rPr>
      <w:rFonts w:eastAsia="Calibri"/>
      <w:lang w:eastAsia="en-US"/>
    </w:rPr>
  </w:style>
  <w:style w:type="paragraph" w:customStyle="1" w:styleId="JRCText">
    <w:name w:val="JRC_Text"/>
    <w:basedOn w:val="Normal"/>
    <w:link w:val="JRCTextZchn"/>
    <w:qFormat/>
    <w:rsid w:val="15EA60C0"/>
    <w:rPr>
      <w:rFonts w:eastAsia="Calibri"/>
      <w:lang w:eastAsia="en-US"/>
    </w:rPr>
  </w:style>
  <w:style w:type="paragraph" w:customStyle="1" w:styleId="JRCTextbulletedlist1">
    <w:name w:val="JRC_Text_bulleted_list1"/>
    <w:basedOn w:val="Normal"/>
    <w:link w:val="JRCTextbulletedlist1Car"/>
    <w:qFormat/>
    <w:rsid w:val="15EA60C0"/>
    <w:pPr>
      <w:numPr>
        <w:numId w:val="23"/>
      </w:numPr>
    </w:pPr>
  </w:style>
  <w:style w:type="paragraph" w:styleId="TOC1">
    <w:name w:val="toc 1"/>
    <w:basedOn w:val="Normal"/>
    <w:next w:val="Normal"/>
    <w:uiPriority w:val="39"/>
    <w:unhideWhenUsed/>
    <w:rsid w:val="15EA60C0"/>
    <w:pPr>
      <w:tabs>
        <w:tab w:val="left" w:pos="284"/>
        <w:tab w:val="right" w:leader="dot" w:pos="9016"/>
      </w:tabs>
      <w:spacing w:after="100"/>
      <w:jc w:val="left"/>
    </w:pPr>
    <w:rPr>
      <w:rFonts w:ascii="EC Square Sans Cond Pro" w:eastAsia="Calibri" w:hAnsi="EC Square Sans Cond Pro"/>
      <w:noProof/>
      <w:lang w:eastAsia="en-US"/>
    </w:rPr>
  </w:style>
  <w:style w:type="paragraph" w:styleId="TOC2">
    <w:name w:val="toc 2"/>
    <w:basedOn w:val="Normal"/>
    <w:next w:val="Normal"/>
    <w:uiPriority w:val="39"/>
    <w:unhideWhenUsed/>
    <w:rsid w:val="15EA60C0"/>
    <w:pPr>
      <w:tabs>
        <w:tab w:val="left" w:pos="709"/>
        <w:tab w:val="right" w:leader="dot" w:pos="9016"/>
      </w:tabs>
      <w:spacing w:after="100"/>
      <w:ind w:left="284"/>
      <w:jc w:val="left"/>
    </w:pPr>
    <w:rPr>
      <w:rFonts w:ascii="EC Square Sans Cond Pro" w:eastAsia="Calibri" w:hAnsi="EC Square Sans Cond Pro"/>
      <w:noProof/>
      <w:lang w:eastAsia="en-US"/>
    </w:rPr>
  </w:style>
  <w:style w:type="paragraph" w:styleId="TOC3">
    <w:name w:val="toc 3"/>
    <w:basedOn w:val="Normal"/>
    <w:next w:val="Normal"/>
    <w:uiPriority w:val="39"/>
    <w:unhideWhenUsed/>
    <w:rsid w:val="15EA60C0"/>
    <w:pPr>
      <w:tabs>
        <w:tab w:val="left" w:pos="1276"/>
        <w:tab w:val="right" w:leader="dot" w:pos="9016"/>
      </w:tabs>
      <w:spacing w:after="100"/>
      <w:ind w:left="567"/>
      <w:jc w:val="left"/>
    </w:pPr>
    <w:rPr>
      <w:rFonts w:ascii="EC Square Sans Cond Pro" w:eastAsia="Calibri" w:hAnsi="EC Square Sans Cond Pro"/>
      <w:noProof/>
      <w:lang w:eastAsia="en-US"/>
    </w:rPr>
  </w:style>
  <w:style w:type="paragraph" w:styleId="TOC4">
    <w:name w:val="toc 4"/>
    <w:basedOn w:val="Normal"/>
    <w:next w:val="Normal"/>
    <w:uiPriority w:val="39"/>
    <w:unhideWhenUsed/>
    <w:rsid w:val="15EA60C0"/>
    <w:pPr>
      <w:tabs>
        <w:tab w:val="left" w:pos="1701"/>
        <w:tab w:val="right" w:leader="dot" w:pos="9016"/>
      </w:tabs>
      <w:spacing w:after="100"/>
      <w:ind w:left="851"/>
      <w:jc w:val="left"/>
    </w:pPr>
    <w:rPr>
      <w:rFonts w:ascii="EC Square Sans Cond Pro" w:eastAsia="Calibri" w:hAnsi="EC Square Sans Cond Pro"/>
      <w:noProof/>
      <w:lang w:eastAsia="en-US"/>
    </w:rPr>
  </w:style>
  <w:style w:type="paragraph" w:styleId="TOC5">
    <w:name w:val="toc 5"/>
    <w:basedOn w:val="Normal"/>
    <w:next w:val="Normal"/>
    <w:uiPriority w:val="39"/>
    <w:unhideWhenUsed/>
    <w:rsid w:val="15EA60C0"/>
    <w:pPr>
      <w:tabs>
        <w:tab w:val="left" w:pos="2268"/>
        <w:tab w:val="right" w:leader="dot" w:pos="9016"/>
      </w:tabs>
      <w:spacing w:after="100"/>
      <w:ind w:left="1134"/>
      <w:jc w:val="left"/>
    </w:pPr>
    <w:rPr>
      <w:rFonts w:ascii="EC Square Sans Cond Pro" w:eastAsia="Calibri" w:hAnsi="EC Square Sans Cond Pro"/>
      <w:noProof/>
      <w:lang w:eastAsia="en-US"/>
    </w:rPr>
  </w:style>
  <w:style w:type="paragraph" w:styleId="TOCHeading">
    <w:name w:val="TOC Heading"/>
    <w:basedOn w:val="Normal"/>
    <w:next w:val="Normal"/>
    <w:uiPriority w:val="39"/>
    <w:unhideWhenUsed/>
    <w:rsid w:val="15EA60C0"/>
    <w:pPr>
      <w:keepNext/>
      <w:keepLines/>
      <w:spacing w:after="480"/>
    </w:pPr>
    <w:rPr>
      <w:b/>
      <w:bCs/>
      <w:sz w:val="26"/>
      <w:szCs w:val="26"/>
      <w:lang w:eastAsia="ja-JP"/>
    </w:rPr>
  </w:style>
  <w:style w:type="paragraph" w:styleId="FootnoteText">
    <w:name w:val="footnote text"/>
    <w:basedOn w:val="Normal"/>
    <w:link w:val="FootnoteTextChar"/>
    <w:uiPriority w:val="99"/>
    <w:unhideWhenUsed/>
    <w:rsid w:val="15EA60C0"/>
    <w:pPr>
      <w:spacing w:before="0" w:after="0"/>
      <w:ind w:left="357" w:hanging="357"/>
    </w:pPr>
    <w:rPr>
      <w:rFonts w:eastAsiaTheme="minorEastAsia" w:cstheme="minorBidi"/>
      <w:sz w:val="16"/>
      <w:szCs w:val="16"/>
      <w:lang w:eastAsia="en-US"/>
    </w:rPr>
  </w:style>
  <w:style w:type="character" w:customStyle="1" w:styleId="FootnoteTextChar">
    <w:name w:val="Footnote Text Char"/>
    <w:basedOn w:val="DefaultParagraphFont"/>
    <w:link w:val="FootnoteText"/>
    <w:uiPriority w:val="99"/>
    <w:qFormat/>
    <w:rsid w:val="0193ED09"/>
    <w:rPr>
      <w:rFonts w:ascii="EC Square Sans Pro" w:eastAsiaTheme="minorEastAsia" w:hAnsi="EC Square Sans Pro" w:cstheme="minorBidi"/>
      <w:noProof w:val="0"/>
      <w:sz w:val="16"/>
      <w:szCs w:val="16"/>
      <w:lang w:val="en-GB"/>
    </w:rPr>
  </w:style>
  <w:style w:type="character" w:styleId="FootnoteReference">
    <w:name w:val="footnote reference"/>
    <w:basedOn w:val="DefaultParagraphFont"/>
    <w:uiPriority w:val="99"/>
    <w:unhideWhenUsed/>
    <w:qFormat/>
    <w:rsid w:val="00F7732B"/>
    <w:rPr>
      <w:rFonts w:ascii="EC Square Sans Pro" w:hAnsi="EC Square Sans Pro"/>
      <w:vertAlign w:val="superscript"/>
      <w:lang w:val="en-GB"/>
    </w:rPr>
  </w:style>
  <w:style w:type="paragraph" w:customStyle="1" w:styleId="JRCLevel-2title">
    <w:name w:val="JRC_Level-2_title"/>
    <w:basedOn w:val="Heading2"/>
    <w:next w:val="JRCText"/>
    <w:qFormat/>
    <w:rsid w:val="00C61CFA"/>
    <w:pPr>
      <w:numPr>
        <w:ilvl w:val="1"/>
        <w:numId w:val="21"/>
      </w:numPr>
    </w:pPr>
    <w:rPr>
      <w:color w:val="6CA644"/>
      <w:sz w:val="32"/>
      <w:szCs w:val="32"/>
    </w:rPr>
  </w:style>
  <w:style w:type="paragraph" w:customStyle="1" w:styleId="JRCLevel-1title">
    <w:name w:val="JRC_Level-1_title"/>
    <w:basedOn w:val="Heading1"/>
    <w:next w:val="JRCText"/>
    <w:qFormat/>
    <w:rsid w:val="00C61CFA"/>
    <w:pPr>
      <w:keepLines/>
      <w:numPr>
        <w:numId w:val="21"/>
      </w:numPr>
      <w:spacing w:before="0"/>
      <w:jc w:val="left"/>
    </w:pPr>
    <w:rPr>
      <w:color w:val="6CA644"/>
      <w:sz w:val="56"/>
      <w:szCs w:val="56"/>
    </w:rPr>
  </w:style>
  <w:style w:type="paragraph" w:customStyle="1" w:styleId="JRCTextbulletedlist2">
    <w:name w:val="JRC_Text_bulleted_list2"/>
    <w:basedOn w:val="Normal"/>
    <w:qFormat/>
    <w:rsid w:val="15EA60C0"/>
    <w:pPr>
      <w:numPr>
        <w:ilvl w:val="1"/>
        <w:numId w:val="24"/>
      </w:numPr>
    </w:pPr>
  </w:style>
  <w:style w:type="paragraph" w:customStyle="1" w:styleId="JRCLevel-4title">
    <w:name w:val="JRC_Level-4_title"/>
    <w:basedOn w:val="Normal"/>
    <w:next w:val="JRCText"/>
    <w:uiPriority w:val="1"/>
    <w:qFormat/>
    <w:rsid w:val="15EA60C0"/>
    <w:pPr>
      <w:keepNext/>
      <w:keepLines/>
      <w:spacing w:before="240"/>
      <w:ind w:left="862" w:hanging="862"/>
      <w:jc w:val="left"/>
    </w:pPr>
    <w:rPr>
      <w:b/>
      <w:bCs/>
      <w:i/>
      <w:iCs/>
    </w:rPr>
  </w:style>
  <w:style w:type="paragraph" w:customStyle="1" w:styleId="JRCLevel-3title">
    <w:name w:val="JRC_Level-3_title"/>
    <w:basedOn w:val="Heading3"/>
    <w:next w:val="JRCText"/>
    <w:qFormat/>
    <w:rsid w:val="00C61CFA"/>
    <w:pPr>
      <w:numPr>
        <w:ilvl w:val="2"/>
        <w:numId w:val="21"/>
      </w:numPr>
      <w:spacing w:line="240" w:lineRule="auto"/>
    </w:pPr>
    <w:rPr>
      <w:b w:val="0"/>
      <w:color w:val="85BD5F"/>
      <w:sz w:val="22"/>
      <w:szCs w:val="22"/>
    </w:rPr>
  </w:style>
  <w:style w:type="paragraph" w:customStyle="1" w:styleId="JRCLevel-5title">
    <w:name w:val="JRC_Level-5_title"/>
    <w:basedOn w:val="Normal"/>
    <w:next w:val="JRCText"/>
    <w:uiPriority w:val="1"/>
    <w:qFormat/>
    <w:rsid w:val="15EA60C0"/>
    <w:pPr>
      <w:keepNext/>
      <w:keepLines/>
      <w:spacing w:before="200" w:after="0"/>
      <w:ind w:left="1009" w:hanging="1009"/>
      <w:jc w:val="left"/>
      <w:outlineLvl w:val="4"/>
    </w:pPr>
  </w:style>
  <w:style w:type="paragraph" w:styleId="BalloonText">
    <w:name w:val="Balloon Text"/>
    <w:basedOn w:val="Normal"/>
    <w:link w:val="BalloonTextChar"/>
    <w:uiPriority w:val="99"/>
    <w:semiHidden/>
    <w:unhideWhenUsed/>
    <w:rsid w:val="15EA60C0"/>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193ED09"/>
    <w:rPr>
      <w:rFonts w:ascii="Tahoma" w:eastAsia="Times New Roman" w:hAnsi="Tahoma" w:cs="Tahoma"/>
      <w:noProof w:val="0"/>
      <w:sz w:val="16"/>
      <w:szCs w:val="16"/>
      <w:lang w:val="en-GB" w:eastAsia="en-GB"/>
    </w:rPr>
  </w:style>
  <w:style w:type="paragraph" w:customStyle="1" w:styleId="JRCLevel-1Backtitle">
    <w:name w:val="JRC_Level-1_Back_title"/>
    <w:basedOn w:val="Normal"/>
    <w:next w:val="JRCText"/>
    <w:uiPriority w:val="1"/>
    <w:qFormat/>
    <w:rsid w:val="15EA60C0"/>
    <w:pPr>
      <w:keepNext/>
      <w:spacing w:before="0"/>
      <w:jc w:val="left"/>
      <w:outlineLvl w:val="0"/>
    </w:pPr>
    <w:rPr>
      <w:b/>
      <w:bCs/>
      <w:sz w:val="24"/>
      <w:szCs w:val="24"/>
    </w:rPr>
  </w:style>
  <w:style w:type="character" w:styleId="Hyperlink">
    <w:name w:val="Hyperlink"/>
    <w:basedOn w:val="DefaultParagraphFont"/>
    <w:uiPriority w:val="99"/>
    <w:unhideWhenUsed/>
    <w:rsid w:val="00F7732B"/>
    <w:rPr>
      <w:rFonts w:ascii="EC Square Sans Pro" w:hAnsi="EC Square Sans Pro"/>
      <w:color w:val="0563C1" w:themeColor="hyperlink"/>
      <w:u w:val="single"/>
    </w:rPr>
  </w:style>
  <w:style w:type="paragraph" w:customStyle="1" w:styleId="JRCBoxtitle">
    <w:name w:val="JRC_Box_title"/>
    <w:basedOn w:val="Normal"/>
    <w:uiPriority w:val="1"/>
    <w:qFormat/>
    <w:rsid w:val="15EA60C0"/>
    <w:pPr>
      <w:keepNext/>
      <w:spacing w:before="240" w:after="0"/>
    </w:pPr>
    <w:rPr>
      <w:sz w:val="18"/>
      <w:szCs w:val="18"/>
    </w:rPr>
  </w:style>
  <w:style w:type="paragraph" w:customStyle="1" w:styleId="JRCBoxtext">
    <w:name w:val="JRC_Box_text"/>
    <w:basedOn w:val="Normal"/>
    <w:uiPriority w:val="1"/>
    <w:qFormat/>
    <w:rsid w:val="15EA60C0"/>
    <w:pPr>
      <w:keepLines/>
    </w:pPr>
  </w:style>
  <w:style w:type="paragraph" w:customStyle="1" w:styleId="JRCBoxbulletlist">
    <w:name w:val="JRC_Box_bullet_list"/>
    <w:basedOn w:val="Normal"/>
    <w:uiPriority w:val="1"/>
    <w:qFormat/>
    <w:rsid w:val="15EA60C0"/>
    <w:pPr>
      <w:numPr>
        <w:numId w:val="22"/>
      </w:numPr>
    </w:pPr>
  </w:style>
  <w:style w:type="paragraph" w:customStyle="1" w:styleId="JRCTextnumberedlist1">
    <w:name w:val="JRC_Text_numbered_list1"/>
    <w:basedOn w:val="Normal"/>
    <w:qFormat/>
    <w:rsid w:val="15EA60C0"/>
    <w:pPr>
      <w:numPr>
        <w:numId w:val="25"/>
      </w:numPr>
    </w:pPr>
  </w:style>
  <w:style w:type="paragraph" w:styleId="Header">
    <w:name w:val="header"/>
    <w:basedOn w:val="Normal"/>
    <w:link w:val="HeaderChar"/>
    <w:uiPriority w:val="99"/>
    <w:unhideWhenUsed/>
    <w:rsid w:val="15EA60C0"/>
    <w:pPr>
      <w:tabs>
        <w:tab w:val="center" w:pos="4513"/>
        <w:tab w:val="right" w:pos="9026"/>
      </w:tabs>
      <w:spacing w:before="0" w:after="0"/>
    </w:pPr>
  </w:style>
  <w:style w:type="character" w:customStyle="1" w:styleId="HeaderChar">
    <w:name w:val="Header Char"/>
    <w:basedOn w:val="DefaultParagraphFont"/>
    <w:link w:val="Header"/>
    <w:uiPriority w:val="99"/>
    <w:rsid w:val="0193ED09"/>
    <w:rPr>
      <w:rFonts w:ascii="EC Square Sans Pro" w:eastAsia="Times New Roman" w:hAnsi="EC Square Sans Pro" w:cs="Times New Roman"/>
      <w:noProof w:val="0"/>
      <w:sz w:val="20"/>
      <w:szCs w:val="20"/>
      <w:lang w:val="en-GB" w:eastAsia="en-GB"/>
    </w:rPr>
  </w:style>
  <w:style w:type="paragraph" w:styleId="Footer">
    <w:name w:val="footer"/>
    <w:basedOn w:val="Normal"/>
    <w:link w:val="FooterChar"/>
    <w:uiPriority w:val="99"/>
    <w:unhideWhenUsed/>
    <w:rsid w:val="15EA60C0"/>
    <w:pPr>
      <w:tabs>
        <w:tab w:val="center" w:pos="4513"/>
        <w:tab w:val="right" w:pos="9026"/>
      </w:tabs>
      <w:spacing w:before="0" w:after="0"/>
    </w:pPr>
  </w:style>
  <w:style w:type="character" w:customStyle="1" w:styleId="FooterChar">
    <w:name w:val="Footer Char"/>
    <w:basedOn w:val="DefaultParagraphFont"/>
    <w:link w:val="Footer"/>
    <w:uiPriority w:val="99"/>
    <w:rsid w:val="0193ED09"/>
    <w:rPr>
      <w:rFonts w:ascii="EC Square Sans Pro" w:eastAsia="Times New Roman" w:hAnsi="EC Square Sans Pro" w:cs="Times New Roman"/>
      <w:noProof w:val="0"/>
      <w:sz w:val="20"/>
      <w:szCs w:val="20"/>
      <w:lang w:val="en-GB" w:eastAsia="en-GB"/>
    </w:rPr>
  </w:style>
  <w:style w:type="paragraph" w:customStyle="1" w:styleId="JRCCoverAuthor">
    <w:name w:val="JRC_Cover_Author"/>
    <w:basedOn w:val="Normal"/>
    <w:uiPriority w:val="1"/>
    <w:qFormat/>
    <w:rsid w:val="15EA60C0"/>
    <w:pPr>
      <w:jc w:val="left"/>
    </w:pPr>
    <w:rPr>
      <w:color w:val="7F7F7F" w:themeColor="text1" w:themeTint="80"/>
    </w:rPr>
  </w:style>
  <w:style w:type="paragraph" w:customStyle="1" w:styleId="JRCCoveryear">
    <w:name w:val="JRC_Cover_year"/>
    <w:basedOn w:val="Normal"/>
    <w:uiPriority w:val="1"/>
    <w:rsid w:val="15EA60C0"/>
    <w:pPr>
      <w:spacing w:before="0" w:after="0"/>
      <w:jc w:val="left"/>
    </w:pPr>
  </w:style>
  <w:style w:type="paragraph" w:customStyle="1" w:styleId="JRCCoverclass">
    <w:name w:val="JRC_Cover_class"/>
    <w:basedOn w:val="Normal"/>
    <w:uiPriority w:val="1"/>
    <w:rsid w:val="15EA60C0"/>
    <w:rPr>
      <w:color w:val="FF0000"/>
    </w:rPr>
  </w:style>
  <w:style w:type="paragraph" w:customStyle="1" w:styleId="JRCCoverEURISSN">
    <w:name w:val="JRC_Cover_EUR_ISSN"/>
    <w:basedOn w:val="Normal"/>
    <w:link w:val="JRCCoverEURISSNChar"/>
    <w:uiPriority w:val="1"/>
    <w:rsid w:val="15EA60C0"/>
    <w:pPr>
      <w:spacing w:before="0" w:after="0"/>
      <w:jc w:val="right"/>
    </w:pPr>
    <w:rPr>
      <w:sz w:val="18"/>
      <w:szCs w:val="18"/>
    </w:rPr>
  </w:style>
  <w:style w:type="table" w:styleId="TableGrid">
    <w:name w:val="Table Grid"/>
    <w:basedOn w:val="TableNormal"/>
    <w:uiPriority w:val="39"/>
    <w:rsid w:val="00F7732B"/>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15EA60C0"/>
    <w:pPr>
      <w:ind w:left="720"/>
      <w:contextualSpacing/>
    </w:pPr>
    <w:rPr>
      <w:rFonts w:eastAsiaTheme="minorEastAsia" w:cstheme="minorBidi"/>
      <w:lang w:eastAsia="en-US"/>
    </w:rPr>
  </w:style>
  <w:style w:type="paragraph" w:customStyle="1" w:styleId="JRCCovertext">
    <w:name w:val="JRC_Cover_text"/>
    <w:basedOn w:val="Normal"/>
    <w:uiPriority w:val="1"/>
    <w:qFormat/>
    <w:rsid w:val="15EA60C0"/>
    <w:pPr>
      <w:widowControl w:val="0"/>
      <w:spacing w:before="0" w:after="0" w:line="200" w:lineRule="exact"/>
    </w:pPr>
    <w:rPr>
      <w:sz w:val="16"/>
      <w:szCs w:val="16"/>
    </w:rPr>
  </w:style>
  <w:style w:type="paragraph" w:customStyle="1" w:styleId="JRCTablesource">
    <w:name w:val="JRC_Table_source"/>
    <w:basedOn w:val="Normal"/>
    <w:next w:val="JRCText"/>
    <w:uiPriority w:val="1"/>
    <w:qFormat/>
    <w:rsid w:val="15EA60C0"/>
    <w:pPr>
      <w:spacing w:before="0"/>
    </w:pPr>
    <w:rPr>
      <w:i/>
      <w:iCs/>
      <w:sz w:val="16"/>
      <w:szCs w:val="16"/>
    </w:rPr>
  </w:style>
  <w:style w:type="paragraph" w:customStyle="1" w:styleId="JRCFiguresource">
    <w:name w:val="JRC_Figure_source"/>
    <w:basedOn w:val="Normal"/>
    <w:next w:val="JRCText"/>
    <w:qFormat/>
    <w:rsid w:val="15EA60C0"/>
    <w:pPr>
      <w:spacing w:before="0" w:after="360"/>
      <w:jc w:val="center"/>
    </w:pPr>
    <w:rPr>
      <w:i/>
      <w:iCs/>
      <w:sz w:val="16"/>
      <w:szCs w:val="16"/>
    </w:rPr>
  </w:style>
  <w:style w:type="paragraph" w:customStyle="1" w:styleId="JRCTablenote">
    <w:name w:val="JRC_Table_note"/>
    <w:basedOn w:val="Normal"/>
    <w:uiPriority w:val="1"/>
    <w:qFormat/>
    <w:rsid w:val="15EA60C0"/>
    <w:pPr>
      <w:spacing w:before="0"/>
      <w:ind w:left="357" w:hanging="357"/>
      <w:contextualSpacing/>
    </w:pPr>
    <w:rPr>
      <w:sz w:val="16"/>
      <w:szCs w:val="16"/>
    </w:rPr>
  </w:style>
  <w:style w:type="paragraph" w:customStyle="1" w:styleId="JRCTextnumberedlist2">
    <w:name w:val="JRC_Text_numbered_list2"/>
    <w:basedOn w:val="Normal"/>
    <w:qFormat/>
    <w:rsid w:val="15EA60C0"/>
    <w:pPr>
      <w:numPr>
        <w:ilvl w:val="1"/>
        <w:numId w:val="25"/>
      </w:numPr>
    </w:pPr>
  </w:style>
  <w:style w:type="character" w:styleId="PlaceholderText">
    <w:name w:val="Placeholder Text"/>
    <w:basedOn w:val="DefaultParagraphFont"/>
    <w:uiPriority w:val="99"/>
    <w:semiHidden/>
    <w:rsid w:val="00F7732B"/>
    <w:rPr>
      <w:color w:val="808080"/>
    </w:rPr>
  </w:style>
  <w:style w:type="paragraph" w:styleId="TOC6">
    <w:name w:val="toc 6"/>
    <w:basedOn w:val="Normal"/>
    <w:next w:val="Normal"/>
    <w:uiPriority w:val="39"/>
    <w:semiHidden/>
    <w:unhideWhenUsed/>
    <w:rsid w:val="15EA60C0"/>
    <w:pPr>
      <w:spacing w:after="100"/>
      <w:ind w:left="1000"/>
    </w:pPr>
    <w:rPr>
      <w:rFonts w:ascii="EC Square Sans Cond Pro" w:hAnsi="EC Square Sans Cond Pro"/>
    </w:rPr>
  </w:style>
  <w:style w:type="paragraph" w:styleId="TOC7">
    <w:name w:val="toc 7"/>
    <w:basedOn w:val="Normal"/>
    <w:next w:val="Normal"/>
    <w:uiPriority w:val="39"/>
    <w:semiHidden/>
    <w:unhideWhenUsed/>
    <w:rsid w:val="15EA60C0"/>
    <w:pPr>
      <w:spacing w:after="100"/>
      <w:ind w:left="1200"/>
    </w:pPr>
    <w:rPr>
      <w:rFonts w:ascii="EC Square Sans Cond Pro" w:hAnsi="EC Square Sans Cond Pro"/>
    </w:rPr>
  </w:style>
  <w:style w:type="paragraph" w:styleId="TOC8">
    <w:name w:val="toc 8"/>
    <w:basedOn w:val="Normal"/>
    <w:next w:val="Normal"/>
    <w:uiPriority w:val="39"/>
    <w:semiHidden/>
    <w:unhideWhenUsed/>
    <w:rsid w:val="15EA60C0"/>
    <w:pPr>
      <w:spacing w:after="100"/>
      <w:ind w:left="1400"/>
    </w:pPr>
    <w:rPr>
      <w:rFonts w:ascii="EC Square Sans Cond Pro" w:hAnsi="EC Square Sans Cond Pro"/>
    </w:rPr>
  </w:style>
  <w:style w:type="paragraph" w:styleId="TOC9">
    <w:name w:val="toc 9"/>
    <w:basedOn w:val="Normal"/>
    <w:next w:val="Normal"/>
    <w:uiPriority w:val="39"/>
    <w:semiHidden/>
    <w:unhideWhenUsed/>
    <w:rsid w:val="15EA60C0"/>
    <w:pPr>
      <w:spacing w:after="100"/>
      <w:ind w:left="1600"/>
    </w:pPr>
    <w:rPr>
      <w:rFonts w:ascii="EC Square Sans Cond Pro" w:hAnsi="EC Square Sans Cond Pro"/>
    </w:rPr>
  </w:style>
  <w:style w:type="character" w:styleId="FollowedHyperlink">
    <w:name w:val="FollowedHyperlink"/>
    <w:basedOn w:val="DefaultParagraphFont"/>
    <w:uiPriority w:val="99"/>
    <w:semiHidden/>
    <w:unhideWhenUsed/>
    <w:rsid w:val="00F7732B"/>
    <w:rPr>
      <w:color w:val="954F72" w:themeColor="followedHyperlink"/>
      <w:u w:val="single"/>
    </w:rPr>
  </w:style>
  <w:style w:type="paragraph" w:customStyle="1" w:styleId="JRCFrontCoverPublicationCategory">
    <w:name w:val="JRC_Front_Cover_Publication_Category"/>
    <w:basedOn w:val="Normal"/>
    <w:link w:val="JRCFrontCoverPublicationCategoryChar"/>
    <w:uiPriority w:val="1"/>
    <w:qFormat/>
    <w:rsid w:val="15EA60C0"/>
    <w:pPr>
      <w:spacing w:before="0" w:after="0"/>
      <w:jc w:val="center"/>
    </w:pPr>
    <w:rPr>
      <w:rFonts w:ascii="EC Square Sans Pro Light" w:hAnsi="EC Square Sans Pro Light"/>
      <w:color w:val="FFFFFF" w:themeColor="background1"/>
      <w:sz w:val="29"/>
      <w:szCs w:val="29"/>
    </w:rPr>
  </w:style>
  <w:style w:type="paragraph" w:customStyle="1" w:styleId="JRCCoverTitle0">
    <w:name w:val="JRC_Cover_Title"/>
    <w:basedOn w:val="JRCCovertitle"/>
    <w:link w:val="JRCCoverTitleChar0"/>
    <w:uiPriority w:val="1"/>
    <w:qFormat/>
    <w:rsid w:val="0193ED09"/>
    <w:rPr>
      <w:rFonts w:ascii="EC Square Sans Pro Light" w:hAnsi="EC Square Sans Pro Light"/>
      <w:color w:val="5E66AB"/>
    </w:rPr>
  </w:style>
  <w:style w:type="character" w:customStyle="1" w:styleId="JRCFrontCoverPublicationCategoryChar">
    <w:name w:val="JRC_Front_Cover_Publication_Category Char"/>
    <w:basedOn w:val="DefaultParagraphFont"/>
    <w:link w:val="JRCFrontCoverPublicationCategory"/>
    <w:uiPriority w:val="1"/>
    <w:rsid w:val="0193ED09"/>
    <w:rPr>
      <w:rFonts w:ascii="EC Square Sans Pro Light" w:eastAsia="Times New Roman" w:hAnsi="EC Square Sans Pro Light" w:cs="Times New Roman"/>
      <w:noProof w:val="0"/>
      <w:color w:val="FFFFFF" w:themeColor="background1"/>
      <w:sz w:val="29"/>
      <w:szCs w:val="29"/>
      <w:lang w:val="en-GB" w:eastAsia="en-GB"/>
    </w:rPr>
  </w:style>
  <w:style w:type="paragraph" w:customStyle="1" w:styleId="JRCCoverSubtitle0">
    <w:name w:val="JRC_Cover_Subtitle"/>
    <w:basedOn w:val="JRCCoversubtitle"/>
    <w:link w:val="JRCCoverSubtitleChar0"/>
    <w:uiPriority w:val="1"/>
    <w:qFormat/>
    <w:rsid w:val="0193ED09"/>
  </w:style>
  <w:style w:type="character" w:customStyle="1" w:styleId="JRCCovertitleChar">
    <w:name w:val="JRC_Cover_title Char"/>
    <w:basedOn w:val="DefaultParagraphFont"/>
    <w:link w:val="JRCCovertitle"/>
    <w:uiPriority w:val="1"/>
    <w:rsid w:val="0193ED09"/>
    <w:rPr>
      <w:rFonts w:ascii="EC Square Sans Pro" w:eastAsia="Calibri" w:hAnsi="EC Square Sans Pro" w:cs="Times New Roman"/>
      <w:noProof w:val="0"/>
      <w:sz w:val="56"/>
      <w:szCs w:val="56"/>
      <w:lang w:val="en-GB" w:eastAsia="en-GB"/>
    </w:rPr>
  </w:style>
  <w:style w:type="character" w:customStyle="1" w:styleId="JRCCoverTitleChar0">
    <w:name w:val="JRC_Cover_Title Char"/>
    <w:basedOn w:val="JRCCovertitleChar"/>
    <w:link w:val="JRCCoverTitle0"/>
    <w:uiPriority w:val="1"/>
    <w:rsid w:val="0193ED09"/>
    <w:rPr>
      <w:rFonts w:ascii="EC Square Sans Pro Light" w:eastAsia="Calibri" w:hAnsi="EC Square Sans Pro Light" w:cs="Times New Roman"/>
      <w:noProof w:val="0"/>
      <w:color w:val="5E66AB"/>
      <w:sz w:val="56"/>
      <w:szCs w:val="56"/>
      <w:lang w:val="en-GB" w:eastAsia="en-GB"/>
    </w:rPr>
  </w:style>
  <w:style w:type="paragraph" w:customStyle="1" w:styleId="JRCCoverISSN">
    <w:name w:val="JRC_Cover_ISSN"/>
    <w:basedOn w:val="JRCCoverEURISSN"/>
    <w:link w:val="JRCCoverISSNChar"/>
    <w:uiPriority w:val="1"/>
    <w:qFormat/>
    <w:rsid w:val="0193ED09"/>
  </w:style>
  <w:style w:type="character" w:customStyle="1" w:styleId="JRCCoversubtitleChar">
    <w:name w:val="JRC_Cover_subtitle Char"/>
    <w:basedOn w:val="DefaultParagraphFont"/>
    <w:link w:val="JRCCoversubtitle"/>
    <w:uiPriority w:val="1"/>
    <w:rsid w:val="0193ED09"/>
    <w:rPr>
      <w:rFonts w:ascii="EC Square Sans Pro" w:eastAsia="Calibri" w:hAnsi="EC Square Sans Pro" w:cs="Times New Roman"/>
      <w:i/>
      <w:iCs/>
      <w:noProof w:val="0"/>
      <w:color w:val="5E66AB"/>
      <w:sz w:val="32"/>
      <w:szCs w:val="32"/>
      <w:lang w:val="en-GB"/>
    </w:rPr>
  </w:style>
  <w:style w:type="character" w:customStyle="1" w:styleId="JRCCoverSubtitleChar0">
    <w:name w:val="JRC_Cover_Subtitle Char"/>
    <w:basedOn w:val="JRCCoversubtitleChar"/>
    <w:link w:val="JRCCoverSubtitle0"/>
    <w:uiPriority w:val="1"/>
    <w:rsid w:val="0193ED09"/>
    <w:rPr>
      <w:rFonts w:ascii="EC Square Sans Pro" w:eastAsia="Calibri" w:hAnsi="EC Square Sans Pro" w:cs="Times New Roman"/>
      <w:i/>
      <w:iCs/>
      <w:noProof w:val="0"/>
      <w:color w:val="5E66AB"/>
      <w:sz w:val="32"/>
      <w:szCs w:val="32"/>
      <w:lang w:val="en-GB"/>
    </w:rPr>
  </w:style>
  <w:style w:type="paragraph" w:customStyle="1" w:styleId="JRCCoverEURNumber">
    <w:name w:val="JRC_Cover_EUR_Number"/>
    <w:basedOn w:val="JRCCoverEURISSN"/>
    <w:link w:val="JRCCoverEURNumberChar"/>
    <w:uiPriority w:val="1"/>
    <w:qFormat/>
    <w:rsid w:val="0193ED09"/>
    <w:rPr>
      <w:color w:val="FFFFFF" w:themeColor="background1"/>
    </w:rPr>
  </w:style>
  <w:style w:type="character" w:customStyle="1" w:styleId="JRCCoverEURISSNChar">
    <w:name w:val="JRC_Cover_EUR_ISSN Char"/>
    <w:basedOn w:val="DefaultParagraphFont"/>
    <w:link w:val="JRCCoverEURISSN"/>
    <w:uiPriority w:val="1"/>
    <w:rsid w:val="0193ED09"/>
    <w:rPr>
      <w:rFonts w:ascii="EC Square Sans Pro" w:eastAsia="Times New Roman" w:hAnsi="EC Square Sans Pro" w:cs="Times New Roman"/>
      <w:noProof w:val="0"/>
      <w:sz w:val="18"/>
      <w:szCs w:val="18"/>
      <w:lang w:val="en-GB" w:eastAsia="en-GB"/>
    </w:rPr>
  </w:style>
  <w:style w:type="character" w:customStyle="1" w:styleId="JRCCoverISSNChar">
    <w:name w:val="JRC_Cover_ISSN Char"/>
    <w:basedOn w:val="JRCCoverEURISSNChar"/>
    <w:link w:val="JRCCoverISSN"/>
    <w:uiPriority w:val="1"/>
    <w:rsid w:val="0193ED09"/>
    <w:rPr>
      <w:rFonts w:ascii="EC Square Sans Pro" w:eastAsia="Times New Roman" w:hAnsi="EC Square Sans Pro" w:cs="Times New Roman"/>
      <w:noProof w:val="0"/>
      <w:sz w:val="18"/>
      <w:szCs w:val="18"/>
      <w:lang w:val="en-GB" w:eastAsia="en-GB"/>
    </w:rPr>
  </w:style>
  <w:style w:type="character" w:customStyle="1" w:styleId="JRCCoverEURNumberChar">
    <w:name w:val="JRC_Cover_EUR_Number Char"/>
    <w:basedOn w:val="JRCCoverEURISSNChar"/>
    <w:link w:val="JRCCoverEURNumber"/>
    <w:uiPriority w:val="1"/>
    <w:rsid w:val="0193ED09"/>
    <w:rPr>
      <w:rFonts w:ascii="EC Square Sans Pro" w:eastAsia="Times New Roman" w:hAnsi="EC Square Sans Pro" w:cs="Times New Roman"/>
      <w:noProof w:val="0"/>
      <w:color w:val="FFFFFF" w:themeColor="background1"/>
      <w:sz w:val="18"/>
      <w:szCs w:val="18"/>
      <w:lang w:val="en-GB" w:eastAsia="en-GB"/>
    </w:rPr>
  </w:style>
  <w:style w:type="paragraph" w:customStyle="1" w:styleId="JRCBackCoverCatalogueNumber">
    <w:name w:val="JRC_Back_Cover_Catalogue_Number"/>
    <w:basedOn w:val="Normal"/>
    <w:link w:val="JRCBackCoverCatalogueNumberChar"/>
    <w:uiPriority w:val="1"/>
    <w:qFormat/>
    <w:rsid w:val="15EA60C0"/>
    <w:pPr>
      <w:widowControl w:val="0"/>
      <w:spacing w:line="160" w:lineRule="exact"/>
    </w:pPr>
    <w:rPr>
      <w:color w:val="FFFFFF" w:themeColor="background1"/>
      <w:sz w:val="14"/>
      <w:szCs w:val="14"/>
    </w:rPr>
  </w:style>
  <w:style w:type="paragraph" w:customStyle="1" w:styleId="JRCBackCoverISBN">
    <w:name w:val="JRC_Back_Cover_ISBN"/>
    <w:basedOn w:val="Normal"/>
    <w:link w:val="JRCBackCoverISBNChar"/>
    <w:uiPriority w:val="1"/>
    <w:qFormat/>
    <w:rsid w:val="15EA60C0"/>
    <w:pPr>
      <w:jc w:val="right"/>
    </w:pPr>
    <w:rPr>
      <w:color w:val="000000" w:themeColor="text1"/>
      <w:sz w:val="14"/>
      <w:szCs w:val="14"/>
    </w:rPr>
  </w:style>
  <w:style w:type="character" w:customStyle="1" w:styleId="JRCBackCoverCatalogueNumberChar">
    <w:name w:val="JRC_Back_Cover_Catalogue_Number Char"/>
    <w:basedOn w:val="DefaultParagraphFont"/>
    <w:link w:val="JRCBackCoverCatalogueNumber"/>
    <w:uiPriority w:val="1"/>
    <w:rsid w:val="0193ED09"/>
    <w:rPr>
      <w:rFonts w:ascii="EC Square Sans Pro" w:eastAsia="Times New Roman" w:hAnsi="EC Square Sans Pro" w:cs="Times New Roman"/>
      <w:noProof w:val="0"/>
      <w:color w:val="FFFFFF" w:themeColor="background1"/>
      <w:sz w:val="14"/>
      <w:szCs w:val="14"/>
      <w:lang w:val="en-GB" w:eastAsia="en-GB"/>
    </w:rPr>
  </w:style>
  <w:style w:type="character" w:customStyle="1" w:styleId="JRCBackCoverISBNChar">
    <w:name w:val="JRC_Back_Cover_ISBN Char"/>
    <w:basedOn w:val="DefaultParagraphFont"/>
    <w:link w:val="JRCBackCoverISBN"/>
    <w:uiPriority w:val="1"/>
    <w:rsid w:val="0193ED09"/>
    <w:rPr>
      <w:rFonts w:ascii="EC Square Sans Pro" w:eastAsia="Times New Roman" w:hAnsi="EC Square Sans Pro" w:cs="Times New Roman"/>
      <w:noProof w:val="0"/>
      <w:color w:val="000000" w:themeColor="text1"/>
      <w:sz w:val="14"/>
      <w:szCs w:val="14"/>
      <w:lang w:val="en-GB" w:eastAsia="en-GB"/>
    </w:rPr>
  </w:style>
  <w:style w:type="paragraph" w:customStyle="1" w:styleId="JRCCoverEUR">
    <w:name w:val="JRC_Cover_EUR"/>
    <w:basedOn w:val="Normal"/>
    <w:uiPriority w:val="1"/>
    <w:rsid w:val="15EA60C0"/>
    <w:pPr>
      <w:spacing w:before="0" w:after="0"/>
      <w:jc w:val="right"/>
    </w:pPr>
    <w:rPr>
      <w:rFonts w:ascii="Verdana" w:hAnsi="Verdana"/>
      <w:sz w:val="18"/>
      <w:szCs w:val="18"/>
    </w:rPr>
  </w:style>
  <w:style w:type="character" w:customStyle="1" w:styleId="JRCCoverPublicationCategoryChar">
    <w:name w:val="JRC_Cover_Publication_Category Char"/>
    <w:basedOn w:val="DefaultParagraphFont"/>
    <w:link w:val="JRCCoverPublicationCategory"/>
    <w:uiPriority w:val="1"/>
    <w:rsid w:val="0193ED09"/>
    <w:rPr>
      <w:rFonts w:ascii="EC Square Sans Pro Light" w:eastAsiaTheme="minorEastAsia" w:hAnsi="EC Square Sans Pro Light" w:cstheme="minorBidi"/>
      <w:noProof w:val="0"/>
      <w:color w:val="FFFFFF" w:themeColor="background1"/>
      <w:sz w:val="29"/>
      <w:szCs w:val="29"/>
      <w:lang w:val="en-GB"/>
    </w:rPr>
  </w:style>
  <w:style w:type="paragraph" w:customStyle="1" w:styleId="JRCCoverPublicationCategory">
    <w:name w:val="JRC_Cover_Publication_Category"/>
    <w:basedOn w:val="Normal"/>
    <w:link w:val="JRCCoverPublicationCategoryChar"/>
    <w:uiPriority w:val="1"/>
    <w:qFormat/>
    <w:rsid w:val="15EA60C0"/>
    <w:pPr>
      <w:spacing w:before="0" w:after="0"/>
      <w:jc w:val="center"/>
    </w:pPr>
    <w:rPr>
      <w:rFonts w:ascii="EC Square Sans Pro Light" w:eastAsiaTheme="minorEastAsia" w:hAnsi="EC Square Sans Pro Light" w:cstheme="minorBidi"/>
      <w:color w:val="FFFFFF" w:themeColor="background1"/>
      <w:sz w:val="29"/>
      <w:szCs w:val="29"/>
      <w:lang w:eastAsia="en-US"/>
    </w:rPr>
  </w:style>
  <w:style w:type="character" w:customStyle="1" w:styleId="normaltextrun">
    <w:name w:val="normaltextrun"/>
    <w:basedOn w:val="DefaultParagraphFont"/>
    <w:rsid w:val="00F7732B"/>
  </w:style>
  <w:style w:type="character" w:customStyle="1" w:styleId="eop">
    <w:name w:val="eop"/>
    <w:basedOn w:val="DefaultParagraphFont"/>
    <w:rsid w:val="00F7732B"/>
  </w:style>
  <w:style w:type="character" w:customStyle="1" w:styleId="font221">
    <w:name w:val="font221"/>
    <w:basedOn w:val="DefaultParagraphFont"/>
    <w:rsid w:val="00F7732B"/>
    <w:rPr>
      <w:rFonts w:ascii="EC Square Sans Pro" w:hAnsi="EC Square Sans Pro" w:hint="default"/>
      <w:b w:val="0"/>
      <w:bCs w:val="0"/>
      <w:i/>
      <w:iCs/>
      <w:strike w:val="0"/>
      <w:dstrike w:val="0"/>
      <w:color w:val="000000"/>
      <w:sz w:val="20"/>
      <w:szCs w:val="20"/>
      <w:u w:val="none"/>
      <w:effect w:val="none"/>
    </w:rPr>
  </w:style>
  <w:style w:type="paragraph" w:customStyle="1" w:styleId="paragraph">
    <w:name w:val="paragraph"/>
    <w:basedOn w:val="Normal"/>
    <w:rsid w:val="15EA60C0"/>
    <w:pPr>
      <w:spacing w:beforeAutospacing="1" w:afterAutospacing="1"/>
      <w:jc w:val="left"/>
    </w:pPr>
    <w:rPr>
      <w:rFonts w:ascii="Times New Roman" w:hAnsi="Times New Roman"/>
      <w:sz w:val="24"/>
      <w:szCs w:val="24"/>
    </w:rPr>
  </w:style>
  <w:style w:type="character" w:customStyle="1" w:styleId="superscript">
    <w:name w:val="superscript"/>
    <w:basedOn w:val="DefaultParagraphFont"/>
    <w:rsid w:val="00F7732B"/>
  </w:style>
  <w:style w:type="table" w:styleId="ListTable3-Accent6">
    <w:name w:val="List Table 3 Accent 6"/>
    <w:basedOn w:val="TableNormal"/>
    <w:uiPriority w:val="48"/>
    <w:rsid w:val="00F7732B"/>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character" w:customStyle="1" w:styleId="UnresolvedMention2">
    <w:name w:val="Unresolved Mention2"/>
    <w:basedOn w:val="DefaultParagraphFont"/>
    <w:uiPriority w:val="99"/>
    <w:semiHidden/>
    <w:unhideWhenUsed/>
    <w:rsid w:val="00F7732B"/>
    <w:rPr>
      <w:color w:val="605E5C"/>
      <w:shd w:val="clear" w:color="auto" w:fill="E1DFDD"/>
    </w:rPr>
  </w:style>
  <w:style w:type="paragraph" w:styleId="Title">
    <w:name w:val="Title"/>
    <w:basedOn w:val="Normal"/>
    <w:next w:val="Normal"/>
    <w:link w:val="TitleChar"/>
    <w:uiPriority w:val="10"/>
    <w:qFormat/>
    <w:rsid w:val="15EA60C0"/>
    <w:pPr>
      <w:spacing w:before="0" w:after="0"/>
      <w:contextualSpacing/>
      <w:jc w:val="left"/>
    </w:pPr>
    <w:rPr>
      <w:rFonts w:asciiTheme="majorHAnsi" w:eastAsiaTheme="majorEastAsia" w:hAnsiTheme="majorHAnsi" w:cstheme="majorBidi"/>
      <w:sz w:val="56"/>
      <w:szCs w:val="56"/>
      <w:lang w:eastAsia="en-US"/>
    </w:rPr>
  </w:style>
  <w:style w:type="character" w:customStyle="1" w:styleId="TitleChar">
    <w:name w:val="Title Char"/>
    <w:basedOn w:val="DefaultParagraphFont"/>
    <w:link w:val="Title"/>
    <w:uiPriority w:val="10"/>
    <w:rsid w:val="0193ED09"/>
    <w:rPr>
      <w:rFonts w:asciiTheme="majorHAnsi" w:eastAsiaTheme="majorEastAsia" w:hAnsiTheme="majorHAnsi" w:cstheme="majorBidi"/>
      <w:noProof w:val="0"/>
      <w:sz w:val="56"/>
      <w:szCs w:val="56"/>
      <w:lang w:val="en-GB"/>
    </w:rPr>
  </w:style>
  <w:style w:type="table" w:customStyle="1" w:styleId="TableGrid1">
    <w:name w:val="Table Grid1"/>
    <w:basedOn w:val="TableNormal"/>
    <w:next w:val="TableGrid"/>
    <w:uiPriority w:val="39"/>
    <w:rsid w:val="00F87A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sid w:val="15EA60C0"/>
    <w:pPr>
      <w:spacing w:before="0" w:after="160"/>
      <w:jc w:val="left"/>
    </w:pPr>
    <w:rPr>
      <w:lang w:eastAsia="en-US"/>
    </w:rPr>
  </w:style>
  <w:style w:type="character" w:customStyle="1" w:styleId="CommentTextChar">
    <w:name w:val="Comment Text Char"/>
    <w:basedOn w:val="DefaultParagraphFont"/>
    <w:link w:val="CommentText"/>
    <w:uiPriority w:val="99"/>
    <w:rsid w:val="0193ED09"/>
    <w:rPr>
      <w:noProof w:val="0"/>
      <w:sz w:val="20"/>
      <w:szCs w:val="20"/>
      <w:lang w:val="en-GB"/>
    </w:rPr>
  </w:style>
  <w:style w:type="character" w:styleId="CommentReference">
    <w:name w:val="annotation reference"/>
    <w:basedOn w:val="DefaultParagraphFont"/>
    <w:uiPriority w:val="99"/>
    <w:semiHidden/>
    <w:unhideWhenUsed/>
    <w:rsid w:val="000D052F"/>
    <w:rPr>
      <w:sz w:val="16"/>
      <w:szCs w:val="16"/>
    </w:rPr>
  </w:style>
  <w:style w:type="character" w:customStyle="1" w:styleId="Mention4">
    <w:name w:val="Mention4"/>
    <w:basedOn w:val="DefaultParagraphFont"/>
    <w:uiPriority w:val="99"/>
    <w:unhideWhenUsed/>
    <w:rsid w:val="000D052F"/>
    <w:rPr>
      <w:color w:val="2B579A"/>
      <w:shd w:val="clear" w:color="auto" w:fill="E1DFDD"/>
    </w:rPr>
  </w:style>
  <w:style w:type="character" w:customStyle="1" w:styleId="font191">
    <w:name w:val="font191"/>
    <w:basedOn w:val="DefaultParagraphFont"/>
    <w:rsid w:val="00B2534A"/>
    <w:rPr>
      <w:rFonts w:ascii="EC Square Sans Pro" w:hAnsi="EC Square Sans Pro" w:hint="default"/>
      <w:b w:val="0"/>
      <w:bCs w:val="0"/>
      <w:i/>
      <w:iCs/>
      <w:strike w:val="0"/>
      <w:dstrike w:val="0"/>
      <w:color w:val="000000"/>
      <w:sz w:val="20"/>
      <w:szCs w:val="20"/>
      <w:u w:val="none"/>
      <w:effect w:val="none"/>
    </w:rPr>
  </w:style>
  <w:style w:type="character" w:customStyle="1" w:styleId="font471">
    <w:name w:val="font471"/>
    <w:basedOn w:val="DefaultParagraphFont"/>
    <w:rsid w:val="00B2534A"/>
    <w:rPr>
      <w:rFonts w:ascii="EC Square Sans Pro" w:hAnsi="EC Square Sans Pro" w:hint="default"/>
      <w:b/>
      <w:bCs/>
      <w:i/>
      <w:iCs/>
      <w:strike w:val="0"/>
      <w:dstrike w:val="0"/>
      <w:color w:val="000000"/>
      <w:sz w:val="20"/>
      <w:szCs w:val="20"/>
      <w:u w:val="none"/>
      <w:effect w:val="none"/>
    </w:rPr>
  </w:style>
  <w:style w:type="character" w:customStyle="1" w:styleId="font481">
    <w:name w:val="font481"/>
    <w:basedOn w:val="DefaultParagraphFont"/>
    <w:rsid w:val="00B2534A"/>
    <w:rPr>
      <w:rFonts w:ascii="EC Square Sans Pro" w:hAnsi="EC Square Sans Pro" w:hint="default"/>
      <w:b/>
      <w:bCs/>
      <w:i/>
      <w:iCs/>
      <w:color w:val="000000"/>
      <w:sz w:val="20"/>
      <w:szCs w:val="20"/>
      <w:u w:val="single"/>
    </w:rPr>
  </w:style>
  <w:style w:type="character" w:customStyle="1" w:styleId="font571">
    <w:name w:val="font571"/>
    <w:basedOn w:val="DefaultParagraphFont"/>
    <w:rsid w:val="00B2534A"/>
    <w:rPr>
      <w:rFonts w:ascii="EC Square Sans Pro" w:hAnsi="EC Square Sans Pro" w:hint="default"/>
      <w:b/>
      <w:bCs/>
      <w:i/>
      <w:iCs/>
      <w:color w:val="000000"/>
      <w:sz w:val="20"/>
      <w:szCs w:val="20"/>
      <w:u w:val="single"/>
    </w:rPr>
  </w:style>
  <w:style w:type="character" w:customStyle="1" w:styleId="font581">
    <w:name w:val="font581"/>
    <w:basedOn w:val="DefaultParagraphFont"/>
    <w:rsid w:val="00B2534A"/>
    <w:rPr>
      <w:rFonts w:ascii="EC Square Sans Pro" w:hAnsi="EC Square Sans Pro" w:hint="default"/>
      <w:b w:val="0"/>
      <w:bCs w:val="0"/>
      <w:i/>
      <w:iCs/>
      <w:strike w:val="0"/>
      <w:dstrike w:val="0"/>
      <w:color w:val="000000"/>
      <w:sz w:val="20"/>
      <w:szCs w:val="20"/>
      <w:u w:val="none"/>
      <w:effect w:val="none"/>
    </w:rPr>
  </w:style>
  <w:style w:type="table" w:styleId="ListTable4-Accent6">
    <w:name w:val="List Table 4 Accent 6"/>
    <w:basedOn w:val="TableNormal"/>
    <w:uiPriority w:val="49"/>
    <w:rsid w:val="00B2534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abchar">
    <w:name w:val="tabchar"/>
    <w:basedOn w:val="DefaultParagraphFont"/>
    <w:rsid w:val="00EB7322"/>
  </w:style>
  <w:style w:type="character" w:customStyle="1" w:styleId="font891">
    <w:name w:val="font891"/>
    <w:basedOn w:val="DefaultParagraphFont"/>
    <w:rsid w:val="004E1626"/>
    <w:rPr>
      <w:rFonts w:ascii="EC Square Sans Pro" w:hAnsi="EC Square Sans Pro" w:hint="default"/>
      <w:b/>
      <w:bCs/>
      <w:i/>
      <w:iCs/>
      <w:strike w:val="0"/>
      <w:dstrike w:val="0"/>
      <w:color w:val="000000"/>
      <w:sz w:val="20"/>
      <w:szCs w:val="20"/>
      <w:u w:val="none"/>
      <w:effect w:val="none"/>
    </w:rPr>
  </w:style>
  <w:style w:type="paragraph" w:styleId="Bibliography">
    <w:name w:val="Bibliography"/>
    <w:basedOn w:val="Normal"/>
    <w:next w:val="Normal"/>
    <w:uiPriority w:val="37"/>
    <w:unhideWhenUsed/>
    <w:rsid w:val="15EA60C0"/>
    <w:pPr>
      <w:tabs>
        <w:tab w:val="left" w:pos="624"/>
      </w:tabs>
      <w:spacing w:after="0"/>
      <w:ind w:left="624" w:hanging="624"/>
    </w:pPr>
  </w:style>
  <w:style w:type="character" w:customStyle="1" w:styleId="ui-provider">
    <w:name w:val="ui-provider"/>
    <w:basedOn w:val="DefaultParagraphFont"/>
    <w:rsid w:val="00B22476"/>
  </w:style>
  <w:style w:type="paragraph" w:styleId="CommentSubject">
    <w:name w:val="annotation subject"/>
    <w:basedOn w:val="CommentText"/>
    <w:next w:val="CommentText"/>
    <w:link w:val="CommentSubjectChar"/>
    <w:uiPriority w:val="99"/>
    <w:semiHidden/>
    <w:unhideWhenUsed/>
    <w:rsid w:val="0193ED09"/>
    <w:pPr>
      <w:spacing w:before="120" w:after="120"/>
      <w:jc w:val="both"/>
    </w:pPr>
    <w:rPr>
      <w:b/>
      <w:bCs/>
      <w:lang w:eastAsia="en-GB"/>
    </w:rPr>
  </w:style>
  <w:style w:type="character" w:customStyle="1" w:styleId="CommentSubjectChar">
    <w:name w:val="Comment Subject Char"/>
    <w:basedOn w:val="CommentTextChar"/>
    <w:link w:val="CommentSubject"/>
    <w:uiPriority w:val="99"/>
    <w:semiHidden/>
    <w:rsid w:val="0193ED09"/>
    <w:rPr>
      <w:rFonts w:ascii="EC Square Sans Pro" w:eastAsia="Times New Roman" w:hAnsi="EC Square Sans Pro" w:cs="Times New Roman"/>
      <w:b/>
      <w:bCs/>
      <w:noProof w:val="0"/>
      <w:sz w:val="20"/>
      <w:szCs w:val="20"/>
      <w:lang w:val="en-GB" w:eastAsia="en-GB"/>
    </w:rPr>
  </w:style>
  <w:style w:type="paragraph" w:styleId="Subtitle">
    <w:name w:val="Subtitle"/>
    <w:basedOn w:val="Normal"/>
    <w:next w:val="Normal"/>
    <w:link w:val="SubtitleChar"/>
    <w:uiPriority w:val="11"/>
    <w:qFormat/>
    <w:rsid w:val="15EA60C0"/>
    <w:rPr>
      <w:rFonts w:eastAsiaTheme="minorEastAsia"/>
      <w:color w:val="5A5A5A"/>
    </w:rPr>
  </w:style>
  <w:style w:type="paragraph" w:styleId="Quote">
    <w:name w:val="Quote"/>
    <w:basedOn w:val="Normal"/>
    <w:next w:val="Normal"/>
    <w:link w:val="QuoteChar"/>
    <w:uiPriority w:val="29"/>
    <w:qFormat/>
    <w:rsid w:val="15EA60C0"/>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15EA60C0"/>
    <w:pPr>
      <w:spacing w:before="360" w:after="360"/>
      <w:ind w:left="864" w:right="864"/>
      <w:jc w:val="center"/>
    </w:pPr>
    <w:rPr>
      <w:i/>
      <w:iCs/>
      <w:color w:val="5B9BD5" w:themeColor="accent1"/>
    </w:rPr>
  </w:style>
  <w:style w:type="character" w:customStyle="1" w:styleId="Heading6Char">
    <w:name w:val="Heading 6 Char"/>
    <w:basedOn w:val="DefaultParagraphFont"/>
    <w:link w:val="Heading6"/>
    <w:uiPriority w:val="9"/>
    <w:rsid w:val="0193ED09"/>
    <w:rPr>
      <w:rFonts w:asciiTheme="majorHAnsi" w:eastAsiaTheme="majorEastAsia" w:hAnsiTheme="majorHAnsi" w:cstheme="majorBidi"/>
      <w:noProof w:val="0"/>
      <w:color w:val="1F4D78"/>
      <w:lang w:val="en-GB"/>
    </w:rPr>
  </w:style>
  <w:style w:type="character" w:customStyle="1" w:styleId="Heading7Char">
    <w:name w:val="Heading 7 Char"/>
    <w:basedOn w:val="DefaultParagraphFont"/>
    <w:link w:val="Heading7"/>
    <w:uiPriority w:val="9"/>
    <w:rsid w:val="0193ED09"/>
    <w:rPr>
      <w:rFonts w:asciiTheme="majorHAnsi" w:eastAsiaTheme="majorEastAsia" w:hAnsiTheme="majorHAnsi" w:cstheme="majorBidi"/>
      <w:i/>
      <w:iCs/>
      <w:noProof w:val="0"/>
      <w:color w:val="1F4D78"/>
      <w:lang w:val="en-GB"/>
    </w:rPr>
  </w:style>
  <w:style w:type="character" w:customStyle="1" w:styleId="Heading8Char">
    <w:name w:val="Heading 8 Char"/>
    <w:basedOn w:val="DefaultParagraphFont"/>
    <w:link w:val="Heading8"/>
    <w:uiPriority w:val="9"/>
    <w:rsid w:val="0193ED09"/>
    <w:rPr>
      <w:rFonts w:asciiTheme="majorHAnsi" w:eastAsiaTheme="majorEastAsia" w:hAnsiTheme="majorHAnsi" w:cstheme="majorBidi"/>
      <w:noProof w:val="0"/>
      <w:color w:val="272727"/>
      <w:sz w:val="21"/>
      <w:szCs w:val="21"/>
      <w:lang w:val="en-GB"/>
    </w:rPr>
  </w:style>
  <w:style w:type="character" w:customStyle="1" w:styleId="Heading9Char">
    <w:name w:val="Heading 9 Char"/>
    <w:basedOn w:val="DefaultParagraphFont"/>
    <w:link w:val="Heading9"/>
    <w:uiPriority w:val="9"/>
    <w:rsid w:val="0193ED09"/>
    <w:rPr>
      <w:rFonts w:asciiTheme="majorHAnsi" w:eastAsiaTheme="majorEastAsia" w:hAnsiTheme="majorHAnsi" w:cstheme="majorBidi"/>
      <w:i/>
      <w:iCs/>
      <w:noProof w:val="0"/>
      <w:color w:val="272727"/>
      <w:sz w:val="21"/>
      <w:szCs w:val="21"/>
      <w:lang w:val="en-GB"/>
    </w:rPr>
  </w:style>
  <w:style w:type="character" w:customStyle="1" w:styleId="SubtitleChar">
    <w:name w:val="Subtitle Char"/>
    <w:basedOn w:val="DefaultParagraphFont"/>
    <w:link w:val="Subtitle"/>
    <w:uiPriority w:val="11"/>
    <w:rsid w:val="0193ED09"/>
    <w:rPr>
      <w:rFonts w:asciiTheme="minorHAnsi" w:eastAsiaTheme="minorEastAsia" w:hAnsiTheme="minorHAnsi" w:cstheme="minorBidi"/>
      <w:noProof w:val="0"/>
      <w:color w:val="5A5A5A"/>
      <w:lang w:val="en-GB"/>
    </w:rPr>
  </w:style>
  <w:style w:type="character" w:customStyle="1" w:styleId="QuoteChar">
    <w:name w:val="Quote Char"/>
    <w:basedOn w:val="DefaultParagraphFont"/>
    <w:link w:val="Quote"/>
    <w:uiPriority w:val="29"/>
    <w:rsid w:val="0193ED09"/>
    <w:rPr>
      <w:i/>
      <w:iCs/>
      <w:noProof w:val="0"/>
      <w:color w:val="404040" w:themeColor="text1" w:themeTint="BF"/>
      <w:lang w:val="en-GB"/>
    </w:rPr>
  </w:style>
  <w:style w:type="character" w:customStyle="1" w:styleId="IntenseQuoteChar">
    <w:name w:val="Intense Quote Char"/>
    <w:basedOn w:val="DefaultParagraphFont"/>
    <w:link w:val="IntenseQuote"/>
    <w:uiPriority w:val="30"/>
    <w:rsid w:val="0193ED09"/>
    <w:rPr>
      <w:i/>
      <w:iCs/>
      <w:noProof w:val="0"/>
      <w:color w:val="5B9BD5" w:themeColor="accent1"/>
      <w:lang w:val="en-GB"/>
    </w:rPr>
  </w:style>
  <w:style w:type="paragraph" w:styleId="EndnoteText">
    <w:name w:val="endnote text"/>
    <w:basedOn w:val="Normal"/>
    <w:link w:val="EndnoteTextChar"/>
    <w:uiPriority w:val="99"/>
    <w:semiHidden/>
    <w:unhideWhenUsed/>
    <w:rsid w:val="15EA60C0"/>
    <w:pPr>
      <w:spacing w:after="0"/>
    </w:pPr>
  </w:style>
  <w:style w:type="character" w:customStyle="1" w:styleId="EndnoteTextChar">
    <w:name w:val="Endnote Text Char"/>
    <w:basedOn w:val="DefaultParagraphFont"/>
    <w:link w:val="EndnoteText"/>
    <w:uiPriority w:val="99"/>
    <w:semiHidden/>
    <w:rsid w:val="0193ED09"/>
    <w:rPr>
      <w:noProof w:val="0"/>
      <w:sz w:val="20"/>
      <w:szCs w:val="20"/>
      <w:lang w:val="en-GB"/>
    </w:rPr>
  </w:style>
  <w:style w:type="paragraph" w:customStyle="1" w:styleId="BasicParagraph">
    <w:name w:val="[Basic Paragraph]"/>
    <w:basedOn w:val="Normal"/>
    <w:uiPriority w:val="99"/>
    <w:rsid w:val="15EA60C0"/>
    <w:pPr>
      <w:spacing w:before="0" w:after="0" w:line="288" w:lineRule="auto"/>
      <w:jc w:val="left"/>
    </w:pPr>
    <w:rPr>
      <w:rFonts w:ascii="MinionPro-Regular" w:eastAsiaTheme="minorEastAsia" w:hAnsi="MinionPro-Regular" w:cs="MinionPro-Regular"/>
      <w:color w:val="000000" w:themeColor="text1"/>
      <w:sz w:val="24"/>
      <w:szCs w:val="24"/>
      <w:lang w:eastAsia="en-US"/>
    </w:rPr>
  </w:style>
  <w:style w:type="paragraph" w:styleId="Revision">
    <w:name w:val="Revision"/>
    <w:hidden/>
    <w:uiPriority w:val="99"/>
    <w:semiHidden/>
    <w:rsid w:val="001F1AEF"/>
    <w:pPr>
      <w:spacing w:after="0" w:line="240" w:lineRule="auto"/>
    </w:pPr>
    <w:rPr>
      <w:rFonts w:ascii="EC Square Sans Pro" w:eastAsia="Times New Roman" w:hAnsi="EC Square Sans Pro" w:cs="Times New Roman"/>
      <w:sz w:val="20"/>
      <w:szCs w:val="20"/>
      <w:lang w:eastAsia="en-GB"/>
    </w:rPr>
  </w:style>
  <w:style w:type="character" w:customStyle="1" w:styleId="Mention1">
    <w:name w:val="Mention1"/>
    <w:basedOn w:val="DefaultParagraphFont"/>
    <w:uiPriority w:val="99"/>
    <w:unhideWhenUsed/>
    <w:rsid w:val="001F1AEF"/>
    <w:rPr>
      <w:color w:val="2B579A"/>
      <w:shd w:val="clear" w:color="auto" w:fill="E6E6E6"/>
    </w:rPr>
  </w:style>
  <w:style w:type="character" w:customStyle="1" w:styleId="cf01">
    <w:name w:val="cf01"/>
    <w:basedOn w:val="DefaultParagraphFont"/>
    <w:rsid w:val="00E517C7"/>
    <w:rPr>
      <w:rFonts w:ascii="Segoe UI" w:hAnsi="Segoe UI" w:cs="Segoe UI" w:hint="default"/>
      <w:sz w:val="18"/>
      <w:szCs w:val="18"/>
    </w:rPr>
  </w:style>
  <w:style w:type="character" w:customStyle="1" w:styleId="Menzione1">
    <w:name w:val="Menzione1"/>
    <w:basedOn w:val="DefaultParagraphFont"/>
    <w:uiPriority w:val="99"/>
    <w:unhideWhenUsed/>
    <w:rsid w:val="00A87B43"/>
    <w:rPr>
      <w:color w:val="2B579A"/>
      <w:shd w:val="clear" w:color="auto" w:fill="E6E6E6"/>
    </w:rPr>
  </w:style>
  <w:style w:type="character" w:customStyle="1" w:styleId="Mention2">
    <w:name w:val="Mention2"/>
    <w:basedOn w:val="DefaultParagraphFont"/>
    <w:uiPriority w:val="99"/>
    <w:unhideWhenUsed/>
    <w:rsid w:val="00877390"/>
    <w:rPr>
      <w:color w:val="2B579A"/>
      <w:shd w:val="clear" w:color="auto" w:fill="E6E6E6"/>
    </w:rPr>
  </w:style>
  <w:style w:type="character" w:customStyle="1" w:styleId="Menzione10">
    <w:name w:val="Menzione10"/>
    <w:basedOn w:val="DefaultParagraphFont"/>
    <w:uiPriority w:val="99"/>
    <w:unhideWhenUsed/>
    <w:rsid w:val="00034E51"/>
    <w:rPr>
      <w:color w:val="2B579A"/>
      <w:shd w:val="clear" w:color="auto" w:fill="E6E6E6"/>
    </w:rPr>
  </w:style>
  <w:style w:type="character" w:customStyle="1" w:styleId="Mention20">
    <w:name w:val="Mention20"/>
    <w:basedOn w:val="DefaultParagraphFont"/>
    <w:uiPriority w:val="99"/>
    <w:unhideWhenUsed/>
    <w:rsid w:val="00B06E30"/>
    <w:rPr>
      <w:color w:val="2B579A"/>
      <w:shd w:val="clear" w:color="auto" w:fill="E6E6E6"/>
    </w:rPr>
  </w:style>
  <w:style w:type="character" w:customStyle="1" w:styleId="Mention200">
    <w:name w:val="Mention200"/>
    <w:basedOn w:val="DefaultParagraphFont"/>
    <w:uiPriority w:val="99"/>
    <w:unhideWhenUsed/>
    <w:rsid w:val="00B06E30"/>
    <w:rPr>
      <w:color w:val="2B579A"/>
      <w:shd w:val="clear" w:color="auto" w:fill="E6E6E6"/>
    </w:rPr>
  </w:style>
  <w:style w:type="paragraph" w:styleId="NormalWeb">
    <w:name w:val="Normal (Web)"/>
    <w:basedOn w:val="Normal"/>
    <w:uiPriority w:val="99"/>
    <w:unhideWhenUsed/>
    <w:rsid w:val="15EA60C0"/>
    <w:pPr>
      <w:spacing w:beforeAutospacing="1" w:afterAutospacing="1" w:line="240" w:lineRule="auto"/>
      <w:jc w:val="left"/>
    </w:pPr>
    <w:rPr>
      <w:rFonts w:ascii="Times New Roman" w:hAnsi="Times New Roman"/>
      <w:sz w:val="24"/>
      <w:szCs w:val="24"/>
    </w:rPr>
  </w:style>
  <w:style w:type="character" w:styleId="Strong">
    <w:name w:val="Strong"/>
    <w:basedOn w:val="DefaultParagraphFont"/>
    <w:uiPriority w:val="22"/>
    <w:qFormat/>
    <w:rsid w:val="00792707"/>
    <w:rPr>
      <w:b/>
      <w:bCs/>
    </w:rPr>
  </w:style>
  <w:style w:type="character" w:customStyle="1" w:styleId="Menzione100">
    <w:name w:val="Menzione100"/>
    <w:basedOn w:val="DefaultParagraphFont"/>
    <w:uiPriority w:val="99"/>
    <w:unhideWhenUsed/>
    <w:rsid w:val="000073A3"/>
    <w:rPr>
      <w:color w:val="2B579A"/>
      <w:shd w:val="clear" w:color="auto" w:fill="E6E6E6"/>
    </w:rPr>
  </w:style>
  <w:style w:type="character" w:customStyle="1" w:styleId="Menzione1000">
    <w:name w:val="Menzione1000"/>
    <w:basedOn w:val="DefaultParagraphFont"/>
    <w:uiPriority w:val="99"/>
    <w:unhideWhenUsed/>
    <w:rsid w:val="00AF748E"/>
    <w:rPr>
      <w:color w:val="2B579A"/>
      <w:shd w:val="clear" w:color="auto" w:fill="E6E6E6"/>
    </w:rPr>
  </w:style>
  <w:style w:type="character" w:customStyle="1" w:styleId="Menzione10000">
    <w:name w:val="Menzione10000"/>
    <w:basedOn w:val="DefaultParagraphFont"/>
    <w:uiPriority w:val="99"/>
    <w:unhideWhenUsed/>
    <w:rsid w:val="00D541F7"/>
    <w:rPr>
      <w:color w:val="2B579A"/>
      <w:shd w:val="clear" w:color="auto" w:fill="E6E6E6"/>
    </w:rPr>
  </w:style>
  <w:style w:type="character" w:customStyle="1" w:styleId="Menzione100000">
    <w:name w:val="Menzione100000"/>
    <w:basedOn w:val="DefaultParagraphFont"/>
    <w:uiPriority w:val="99"/>
    <w:unhideWhenUsed/>
    <w:rsid w:val="004B21F5"/>
    <w:rPr>
      <w:color w:val="2B579A"/>
      <w:shd w:val="clear" w:color="auto" w:fill="E6E6E6"/>
    </w:rPr>
  </w:style>
  <w:style w:type="character" w:customStyle="1" w:styleId="Menzione1000000">
    <w:name w:val="Menzione1000000"/>
    <w:basedOn w:val="DefaultParagraphFont"/>
    <w:uiPriority w:val="99"/>
    <w:unhideWhenUsed/>
    <w:rsid w:val="0023235A"/>
    <w:rPr>
      <w:color w:val="2B579A"/>
      <w:shd w:val="clear" w:color="auto" w:fill="E6E6E6"/>
    </w:rPr>
  </w:style>
  <w:style w:type="character" w:customStyle="1" w:styleId="Menzione10000000">
    <w:name w:val="Menzione10000000"/>
    <w:basedOn w:val="DefaultParagraphFont"/>
    <w:uiPriority w:val="99"/>
    <w:unhideWhenUsed/>
    <w:rsid w:val="007825E6"/>
    <w:rPr>
      <w:color w:val="2B579A"/>
      <w:shd w:val="clear" w:color="auto" w:fill="E6E6E6"/>
    </w:rPr>
  </w:style>
  <w:style w:type="character" w:customStyle="1" w:styleId="Menzione100000000">
    <w:name w:val="Menzione100000000"/>
    <w:basedOn w:val="DefaultParagraphFont"/>
    <w:uiPriority w:val="99"/>
    <w:unhideWhenUsed/>
    <w:rsid w:val="00971B23"/>
    <w:rPr>
      <w:color w:val="2B579A"/>
      <w:shd w:val="clear" w:color="auto" w:fill="E6E6E6"/>
    </w:rPr>
  </w:style>
  <w:style w:type="character" w:customStyle="1" w:styleId="Menzione1000000000">
    <w:name w:val="Menzione1000000000"/>
    <w:basedOn w:val="DefaultParagraphFont"/>
    <w:uiPriority w:val="99"/>
    <w:unhideWhenUsed/>
    <w:rsid w:val="00E93A86"/>
    <w:rPr>
      <w:color w:val="2B579A"/>
      <w:shd w:val="clear" w:color="auto" w:fill="E6E6E6"/>
    </w:rPr>
  </w:style>
  <w:style w:type="table" w:styleId="PlainTable4">
    <w:name w:val="Plain Table 4"/>
    <w:basedOn w:val="TableNormal"/>
    <w:uiPriority w:val="44"/>
    <w:rsid w:val="009B634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JRCCovertextNospacing">
    <w:name w:val="JRC_Cover_text (No spacing)"/>
    <w:basedOn w:val="JRCCovertext"/>
    <w:qFormat/>
    <w:rsid w:val="00500DF7"/>
    <w:pPr>
      <w:suppressAutoHyphens/>
      <w:spacing w:line="264" w:lineRule="auto"/>
      <w:jc w:val="left"/>
    </w:pPr>
    <w:rPr>
      <w:sz w:val="18"/>
      <w:szCs w:val="14"/>
    </w:rPr>
  </w:style>
  <w:style w:type="paragraph" w:customStyle="1" w:styleId="JRCCovertextNospacingafter">
    <w:name w:val="JRC_Cover_text (No spacing after)"/>
    <w:basedOn w:val="JRCCovertext"/>
    <w:next w:val="JRCCovertextNospacing"/>
    <w:qFormat/>
    <w:rsid w:val="00500DF7"/>
    <w:pPr>
      <w:suppressAutoHyphens/>
      <w:spacing w:before="240" w:line="264" w:lineRule="auto"/>
      <w:jc w:val="left"/>
    </w:pPr>
    <w:rPr>
      <w:bCs/>
      <w:sz w:val="18"/>
      <w:szCs w:val="14"/>
    </w:rPr>
  </w:style>
  <w:style w:type="paragraph" w:customStyle="1" w:styleId="Default">
    <w:name w:val="Default"/>
    <w:rsid w:val="00500DF7"/>
    <w:pPr>
      <w:autoSpaceDE w:val="0"/>
      <w:autoSpaceDN w:val="0"/>
      <w:adjustRightInd w:val="0"/>
      <w:spacing w:after="0" w:line="240" w:lineRule="auto"/>
    </w:pPr>
    <w:rPr>
      <w:rFonts w:ascii="EC Square Sans Pro" w:hAnsi="EC Square Sans Pro" w:cs="EC Square Sans Pro"/>
      <w:color w:val="000000"/>
      <w:sz w:val="24"/>
      <w:szCs w:val="24"/>
    </w:rPr>
  </w:style>
  <w:style w:type="paragraph" w:customStyle="1" w:styleId="Pa0">
    <w:name w:val="Pa0"/>
    <w:basedOn w:val="Default"/>
    <w:next w:val="Default"/>
    <w:uiPriority w:val="99"/>
    <w:rsid w:val="00500DF7"/>
    <w:pPr>
      <w:spacing w:line="241" w:lineRule="atLeast"/>
    </w:pPr>
    <w:rPr>
      <w:rFonts w:cstheme="minorBidi"/>
      <w:color w:val="auto"/>
    </w:rPr>
  </w:style>
  <w:style w:type="character" w:customStyle="1" w:styleId="A0">
    <w:name w:val="A0"/>
    <w:uiPriority w:val="99"/>
    <w:rsid w:val="00500DF7"/>
    <w:rPr>
      <w:rFonts w:cs="EC Square Sans Pro"/>
      <w:color w:val="211D1E"/>
      <w:sz w:val="16"/>
      <w:szCs w:val="16"/>
    </w:rPr>
  </w:style>
  <w:style w:type="character" w:customStyle="1" w:styleId="Mention3">
    <w:name w:val="Mention3"/>
    <w:basedOn w:val="DefaultParagraphFont"/>
    <w:uiPriority w:val="99"/>
    <w:unhideWhenUsed/>
    <w:rsid w:val="000E7A04"/>
    <w:rPr>
      <w:color w:val="2B579A"/>
      <w:shd w:val="clear" w:color="auto" w:fill="E1DFDD"/>
    </w:rPr>
  </w:style>
  <w:style w:type="character" w:customStyle="1" w:styleId="Mention5">
    <w:name w:val="Mention5"/>
    <w:basedOn w:val="DefaultParagraphFont"/>
    <w:uiPriority w:val="99"/>
    <w:unhideWhenUsed/>
    <w:rPr>
      <w:color w:val="2B579A"/>
      <w:shd w:val="clear" w:color="auto" w:fill="E6E6E6"/>
    </w:rPr>
  </w:style>
  <w:style w:type="character" w:customStyle="1" w:styleId="Mention6">
    <w:name w:val="Mention6"/>
    <w:basedOn w:val="DefaultParagraphFont"/>
    <w:uiPriority w:val="99"/>
    <w:unhideWhenUsed/>
    <w:rsid w:val="003A5AE1"/>
    <w:rPr>
      <w:color w:val="2B579A"/>
      <w:shd w:val="clear" w:color="auto" w:fill="E6E6E6"/>
    </w:rPr>
  </w:style>
  <w:style w:type="character" w:styleId="EndnoteReference">
    <w:name w:val="endnote reference"/>
    <w:basedOn w:val="DefaultParagraphFont"/>
    <w:uiPriority w:val="99"/>
    <w:semiHidden/>
    <w:unhideWhenUsed/>
    <w:rsid w:val="00EE0963"/>
    <w:rPr>
      <w:vertAlign w:val="superscript"/>
    </w:rPr>
  </w:style>
  <w:style w:type="paragraph" w:styleId="NoSpacing">
    <w:name w:val="No Spacing"/>
    <w:link w:val="NoSpacingChar"/>
    <w:uiPriority w:val="1"/>
    <w:qFormat/>
    <w:rsid w:val="0008315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8315E"/>
    <w:rPr>
      <w:rFonts w:eastAsiaTheme="minorEastAsia"/>
      <w:lang w:val="en-US"/>
    </w:rPr>
  </w:style>
  <w:style w:type="character" w:customStyle="1" w:styleId="Mention7">
    <w:name w:val="Mention7"/>
    <w:basedOn w:val="DefaultParagraphFont"/>
    <w:uiPriority w:val="99"/>
    <w:unhideWhenUsed/>
    <w:rsid w:val="000512B3"/>
    <w:rPr>
      <w:color w:val="2B579A"/>
      <w:shd w:val="clear" w:color="auto" w:fill="E6E6E6"/>
    </w:rPr>
  </w:style>
  <w:style w:type="character" w:customStyle="1" w:styleId="Mention8">
    <w:name w:val="Mention8"/>
    <w:basedOn w:val="DefaultParagraphFont"/>
    <w:uiPriority w:val="99"/>
    <w:unhideWhenUsed/>
    <w:rsid w:val="00EE0963"/>
    <w:rPr>
      <w:color w:val="2B579A"/>
      <w:shd w:val="clear" w:color="auto" w:fill="E6E6E6"/>
    </w:rPr>
  </w:style>
  <w:style w:type="character" w:customStyle="1" w:styleId="Mention9">
    <w:name w:val="Mention9"/>
    <w:basedOn w:val="DefaultParagraphFont"/>
    <w:uiPriority w:val="99"/>
    <w:unhideWhenUsed/>
    <w:rPr>
      <w:color w:val="2B579A"/>
      <w:shd w:val="clear" w:color="auto" w:fill="E6E6E6"/>
    </w:rPr>
  </w:style>
  <w:style w:type="character" w:customStyle="1" w:styleId="Mention10">
    <w:name w:val="Mention10"/>
    <w:basedOn w:val="DefaultParagraphFont"/>
    <w:uiPriority w:val="99"/>
    <w:unhideWhenUsed/>
    <w:rsid w:val="00F616F2"/>
    <w:rPr>
      <w:color w:val="2B579A"/>
      <w:shd w:val="clear" w:color="auto" w:fill="E6E6E6"/>
    </w:rPr>
  </w:style>
  <w:style w:type="character" w:customStyle="1" w:styleId="Mention100">
    <w:name w:val="Mention100"/>
    <w:basedOn w:val="DefaultParagraphFont"/>
    <w:uiPriority w:val="99"/>
    <w:unhideWhenUsed/>
    <w:rsid w:val="008C1890"/>
    <w:rPr>
      <w:color w:val="2B579A"/>
      <w:shd w:val="clear" w:color="auto" w:fill="E6E6E6"/>
    </w:rPr>
  </w:style>
  <w:style w:type="character" w:customStyle="1" w:styleId="Mention1000">
    <w:name w:val="Mention1000"/>
    <w:basedOn w:val="DefaultParagraphFont"/>
    <w:uiPriority w:val="99"/>
    <w:unhideWhenUsed/>
    <w:rsid w:val="00A928F4"/>
    <w:rPr>
      <w:color w:val="2B579A"/>
      <w:shd w:val="clear" w:color="auto" w:fill="E6E6E6"/>
    </w:rPr>
  </w:style>
  <w:style w:type="character" w:customStyle="1" w:styleId="JRCTextZchn">
    <w:name w:val="JRC_Text Zchn"/>
    <w:basedOn w:val="DefaultParagraphFont"/>
    <w:link w:val="JRCText"/>
    <w:qFormat/>
    <w:locked/>
    <w:rsid w:val="00EA7D6A"/>
    <w:rPr>
      <w:rFonts w:ascii="EC Square Sans Pro" w:eastAsia="Calibri" w:hAnsi="EC Square Sans Pro" w:cs="Times New Roman"/>
      <w:sz w:val="20"/>
      <w:szCs w:val="20"/>
    </w:rPr>
  </w:style>
  <w:style w:type="paragraph" w:customStyle="1" w:styleId="TableParagraph">
    <w:name w:val="Table Paragraph"/>
    <w:basedOn w:val="Normal"/>
    <w:uiPriority w:val="1"/>
    <w:qFormat/>
    <w:rsid w:val="15EA60C0"/>
    <w:pPr>
      <w:widowControl w:val="0"/>
      <w:spacing w:before="0" w:after="0" w:line="240" w:lineRule="auto"/>
      <w:jc w:val="left"/>
    </w:pPr>
    <w:rPr>
      <w:rFonts w:ascii="Trebuchet MS" w:eastAsia="Trebuchet MS" w:hAnsi="Trebuchet MS" w:cs="Trebuchet MS"/>
      <w:sz w:val="22"/>
      <w:szCs w:val="22"/>
      <w:lang w:val="en-US" w:eastAsia="en-US"/>
    </w:rPr>
  </w:style>
  <w:style w:type="character" w:customStyle="1" w:styleId="Mention11">
    <w:name w:val="Mention11"/>
    <w:basedOn w:val="DefaultParagraphFont"/>
    <w:uiPriority w:val="99"/>
    <w:unhideWhenUsed/>
    <w:rsid w:val="008900A6"/>
    <w:rPr>
      <w:color w:val="2B579A"/>
      <w:shd w:val="clear" w:color="auto" w:fill="E6E6E6"/>
    </w:rPr>
  </w:style>
  <w:style w:type="paragraph" w:styleId="Caption">
    <w:name w:val="caption"/>
    <w:basedOn w:val="Normal"/>
    <w:next w:val="JRCTabletitle"/>
    <w:uiPriority w:val="35"/>
    <w:unhideWhenUsed/>
    <w:qFormat/>
    <w:rsid w:val="00E02235"/>
    <w:pPr>
      <w:keepNext/>
      <w:keepLines/>
      <w:suppressAutoHyphens/>
      <w:spacing w:before="240" w:after="160" w:line="264" w:lineRule="auto"/>
      <w:jc w:val="left"/>
    </w:pPr>
    <w:rPr>
      <w:rFonts w:asciiTheme="minorHAnsi" w:eastAsiaTheme="minorHAnsi" w:hAnsiTheme="minorHAnsi" w:cstheme="minorBidi"/>
      <w:iCs/>
      <w:szCs w:val="18"/>
      <w:lang w:eastAsia="en-US"/>
    </w:rPr>
  </w:style>
  <w:style w:type="numbering" w:customStyle="1" w:styleId="JRCTextbulletedlist">
    <w:name w:val="JRC_Text_bulleted_list"/>
    <w:uiPriority w:val="99"/>
    <w:rsid w:val="001F397A"/>
    <w:pPr>
      <w:numPr>
        <w:numId w:val="37"/>
      </w:numPr>
    </w:pPr>
  </w:style>
  <w:style w:type="character" w:customStyle="1" w:styleId="JRCTextbulletedlist1Car">
    <w:name w:val="JRC_Text_bulleted_list1 Car"/>
    <w:basedOn w:val="DefaultParagraphFont"/>
    <w:link w:val="JRCTextbulletedlist1"/>
    <w:rsid w:val="001F397A"/>
    <w:rPr>
      <w:rFonts w:ascii="EC Square Sans Pro" w:eastAsia="Times New Roman" w:hAnsi="EC Square Sans Pro" w:cs="Times New Roman"/>
      <w:sz w:val="20"/>
      <w:szCs w:val="20"/>
      <w:lang w:eastAsia="en-GB"/>
    </w:rPr>
  </w:style>
  <w:style w:type="paragraph" w:styleId="BodyTextIndent2">
    <w:name w:val="Body Text Indent 2"/>
    <w:basedOn w:val="Normal"/>
    <w:link w:val="BodyTextIndent2Char"/>
    <w:uiPriority w:val="99"/>
    <w:semiHidden/>
    <w:unhideWhenUsed/>
    <w:rsid w:val="003E3FDD"/>
    <w:pPr>
      <w:suppressAutoHyphens/>
      <w:spacing w:before="160" w:after="160" w:line="480" w:lineRule="auto"/>
      <w:ind w:left="283"/>
      <w:jc w:val="left"/>
    </w:pPr>
    <w:rPr>
      <w:rFonts w:asciiTheme="minorHAnsi" w:eastAsiaTheme="minorHAnsi" w:hAnsiTheme="minorHAnsi" w:cstheme="minorBidi"/>
      <w:sz w:val="22"/>
      <w:szCs w:val="22"/>
      <w:lang w:eastAsia="en-US"/>
    </w:rPr>
  </w:style>
  <w:style w:type="character" w:customStyle="1" w:styleId="BodyTextIndent2Char">
    <w:name w:val="Body Text Indent 2 Char"/>
    <w:basedOn w:val="DefaultParagraphFont"/>
    <w:link w:val="BodyTextIndent2"/>
    <w:uiPriority w:val="99"/>
    <w:semiHidden/>
    <w:rsid w:val="003E3FDD"/>
  </w:style>
  <w:style w:type="numbering" w:customStyle="1" w:styleId="JRCTextnumberedlist">
    <w:name w:val="JRC_Text_numbered_list"/>
    <w:uiPriority w:val="99"/>
    <w:rsid w:val="001C19EE"/>
    <w:pPr>
      <w:numPr>
        <w:numId w:val="4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94850">
      <w:bodyDiv w:val="1"/>
      <w:marLeft w:val="0"/>
      <w:marRight w:val="0"/>
      <w:marTop w:val="0"/>
      <w:marBottom w:val="0"/>
      <w:divBdr>
        <w:top w:val="none" w:sz="0" w:space="0" w:color="auto"/>
        <w:left w:val="none" w:sz="0" w:space="0" w:color="auto"/>
        <w:bottom w:val="none" w:sz="0" w:space="0" w:color="auto"/>
        <w:right w:val="none" w:sz="0" w:space="0" w:color="auto"/>
      </w:divBdr>
    </w:div>
    <w:div w:id="49694518">
      <w:bodyDiv w:val="1"/>
      <w:marLeft w:val="0"/>
      <w:marRight w:val="0"/>
      <w:marTop w:val="0"/>
      <w:marBottom w:val="0"/>
      <w:divBdr>
        <w:top w:val="none" w:sz="0" w:space="0" w:color="auto"/>
        <w:left w:val="none" w:sz="0" w:space="0" w:color="auto"/>
        <w:bottom w:val="none" w:sz="0" w:space="0" w:color="auto"/>
        <w:right w:val="none" w:sz="0" w:space="0" w:color="auto"/>
      </w:divBdr>
    </w:div>
    <w:div w:id="155844865">
      <w:bodyDiv w:val="1"/>
      <w:marLeft w:val="0"/>
      <w:marRight w:val="0"/>
      <w:marTop w:val="0"/>
      <w:marBottom w:val="0"/>
      <w:divBdr>
        <w:top w:val="none" w:sz="0" w:space="0" w:color="auto"/>
        <w:left w:val="none" w:sz="0" w:space="0" w:color="auto"/>
        <w:bottom w:val="none" w:sz="0" w:space="0" w:color="auto"/>
        <w:right w:val="none" w:sz="0" w:space="0" w:color="auto"/>
      </w:divBdr>
    </w:div>
    <w:div w:id="163937121">
      <w:bodyDiv w:val="1"/>
      <w:marLeft w:val="0"/>
      <w:marRight w:val="0"/>
      <w:marTop w:val="0"/>
      <w:marBottom w:val="0"/>
      <w:divBdr>
        <w:top w:val="none" w:sz="0" w:space="0" w:color="auto"/>
        <w:left w:val="none" w:sz="0" w:space="0" w:color="auto"/>
        <w:bottom w:val="none" w:sz="0" w:space="0" w:color="auto"/>
        <w:right w:val="none" w:sz="0" w:space="0" w:color="auto"/>
      </w:divBdr>
    </w:div>
    <w:div w:id="177042198">
      <w:bodyDiv w:val="1"/>
      <w:marLeft w:val="0"/>
      <w:marRight w:val="0"/>
      <w:marTop w:val="0"/>
      <w:marBottom w:val="0"/>
      <w:divBdr>
        <w:top w:val="none" w:sz="0" w:space="0" w:color="auto"/>
        <w:left w:val="none" w:sz="0" w:space="0" w:color="auto"/>
        <w:bottom w:val="none" w:sz="0" w:space="0" w:color="auto"/>
        <w:right w:val="none" w:sz="0" w:space="0" w:color="auto"/>
      </w:divBdr>
    </w:div>
    <w:div w:id="220948411">
      <w:bodyDiv w:val="1"/>
      <w:marLeft w:val="0"/>
      <w:marRight w:val="0"/>
      <w:marTop w:val="0"/>
      <w:marBottom w:val="0"/>
      <w:divBdr>
        <w:top w:val="none" w:sz="0" w:space="0" w:color="auto"/>
        <w:left w:val="none" w:sz="0" w:space="0" w:color="auto"/>
        <w:bottom w:val="none" w:sz="0" w:space="0" w:color="auto"/>
        <w:right w:val="none" w:sz="0" w:space="0" w:color="auto"/>
      </w:divBdr>
    </w:div>
    <w:div w:id="221714601">
      <w:bodyDiv w:val="1"/>
      <w:marLeft w:val="0"/>
      <w:marRight w:val="0"/>
      <w:marTop w:val="0"/>
      <w:marBottom w:val="0"/>
      <w:divBdr>
        <w:top w:val="none" w:sz="0" w:space="0" w:color="auto"/>
        <w:left w:val="none" w:sz="0" w:space="0" w:color="auto"/>
        <w:bottom w:val="none" w:sz="0" w:space="0" w:color="auto"/>
        <w:right w:val="none" w:sz="0" w:space="0" w:color="auto"/>
      </w:divBdr>
    </w:div>
    <w:div w:id="325472639">
      <w:bodyDiv w:val="1"/>
      <w:marLeft w:val="0"/>
      <w:marRight w:val="0"/>
      <w:marTop w:val="0"/>
      <w:marBottom w:val="0"/>
      <w:divBdr>
        <w:top w:val="none" w:sz="0" w:space="0" w:color="auto"/>
        <w:left w:val="none" w:sz="0" w:space="0" w:color="auto"/>
        <w:bottom w:val="none" w:sz="0" w:space="0" w:color="auto"/>
        <w:right w:val="none" w:sz="0" w:space="0" w:color="auto"/>
      </w:divBdr>
    </w:div>
    <w:div w:id="336807814">
      <w:bodyDiv w:val="1"/>
      <w:marLeft w:val="0"/>
      <w:marRight w:val="0"/>
      <w:marTop w:val="0"/>
      <w:marBottom w:val="0"/>
      <w:divBdr>
        <w:top w:val="none" w:sz="0" w:space="0" w:color="auto"/>
        <w:left w:val="none" w:sz="0" w:space="0" w:color="auto"/>
        <w:bottom w:val="none" w:sz="0" w:space="0" w:color="auto"/>
        <w:right w:val="none" w:sz="0" w:space="0" w:color="auto"/>
      </w:divBdr>
      <w:divsChild>
        <w:div w:id="1674601259">
          <w:marLeft w:val="0"/>
          <w:marRight w:val="0"/>
          <w:marTop w:val="0"/>
          <w:marBottom w:val="0"/>
          <w:divBdr>
            <w:top w:val="none" w:sz="0" w:space="0" w:color="auto"/>
            <w:left w:val="none" w:sz="0" w:space="0" w:color="auto"/>
            <w:bottom w:val="none" w:sz="0" w:space="0" w:color="auto"/>
            <w:right w:val="none" w:sz="0" w:space="0" w:color="auto"/>
          </w:divBdr>
        </w:div>
      </w:divsChild>
    </w:div>
    <w:div w:id="347830311">
      <w:bodyDiv w:val="1"/>
      <w:marLeft w:val="0"/>
      <w:marRight w:val="0"/>
      <w:marTop w:val="0"/>
      <w:marBottom w:val="0"/>
      <w:divBdr>
        <w:top w:val="none" w:sz="0" w:space="0" w:color="auto"/>
        <w:left w:val="none" w:sz="0" w:space="0" w:color="auto"/>
        <w:bottom w:val="none" w:sz="0" w:space="0" w:color="auto"/>
        <w:right w:val="none" w:sz="0" w:space="0" w:color="auto"/>
      </w:divBdr>
    </w:div>
    <w:div w:id="364600939">
      <w:bodyDiv w:val="1"/>
      <w:marLeft w:val="0"/>
      <w:marRight w:val="0"/>
      <w:marTop w:val="0"/>
      <w:marBottom w:val="0"/>
      <w:divBdr>
        <w:top w:val="none" w:sz="0" w:space="0" w:color="auto"/>
        <w:left w:val="none" w:sz="0" w:space="0" w:color="auto"/>
        <w:bottom w:val="none" w:sz="0" w:space="0" w:color="auto"/>
        <w:right w:val="none" w:sz="0" w:space="0" w:color="auto"/>
      </w:divBdr>
      <w:divsChild>
        <w:div w:id="1174682512">
          <w:marLeft w:val="1080"/>
          <w:marRight w:val="0"/>
          <w:marTop w:val="100"/>
          <w:marBottom w:val="0"/>
          <w:divBdr>
            <w:top w:val="none" w:sz="0" w:space="0" w:color="auto"/>
            <w:left w:val="none" w:sz="0" w:space="0" w:color="auto"/>
            <w:bottom w:val="none" w:sz="0" w:space="0" w:color="auto"/>
            <w:right w:val="none" w:sz="0" w:space="0" w:color="auto"/>
          </w:divBdr>
        </w:div>
      </w:divsChild>
    </w:div>
    <w:div w:id="433328821">
      <w:bodyDiv w:val="1"/>
      <w:marLeft w:val="0"/>
      <w:marRight w:val="0"/>
      <w:marTop w:val="0"/>
      <w:marBottom w:val="0"/>
      <w:divBdr>
        <w:top w:val="none" w:sz="0" w:space="0" w:color="auto"/>
        <w:left w:val="none" w:sz="0" w:space="0" w:color="auto"/>
        <w:bottom w:val="none" w:sz="0" w:space="0" w:color="auto"/>
        <w:right w:val="none" w:sz="0" w:space="0" w:color="auto"/>
      </w:divBdr>
      <w:divsChild>
        <w:div w:id="1311447559">
          <w:marLeft w:val="0"/>
          <w:marRight w:val="0"/>
          <w:marTop w:val="0"/>
          <w:marBottom w:val="0"/>
          <w:divBdr>
            <w:top w:val="none" w:sz="0" w:space="0" w:color="auto"/>
            <w:left w:val="none" w:sz="0" w:space="0" w:color="auto"/>
            <w:bottom w:val="none" w:sz="0" w:space="0" w:color="auto"/>
            <w:right w:val="none" w:sz="0" w:space="0" w:color="auto"/>
          </w:divBdr>
          <w:divsChild>
            <w:div w:id="51834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440224">
      <w:bodyDiv w:val="1"/>
      <w:marLeft w:val="0"/>
      <w:marRight w:val="0"/>
      <w:marTop w:val="0"/>
      <w:marBottom w:val="0"/>
      <w:divBdr>
        <w:top w:val="none" w:sz="0" w:space="0" w:color="auto"/>
        <w:left w:val="none" w:sz="0" w:space="0" w:color="auto"/>
        <w:bottom w:val="none" w:sz="0" w:space="0" w:color="auto"/>
        <w:right w:val="none" w:sz="0" w:space="0" w:color="auto"/>
      </w:divBdr>
    </w:div>
    <w:div w:id="547763518">
      <w:bodyDiv w:val="1"/>
      <w:marLeft w:val="0"/>
      <w:marRight w:val="0"/>
      <w:marTop w:val="0"/>
      <w:marBottom w:val="0"/>
      <w:divBdr>
        <w:top w:val="none" w:sz="0" w:space="0" w:color="auto"/>
        <w:left w:val="none" w:sz="0" w:space="0" w:color="auto"/>
        <w:bottom w:val="none" w:sz="0" w:space="0" w:color="auto"/>
        <w:right w:val="none" w:sz="0" w:space="0" w:color="auto"/>
      </w:divBdr>
    </w:div>
    <w:div w:id="570846255">
      <w:bodyDiv w:val="1"/>
      <w:marLeft w:val="0"/>
      <w:marRight w:val="0"/>
      <w:marTop w:val="0"/>
      <w:marBottom w:val="0"/>
      <w:divBdr>
        <w:top w:val="none" w:sz="0" w:space="0" w:color="auto"/>
        <w:left w:val="none" w:sz="0" w:space="0" w:color="auto"/>
        <w:bottom w:val="none" w:sz="0" w:space="0" w:color="auto"/>
        <w:right w:val="none" w:sz="0" w:space="0" w:color="auto"/>
      </w:divBdr>
    </w:div>
    <w:div w:id="685668106">
      <w:bodyDiv w:val="1"/>
      <w:marLeft w:val="0"/>
      <w:marRight w:val="0"/>
      <w:marTop w:val="0"/>
      <w:marBottom w:val="0"/>
      <w:divBdr>
        <w:top w:val="none" w:sz="0" w:space="0" w:color="auto"/>
        <w:left w:val="none" w:sz="0" w:space="0" w:color="auto"/>
        <w:bottom w:val="none" w:sz="0" w:space="0" w:color="auto"/>
        <w:right w:val="none" w:sz="0" w:space="0" w:color="auto"/>
      </w:divBdr>
    </w:div>
    <w:div w:id="707141809">
      <w:bodyDiv w:val="1"/>
      <w:marLeft w:val="0"/>
      <w:marRight w:val="0"/>
      <w:marTop w:val="0"/>
      <w:marBottom w:val="0"/>
      <w:divBdr>
        <w:top w:val="none" w:sz="0" w:space="0" w:color="auto"/>
        <w:left w:val="none" w:sz="0" w:space="0" w:color="auto"/>
        <w:bottom w:val="none" w:sz="0" w:space="0" w:color="auto"/>
        <w:right w:val="none" w:sz="0" w:space="0" w:color="auto"/>
      </w:divBdr>
    </w:div>
    <w:div w:id="764617246">
      <w:bodyDiv w:val="1"/>
      <w:marLeft w:val="0"/>
      <w:marRight w:val="0"/>
      <w:marTop w:val="0"/>
      <w:marBottom w:val="0"/>
      <w:divBdr>
        <w:top w:val="none" w:sz="0" w:space="0" w:color="auto"/>
        <w:left w:val="none" w:sz="0" w:space="0" w:color="auto"/>
        <w:bottom w:val="none" w:sz="0" w:space="0" w:color="auto"/>
        <w:right w:val="none" w:sz="0" w:space="0" w:color="auto"/>
      </w:divBdr>
      <w:divsChild>
        <w:div w:id="472529286">
          <w:marLeft w:val="0"/>
          <w:marRight w:val="0"/>
          <w:marTop w:val="0"/>
          <w:marBottom w:val="0"/>
          <w:divBdr>
            <w:top w:val="none" w:sz="0" w:space="0" w:color="auto"/>
            <w:left w:val="none" w:sz="0" w:space="0" w:color="auto"/>
            <w:bottom w:val="none" w:sz="0" w:space="0" w:color="auto"/>
            <w:right w:val="none" w:sz="0" w:space="0" w:color="auto"/>
          </w:divBdr>
        </w:div>
        <w:div w:id="1500541303">
          <w:marLeft w:val="0"/>
          <w:marRight w:val="0"/>
          <w:marTop w:val="0"/>
          <w:marBottom w:val="0"/>
          <w:divBdr>
            <w:top w:val="none" w:sz="0" w:space="0" w:color="auto"/>
            <w:left w:val="none" w:sz="0" w:space="0" w:color="auto"/>
            <w:bottom w:val="none" w:sz="0" w:space="0" w:color="auto"/>
            <w:right w:val="none" w:sz="0" w:space="0" w:color="auto"/>
          </w:divBdr>
        </w:div>
        <w:div w:id="381102483">
          <w:marLeft w:val="0"/>
          <w:marRight w:val="0"/>
          <w:marTop w:val="0"/>
          <w:marBottom w:val="0"/>
          <w:divBdr>
            <w:top w:val="none" w:sz="0" w:space="0" w:color="auto"/>
            <w:left w:val="none" w:sz="0" w:space="0" w:color="auto"/>
            <w:bottom w:val="none" w:sz="0" w:space="0" w:color="auto"/>
            <w:right w:val="none" w:sz="0" w:space="0" w:color="auto"/>
          </w:divBdr>
        </w:div>
        <w:div w:id="1973903922">
          <w:marLeft w:val="0"/>
          <w:marRight w:val="0"/>
          <w:marTop w:val="0"/>
          <w:marBottom w:val="0"/>
          <w:divBdr>
            <w:top w:val="none" w:sz="0" w:space="0" w:color="auto"/>
            <w:left w:val="none" w:sz="0" w:space="0" w:color="auto"/>
            <w:bottom w:val="none" w:sz="0" w:space="0" w:color="auto"/>
            <w:right w:val="none" w:sz="0" w:space="0" w:color="auto"/>
          </w:divBdr>
        </w:div>
        <w:div w:id="1337145935">
          <w:marLeft w:val="0"/>
          <w:marRight w:val="0"/>
          <w:marTop w:val="0"/>
          <w:marBottom w:val="0"/>
          <w:divBdr>
            <w:top w:val="none" w:sz="0" w:space="0" w:color="auto"/>
            <w:left w:val="none" w:sz="0" w:space="0" w:color="auto"/>
            <w:bottom w:val="none" w:sz="0" w:space="0" w:color="auto"/>
            <w:right w:val="none" w:sz="0" w:space="0" w:color="auto"/>
          </w:divBdr>
        </w:div>
        <w:div w:id="2062247147">
          <w:marLeft w:val="0"/>
          <w:marRight w:val="0"/>
          <w:marTop w:val="0"/>
          <w:marBottom w:val="0"/>
          <w:divBdr>
            <w:top w:val="none" w:sz="0" w:space="0" w:color="auto"/>
            <w:left w:val="none" w:sz="0" w:space="0" w:color="auto"/>
            <w:bottom w:val="none" w:sz="0" w:space="0" w:color="auto"/>
            <w:right w:val="none" w:sz="0" w:space="0" w:color="auto"/>
          </w:divBdr>
        </w:div>
      </w:divsChild>
    </w:div>
    <w:div w:id="785543714">
      <w:bodyDiv w:val="1"/>
      <w:marLeft w:val="0"/>
      <w:marRight w:val="0"/>
      <w:marTop w:val="0"/>
      <w:marBottom w:val="0"/>
      <w:divBdr>
        <w:top w:val="none" w:sz="0" w:space="0" w:color="auto"/>
        <w:left w:val="none" w:sz="0" w:space="0" w:color="auto"/>
        <w:bottom w:val="none" w:sz="0" w:space="0" w:color="auto"/>
        <w:right w:val="none" w:sz="0" w:space="0" w:color="auto"/>
      </w:divBdr>
      <w:divsChild>
        <w:div w:id="809253573">
          <w:marLeft w:val="1987"/>
          <w:marRight w:val="0"/>
          <w:marTop w:val="100"/>
          <w:marBottom w:val="120"/>
          <w:divBdr>
            <w:top w:val="none" w:sz="0" w:space="0" w:color="auto"/>
            <w:left w:val="none" w:sz="0" w:space="0" w:color="auto"/>
            <w:bottom w:val="none" w:sz="0" w:space="0" w:color="auto"/>
            <w:right w:val="none" w:sz="0" w:space="0" w:color="auto"/>
          </w:divBdr>
        </w:div>
      </w:divsChild>
    </w:div>
    <w:div w:id="827668905">
      <w:bodyDiv w:val="1"/>
      <w:marLeft w:val="0"/>
      <w:marRight w:val="0"/>
      <w:marTop w:val="0"/>
      <w:marBottom w:val="0"/>
      <w:divBdr>
        <w:top w:val="none" w:sz="0" w:space="0" w:color="auto"/>
        <w:left w:val="none" w:sz="0" w:space="0" w:color="auto"/>
        <w:bottom w:val="none" w:sz="0" w:space="0" w:color="auto"/>
        <w:right w:val="none" w:sz="0" w:space="0" w:color="auto"/>
      </w:divBdr>
    </w:div>
    <w:div w:id="830367959">
      <w:bodyDiv w:val="1"/>
      <w:marLeft w:val="0"/>
      <w:marRight w:val="0"/>
      <w:marTop w:val="0"/>
      <w:marBottom w:val="0"/>
      <w:divBdr>
        <w:top w:val="none" w:sz="0" w:space="0" w:color="auto"/>
        <w:left w:val="none" w:sz="0" w:space="0" w:color="auto"/>
        <w:bottom w:val="none" w:sz="0" w:space="0" w:color="auto"/>
        <w:right w:val="none" w:sz="0" w:space="0" w:color="auto"/>
      </w:divBdr>
    </w:div>
    <w:div w:id="986590421">
      <w:bodyDiv w:val="1"/>
      <w:marLeft w:val="0"/>
      <w:marRight w:val="0"/>
      <w:marTop w:val="0"/>
      <w:marBottom w:val="0"/>
      <w:divBdr>
        <w:top w:val="none" w:sz="0" w:space="0" w:color="auto"/>
        <w:left w:val="none" w:sz="0" w:space="0" w:color="auto"/>
        <w:bottom w:val="none" w:sz="0" w:space="0" w:color="auto"/>
        <w:right w:val="none" w:sz="0" w:space="0" w:color="auto"/>
      </w:divBdr>
    </w:div>
    <w:div w:id="1028994021">
      <w:bodyDiv w:val="1"/>
      <w:marLeft w:val="0"/>
      <w:marRight w:val="0"/>
      <w:marTop w:val="0"/>
      <w:marBottom w:val="0"/>
      <w:divBdr>
        <w:top w:val="none" w:sz="0" w:space="0" w:color="auto"/>
        <w:left w:val="none" w:sz="0" w:space="0" w:color="auto"/>
        <w:bottom w:val="none" w:sz="0" w:space="0" w:color="auto"/>
        <w:right w:val="none" w:sz="0" w:space="0" w:color="auto"/>
      </w:divBdr>
    </w:div>
    <w:div w:id="1073817711">
      <w:bodyDiv w:val="1"/>
      <w:marLeft w:val="0"/>
      <w:marRight w:val="0"/>
      <w:marTop w:val="0"/>
      <w:marBottom w:val="0"/>
      <w:divBdr>
        <w:top w:val="none" w:sz="0" w:space="0" w:color="auto"/>
        <w:left w:val="none" w:sz="0" w:space="0" w:color="auto"/>
        <w:bottom w:val="none" w:sz="0" w:space="0" w:color="auto"/>
        <w:right w:val="none" w:sz="0" w:space="0" w:color="auto"/>
      </w:divBdr>
    </w:div>
    <w:div w:id="1114321519">
      <w:bodyDiv w:val="1"/>
      <w:marLeft w:val="0"/>
      <w:marRight w:val="0"/>
      <w:marTop w:val="0"/>
      <w:marBottom w:val="0"/>
      <w:divBdr>
        <w:top w:val="none" w:sz="0" w:space="0" w:color="auto"/>
        <w:left w:val="none" w:sz="0" w:space="0" w:color="auto"/>
        <w:bottom w:val="none" w:sz="0" w:space="0" w:color="auto"/>
        <w:right w:val="none" w:sz="0" w:space="0" w:color="auto"/>
      </w:divBdr>
    </w:div>
    <w:div w:id="1132744400">
      <w:bodyDiv w:val="1"/>
      <w:marLeft w:val="0"/>
      <w:marRight w:val="0"/>
      <w:marTop w:val="0"/>
      <w:marBottom w:val="0"/>
      <w:divBdr>
        <w:top w:val="none" w:sz="0" w:space="0" w:color="auto"/>
        <w:left w:val="none" w:sz="0" w:space="0" w:color="auto"/>
        <w:bottom w:val="none" w:sz="0" w:space="0" w:color="auto"/>
        <w:right w:val="none" w:sz="0" w:space="0" w:color="auto"/>
      </w:divBdr>
      <w:divsChild>
        <w:div w:id="486633922">
          <w:marLeft w:val="0"/>
          <w:marRight w:val="0"/>
          <w:marTop w:val="0"/>
          <w:marBottom w:val="0"/>
          <w:divBdr>
            <w:top w:val="none" w:sz="0" w:space="0" w:color="auto"/>
            <w:left w:val="none" w:sz="0" w:space="0" w:color="auto"/>
            <w:bottom w:val="none" w:sz="0" w:space="0" w:color="auto"/>
            <w:right w:val="none" w:sz="0" w:space="0" w:color="auto"/>
          </w:divBdr>
        </w:div>
        <w:div w:id="1354526683">
          <w:marLeft w:val="0"/>
          <w:marRight w:val="0"/>
          <w:marTop w:val="0"/>
          <w:marBottom w:val="0"/>
          <w:divBdr>
            <w:top w:val="none" w:sz="0" w:space="0" w:color="auto"/>
            <w:left w:val="none" w:sz="0" w:space="0" w:color="auto"/>
            <w:bottom w:val="none" w:sz="0" w:space="0" w:color="auto"/>
            <w:right w:val="none" w:sz="0" w:space="0" w:color="auto"/>
          </w:divBdr>
        </w:div>
      </w:divsChild>
    </w:div>
    <w:div w:id="1143044944">
      <w:bodyDiv w:val="1"/>
      <w:marLeft w:val="0"/>
      <w:marRight w:val="0"/>
      <w:marTop w:val="0"/>
      <w:marBottom w:val="0"/>
      <w:divBdr>
        <w:top w:val="none" w:sz="0" w:space="0" w:color="auto"/>
        <w:left w:val="none" w:sz="0" w:space="0" w:color="auto"/>
        <w:bottom w:val="none" w:sz="0" w:space="0" w:color="auto"/>
        <w:right w:val="none" w:sz="0" w:space="0" w:color="auto"/>
      </w:divBdr>
    </w:div>
    <w:div w:id="1236554039">
      <w:bodyDiv w:val="1"/>
      <w:marLeft w:val="0"/>
      <w:marRight w:val="0"/>
      <w:marTop w:val="0"/>
      <w:marBottom w:val="0"/>
      <w:divBdr>
        <w:top w:val="none" w:sz="0" w:space="0" w:color="auto"/>
        <w:left w:val="none" w:sz="0" w:space="0" w:color="auto"/>
        <w:bottom w:val="none" w:sz="0" w:space="0" w:color="auto"/>
        <w:right w:val="none" w:sz="0" w:space="0" w:color="auto"/>
      </w:divBdr>
    </w:div>
    <w:div w:id="1318417605">
      <w:bodyDiv w:val="1"/>
      <w:marLeft w:val="0"/>
      <w:marRight w:val="0"/>
      <w:marTop w:val="0"/>
      <w:marBottom w:val="0"/>
      <w:divBdr>
        <w:top w:val="none" w:sz="0" w:space="0" w:color="auto"/>
        <w:left w:val="none" w:sz="0" w:space="0" w:color="auto"/>
        <w:bottom w:val="none" w:sz="0" w:space="0" w:color="auto"/>
        <w:right w:val="none" w:sz="0" w:space="0" w:color="auto"/>
      </w:divBdr>
    </w:div>
    <w:div w:id="1346709355">
      <w:bodyDiv w:val="1"/>
      <w:marLeft w:val="0"/>
      <w:marRight w:val="0"/>
      <w:marTop w:val="0"/>
      <w:marBottom w:val="0"/>
      <w:divBdr>
        <w:top w:val="none" w:sz="0" w:space="0" w:color="auto"/>
        <w:left w:val="none" w:sz="0" w:space="0" w:color="auto"/>
        <w:bottom w:val="none" w:sz="0" w:space="0" w:color="auto"/>
        <w:right w:val="none" w:sz="0" w:space="0" w:color="auto"/>
      </w:divBdr>
    </w:div>
    <w:div w:id="1443186993">
      <w:bodyDiv w:val="1"/>
      <w:marLeft w:val="0"/>
      <w:marRight w:val="0"/>
      <w:marTop w:val="0"/>
      <w:marBottom w:val="0"/>
      <w:divBdr>
        <w:top w:val="none" w:sz="0" w:space="0" w:color="auto"/>
        <w:left w:val="none" w:sz="0" w:space="0" w:color="auto"/>
        <w:bottom w:val="none" w:sz="0" w:space="0" w:color="auto"/>
        <w:right w:val="none" w:sz="0" w:space="0" w:color="auto"/>
      </w:divBdr>
      <w:divsChild>
        <w:div w:id="684676091">
          <w:marLeft w:val="1987"/>
          <w:marRight w:val="0"/>
          <w:marTop w:val="100"/>
          <w:marBottom w:val="120"/>
          <w:divBdr>
            <w:top w:val="none" w:sz="0" w:space="0" w:color="auto"/>
            <w:left w:val="none" w:sz="0" w:space="0" w:color="auto"/>
            <w:bottom w:val="none" w:sz="0" w:space="0" w:color="auto"/>
            <w:right w:val="none" w:sz="0" w:space="0" w:color="auto"/>
          </w:divBdr>
        </w:div>
      </w:divsChild>
    </w:div>
    <w:div w:id="1456369442">
      <w:bodyDiv w:val="1"/>
      <w:marLeft w:val="0"/>
      <w:marRight w:val="0"/>
      <w:marTop w:val="0"/>
      <w:marBottom w:val="0"/>
      <w:divBdr>
        <w:top w:val="none" w:sz="0" w:space="0" w:color="auto"/>
        <w:left w:val="none" w:sz="0" w:space="0" w:color="auto"/>
        <w:bottom w:val="none" w:sz="0" w:space="0" w:color="auto"/>
        <w:right w:val="none" w:sz="0" w:space="0" w:color="auto"/>
      </w:divBdr>
      <w:divsChild>
        <w:div w:id="526599749">
          <w:marLeft w:val="0"/>
          <w:marRight w:val="0"/>
          <w:marTop w:val="0"/>
          <w:marBottom w:val="0"/>
          <w:divBdr>
            <w:top w:val="none" w:sz="0" w:space="0" w:color="auto"/>
            <w:left w:val="none" w:sz="0" w:space="0" w:color="auto"/>
            <w:bottom w:val="none" w:sz="0" w:space="0" w:color="auto"/>
            <w:right w:val="none" w:sz="0" w:space="0" w:color="auto"/>
          </w:divBdr>
        </w:div>
        <w:div w:id="553082177">
          <w:marLeft w:val="0"/>
          <w:marRight w:val="0"/>
          <w:marTop w:val="0"/>
          <w:marBottom w:val="0"/>
          <w:divBdr>
            <w:top w:val="none" w:sz="0" w:space="0" w:color="auto"/>
            <w:left w:val="none" w:sz="0" w:space="0" w:color="auto"/>
            <w:bottom w:val="none" w:sz="0" w:space="0" w:color="auto"/>
            <w:right w:val="none" w:sz="0" w:space="0" w:color="auto"/>
          </w:divBdr>
        </w:div>
        <w:div w:id="1037049539">
          <w:marLeft w:val="0"/>
          <w:marRight w:val="0"/>
          <w:marTop w:val="0"/>
          <w:marBottom w:val="0"/>
          <w:divBdr>
            <w:top w:val="none" w:sz="0" w:space="0" w:color="auto"/>
            <w:left w:val="none" w:sz="0" w:space="0" w:color="auto"/>
            <w:bottom w:val="none" w:sz="0" w:space="0" w:color="auto"/>
            <w:right w:val="none" w:sz="0" w:space="0" w:color="auto"/>
          </w:divBdr>
        </w:div>
        <w:div w:id="1562251237">
          <w:marLeft w:val="0"/>
          <w:marRight w:val="0"/>
          <w:marTop w:val="0"/>
          <w:marBottom w:val="0"/>
          <w:divBdr>
            <w:top w:val="none" w:sz="0" w:space="0" w:color="auto"/>
            <w:left w:val="none" w:sz="0" w:space="0" w:color="auto"/>
            <w:bottom w:val="none" w:sz="0" w:space="0" w:color="auto"/>
            <w:right w:val="none" w:sz="0" w:space="0" w:color="auto"/>
          </w:divBdr>
        </w:div>
        <w:div w:id="1743792586">
          <w:marLeft w:val="0"/>
          <w:marRight w:val="0"/>
          <w:marTop w:val="0"/>
          <w:marBottom w:val="0"/>
          <w:divBdr>
            <w:top w:val="none" w:sz="0" w:space="0" w:color="auto"/>
            <w:left w:val="none" w:sz="0" w:space="0" w:color="auto"/>
            <w:bottom w:val="none" w:sz="0" w:space="0" w:color="auto"/>
            <w:right w:val="none" w:sz="0" w:space="0" w:color="auto"/>
          </w:divBdr>
        </w:div>
      </w:divsChild>
    </w:div>
    <w:div w:id="1497568837">
      <w:bodyDiv w:val="1"/>
      <w:marLeft w:val="0"/>
      <w:marRight w:val="0"/>
      <w:marTop w:val="0"/>
      <w:marBottom w:val="0"/>
      <w:divBdr>
        <w:top w:val="none" w:sz="0" w:space="0" w:color="auto"/>
        <w:left w:val="none" w:sz="0" w:space="0" w:color="auto"/>
        <w:bottom w:val="none" w:sz="0" w:space="0" w:color="auto"/>
        <w:right w:val="none" w:sz="0" w:space="0" w:color="auto"/>
      </w:divBdr>
    </w:div>
    <w:div w:id="1547640369">
      <w:bodyDiv w:val="1"/>
      <w:marLeft w:val="0"/>
      <w:marRight w:val="0"/>
      <w:marTop w:val="0"/>
      <w:marBottom w:val="0"/>
      <w:divBdr>
        <w:top w:val="none" w:sz="0" w:space="0" w:color="auto"/>
        <w:left w:val="none" w:sz="0" w:space="0" w:color="auto"/>
        <w:bottom w:val="none" w:sz="0" w:space="0" w:color="auto"/>
        <w:right w:val="none" w:sz="0" w:space="0" w:color="auto"/>
      </w:divBdr>
      <w:divsChild>
        <w:div w:id="1624389044">
          <w:marLeft w:val="0"/>
          <w:marRight w:val="0"/>
          <w:marTop w:val="0"/>
          <w:marBottom w:val="0"/>
          <w:divBdr>
            <w:top w:val="none" w:sz="0" w:space="0" w:color="auto"/>
            <w:left w:val="none" w:sz="0" w:space="0" w:color="auto"/>
            <w:bottom w:val="none" w:sz="0" w:space="0" w:color="auto"/>
            <w:right w:val="none" w:sz="0" w:space="0" w:color="auto"/>
          </w:divBdr>
          <w:divsChild>
            <w:div w:id="1884445667">
              <w:marLeft w:val="0"/>
              <w:marRight w:val="0"/>
              <w:marTop w:val="0"/>
              <w:marBottom w:val="0"/>
              <w:divBdr>
                <w:top w:val="none" w:sz="0" w:space="0" w:color="auto"/>
                <w:left w:val="none" w:sz="0" w:space="0" w:color="auto"/>
                <w:bottom w:val="none" w:sz="0" w:space="0" w:color="auto"/>
                <w:right w:val="none" w:sz="0" w:space="0" w:color="auto"/>
              </w:divBdr>
            </w:div>
            <w:div w:id="1112556731">
              <w:marLeft w:val="0"/>
              <w:marRight w:val="0"/>
              <w:marTop w:val="0"/>
              <w:marBottom w:val="0"/>
              <w:divBdr>
                <w:top w:val="none" w:sz="0" w:space="0" w:color="auto"/>
                <w:left w:val="none" w:sz="0" w:space="0" w:color="auto"/>
                <w:bottom w:val="none" w:sz="0" w:space="0" w:color="auto"/>
                <w:right w:val="none" w:sz="0" w:space="0" w:color="auto"/>
              </w:divBdr>
            </w:div>
            <w:div w:id="1741904909">
              <w:marLeft w:val="0"/>
              <w:marRight w:val="0"/>
              <w:marTop w:val="0"/>
              <w:marBottom w:val="0"/>
              <w:divBdr>
                <w:top w:val="none" w:sz="0" w:space="0" w:color="auto"/>
                <w:left w:val="none" w:sz="0" w:space="0" w:color="auto"/>
                <w:bottom w:val="none" w:sz="0" w:space="0" w:color="auto"/>
                <w:right w:val="none" w:sz="0" w:space="0" w:color="auto"/>
              </w:divBdr>
            </w:div>
            <w:div w:id="1976905530">
              <w:marLeft w:val="0"/>
              <w:marRight w:val="0"/>
              <w:marTop w:val="0"/>
              <w:marBottom w:val="0"/>
              <w:divBdr>
                <w:top w:val="none" w:sz="0" w:space="0" w:color="auto"/>
                <w:left w:val="none" w:sz="0" w:space="0" w:color="auto"/>
                <w:bottom w:val="none" w:sz="0" w:space="0" w:color="auto"/>
                <w:right w:val="none" w:sz="0" w:space="0" w:color="auto"/>
              </w:divBdr>
            </w:div>
            <w:div w:id="182211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5279">
      <w:bodyDiv w:val="1"/>
      <w:marLeft w:val="0"/>
      <w:marRight w:val="0"/>
      <w:marTop w:val="0"/>
      <w:marBottom w:val="0"/>
      <w:divBdr>
        <w:top w:val="none" w:sz="0" w:space="0" w:color="auto"/>
        <w:left w:val="none" w:sz="0" w:space="0" w:color="auto"/>
        <w:bottom w:val="none" w:sz="0" w:space="0" w:color="auto"/>
        <w:right w:val="none" w:sz="0" w:space="0" w:color="auto"/>
      </w:divBdr>
    </w:div>
    <w:div w:id="1601180742">
      <w:bodyDiv w:val="1"/>
      <w:marLeft w:val="0"/>
      <w:marRight w:val="0"/>
      <w:marTop w:val="0"/>
      <w:marBottom w:val="0"/>
      <w:divBdr>
        <w:top w:val="none" w:sz="0" w:space="0" w:color="auto"/>
        <w:left w:val="none" w:sz="0" w:space="0" w:color="auto"/>
        <w:bottom w:val="none" w:sz="0" w:space="0" w:color="auto"/>
        <w:right w:val="none" w:sz="0" w:space="0" w:color="auto"/>
      </w:divBdr>
      <w:divsChild>
        <w:div w:id="996231856">
          <w:marLeft w:val="0"/>
          <w:marRight w:val="0"/>
          <w:marTop w:val="0"/>
          <w:marBottom w:val="0"/>
          <w:divBdr>
            <w:top w:val="none" w:sz="0" w:space="0" w:color="auto"/>
            <w:left w:val="none" w:sz="0" w:space="0" w:color="auto"/>
            <w:bottom w:val="none" w:sz="0" w:space="0" w:color="auto"/>
            <w:right w:val="none" w:sz="0" w:space="0" w:color="auto"/>
          </w:divBdr>
        </w:div>
      </w:divsChild>
    </w:div>
    <w:div w:id="1622810098">
      <w:bodyDiv w:val="1"/>
      <w:marLeft w:val="0"/>
      <w:marRight w:val="0"/>
      <w:marTop w:val="0"/>
      <w:marBottom w:val="0"/>
      <w:divBdr>
        <w:top w:val="none" w:sz="0" w:space="0" w:color="auto"/>
        <w:left w:val="none" w:sz="0" w:space="0" w:color="auto"/>
        <w:bottom w:val="none" w:sz="0" w:space="0" w:color="auto"/>
        <w:right w:val="none" w:sz="0" w:space="0" w:color="auto"/>
      </w:divBdr>
      <w:divsChild>
        <w:div w:id="15154597">
          <w:marLeft w:val="0"/>
          <w:marRight w:val="0"/>
          <w:marTop w:val="0"/>
          <w:marBottom w:val="0"/>
          <w:divBdr>
            <w:top w:val="none" w:sz="0" w:space="0" w:color="auto"/>
            <w:left w:val="none" w:sz="0" w:space="0" w:color="auto"/>
            <w:bottom w:val="none" w:sz="0" w:space="0" w:color="auto"/>
            <w:right w:val="none" w:sz="0" w:space="0" w:color="auto"/>
          </w:divBdr>
        </w:div>
        <w:div w:id="29770424">
          <w:marLeft w:val="0"/>
          <w:marRight w:val="0"/>
          <w:marTop w:val="0"/>
          <w:marBottom w:val="0"/>
          <w:divBdr>
            <w:top w:val="none" w:sz="0" w:space="0" w:color="auto"/>
            <w:left w:val="none" w:sz="0" w:space="0" w:color="auto"/>
            <w:bottom w:val="none" w:sz="0" w:space="0" w:color="auto"/>
            <w:right w:val="none" w:sz="0" w:space="0" w:color="auto"/>
          </w:divBdr>
        </w:div>
        <w:div w:id="39668085">
          <w:marLeft w:val="0"/>
          <w:marRight w:val="0"/>
          <w:marTop w:val="0"/>
          <w:marBottom w:val="0"/>
          <w:divBdr>
            <w:top w:val="none" w:sz="0" w:space="0" w:color="auto"/>
            <w:left w:val="none" w:sz="0" w:space="0" w:color="auto"/>
            <w:bottom w:val="none" w:sz="0" w:space="0" w:color="auto"/>
            <w:right w:val="none" w:sz="0" w:space="0" w:color="auto"/>
          </w:divBdr>
        </w:div>
        <w:div w:id="630551925">
          <w:marLeft w:val="0"/>
          <w:marRight w:val="0"/>
          <w:marTop w:val="0"/>
          <w:marBottom w:val="0"/>
          <w:divBdr>
            <w:top w:val="none" w:sz="0" w:space="0" w:color="auto"/>
            <w:left w:val="none" w:sz="0" w:space="0" w:color="auto"/>
            <w:bottom w:val="none" w:sz="0" w:space="0" w:color="auto"/>
            <w:right w:val="none" w:sz="0" w:space="0" w:color="auto"/>
          </w:divBdr>
        </w:div>
        <w:div w:id="676540275">
          <w:marLeft w:val="0"/>
          <w:marRight w:val="0"/>
          <w:marTop w:val="0"/>
          <w:marBottom w:val="0"/>
          <w:divBdr>
            <w:top w:val="none" w:sz="0" w:space="0" w:color="auto"/>
            <w:left w:val="none" w:sz="0" w:space="0" w:color="auto"/>
            <w:bottom w:val="none" w:sz="0" w:space="0" w:color="auto"/>
            <w:right w:val="none" w:sz="0" w:space="0" w:color="auto"/>
          </w:divBdr>
        </w:div>
        <w:div w:id="779452107">
          <w:marLeft w:val="0"/>
          <w:marRight w:val="0"/>
          <w:marTop w:val="0"/>
          <w:marBottom w:val="0"/>
          <w:divBdr>
            <w:top w:val="none" w:sz="0" w:space="0" w:color="auto"/>
            <w:left w:val="none" w:sz="0" w:space="0" w:color="auto"/>
            <w:bottom w:val="none" w:sz="0" w:space="0" w:color="auto"/>
            <w:right w:val="none" w:sz="0" w:space="0" w:color="auto"/>
          </w:divBdr>
        </w:div>
        <w:div w:id="932665562">
          <w:marLeft w:val="0"/>
          <w:marRight w:val="0"/>
          <w:marTop w:val="0"/>
          <w:marBottom w:val="0"/>
          <w:divBdr>
            <w:top w:val="none" w:sz="0" w:space="0" w:color="auto"/>
            <w:left w:val="none" w:sz="0" w:space="0" w:color="auto"/>
            <w:bottom w:val="none" w:sz="0" w:space="0" w:color="auto"/>
            <w:right w:val="none" w:sz="0" w:space="0" w:color="auto"/>
          </w:divBdr>
        </w:div>
        <w:div w:id="951323267">
          <w:marLeft w:val="0"/>
          <w:marRight w:val="0"/>
          <w:marTop w:val="0"/>
          <w:marBottom w:val="0"/>
          <w:divBdr>
            <w:top w:val="none" w:sz="0" w:space="0" w:color="auto"/>
            <w:left w:val="none" w:sz="0" w:space="0" w:color="auto"/>
            <w:bottom w:val="none" w:sz="0" w:space="0" w:color="auto"/>
            <w:right w:val="none" w:sz="0" w:space="0" w:color="auto"/>
          </w:divBdr>
        </w:div>
        <w:div w:id="1083376486">
          <w:marLeft w:val="0"/>
          <w:marRight w:val="0"/>
          <w:marTop w:val="0"/>
          <w:marBottom w:val="0"/>
          <w:divBdr>
            <w:top w:val="none" w:sz="0" w:space="0" w:color="auto"/>
            <w:left w:val="none" w:sz="0" w:space="0" w:color="auto"/>
            <w:bottom w:val="none" w:sz="0" w:space="0" w:color="auto"/>
            <w:right w:val="none" w:sz="0" w:space="0" w:color="auto"/>
          </w:divBdr>
        </w:div>
        <w:div w:id="1222255728">
          <w:marLeft w:val="0"/>
          <w:marRight w:val="0"/>
          <w:marTop w:val="0"/>
          <w:marBottom w:val="0"/>
          <w:divBdr>
            <w:top w:val="none" w:sz="0" w:space="0" w:color="auto"/>
            <w:left w:val="none" w:sz="0" w:space="0" w:color="auto"/>
            <w:bottom w:val="none" w:sz="0" w:space="0" w:color="auto"/>
            <w:right w:val="none" w:sz="0" w:space="0" w:color="auto"/>
          </w:divBdr>
        </w:div>
        <w:div w:id="1240405403">
          <w:marLeft w:val="0"/>
          <w:marRight w:val="0"/>
          <w:marTop w:val="0"/>
          <w:marBottom w:val="0"/>
          <w:divBdr>
            <w:top w:val="none" w:sz="0" w:space="0" w:color="auto"/>
            <w:left w:val="none" w:sz="0" w:space="0" w:color="auto"/>
            <w:bottom w:val="none" w:sz="0" w:space="0" w:color="auto"/>
            <w:right w:val="none" w:sz="0" w:space="0" w:color="auto"/>
          </w:divBdr>
        </w:div>
        <w:div w:id="1398279645">
          <w:marLeft w:val="0"/>
          <w:marRight w:val="0"/>
          <w:marTop w:val="0"/>
          <w:marBottom w:val="0"/>
          <w:divBdr>
            <w:top w:val="none" w:sz="0" w:space="0" w:color="auto"/>
            <w:left w:val="none" w:sz="0" w:space="0" w:color="auto"/>
            <w:bottom w:val="none" w:sz="0" w:space="0" w:color="auto"/>
            <w:right w:val="none" w:sz="0" w:space="0" w:color="auto"/>
          </w:divBdr>
        </w:div>
        <w:div w:id="1619413417">
          <w:marLeft w:val="0"/>
          <w:marRight w:val="0"/>
          <w:marTop w:val="0"/>
          <w:marBottom w:val="0"/>
          <w:divBdr>
            <w:top w:val="none" w:sz="0" w:space="0" w:color="auto"/>
            <w:left w:val="none" w:sz="0" w:space="0" w:color="auto"/>
            <w:bottom w:val="none" w:sz="0" w:space="0" w:color="auto"/>
            <w:right w:val="none" w:sz="0" w:space="0" w:color="auto"/>
          </w:divBdr>
        </w:div>
        <w:div w:id="1694261765">
          <w:marLeft w:val="0"/>
          <w:marRight w:val="0"/>
          <w:marTop w:val="0"/>
          <w:marBottom w:val="0"/>
          <w:divBdr>
            <w:top w:val="none" w:sz="0" w:space="0" w:color="auto"/>
            <w:left w:val="none" w:sz="0" w:space="0" w:color="auto"/>
            <w:bottom w:val="none" w:sz="0" w:space="0" w:color="auto"/>
            <w:right w:val="none" w:sz="0" w:space="0" w:color="auto"/>
          </w:divBdr>
        </w:div>
        <w:div w:id="1800030369">
          <w:marLeft w:val="0"/>
          <w:marRight w:val="0"/>
          <w:marTop w:val="0"/>
          <w:marBottom w:val="0"/>
          <w:divBdr>
            <w:top w:val="none" w:sz="0" w:space="0" w:color="auto"/>
            <w:left w:val="none" w:sz="0" w:space="0" w:color="auto"/>
            <w:bottom w:val="none" w:sz="0" w:space="0" w:color="auto"/>
            <w:right w:val="none" w:sz="0" w:space="0" w:color="auto"/>
          </w:divBdr>
        </w:div>
        <w:div w:id="1813132480">
          <w:marLeft w:val="0"/>
          <w:marRight w:val="0"/>
          <w:marTop w:val="0"/>
          <w:marBottom w:val="0"/>
          <w:divBdr>
            <w:top w:val="none" w:sz="0" w:space="0" w:color="auto"/>
            <w:left w:val="none" w:sz="0" w:space="0" w:color="auto"/>
            <w:bottom w:val="none" w:sz="0" w:space="0" w:color="auto"/>
            <w:right w:val="none" w:sz="0" w:space="0" w:color="auto"/>
          </w:divBdr>
        </w:div>
        <w:div w:id="1874806621">
          <w:marLeft w:val="0"/>
          <w:marRight w:val="0"/>
          <w:marTop w:val="0"/>
          <w:marBottom w:val="0"/>
          <w:divBdr>
            <w:top w:val="none" w:sz="0" w:space="0" w:color="auto"/>
            <w:left w:val="none" w:sz="0" w:space="0" w:color="auto"/>
            <w:bottom w:val="none" w:sz="0" w:space="0" w:color="auto"/>
            <w:right w:val="none" w:sz="0" w:space="0" w:color="auto"/>
          </w:divBdr>
        </w:div>
        <w:div w:id="1902515843">
          <w:marLeft w:val="0"/>
          <w:marRight w:val="0"/>
          <w:marTop w:val="0"/>
          <w:marBottom w:val="0"/>
          <w:divBdr>
            <w:top w:val="none" w:sz="0" w:space="0" w:color="auto"/>
            <w:left w:val="none" w:sz="0" w:space="0" w:color="auto"/>
            <w:bottom w:val="none" w:sz="0" w:space="0" w:color="auto"/>
            <w:right w:val="none" w:sz="0" w:space="0" w:color="auto"/>
          </w:divBdr>
        </w:div>
        <w:div w:id="1933659634">
          <w:marLeft w:val="0"/>
          <w:marRight w:val="0"/>
          <w:marTop w:val="0"/>
          <w:marBottom w:val="0"/>
          <w:divBdr>
            <w:top w:val="none" w:sz="0" w:space="0" w:color="auto"/>
            <w:left w:val="none" w:sz="0" w:space="0" w:color="auto"/>
            <w:bottom w:val="none" w:sz="0" w:space="0" w:color="auto"/>
            <w:right w:val="none" w:sz="0" w:space="0" w:color="auto"/>
          </w:divBdr>
        </w:div>
      </w:divsChild>
    </w:div>
    <w:div w:id="1663846789">
      <w:bodyDiv w:val="1"/>
      <w:marLeft w:val="0"/>
      <w:marRight w:val="0"/>
      <w:marTop w:val="0"/>
      <w:marBottom w:val="0"/>
      <w:divBdr>
        <w:top w:val="none" w:sz="0" w:space="0" w:color="auto"/>
        <w:left w:val="none" w:sz="0" w:space="0" w:color="auto"/>
        <w:bottom w:val="none" w:sz="0" w:space="0" w:color="auto"/>
        <w:right w:val="none" w:sz="0" w:space="0" w:color="auto"/>
      </w:divBdr>
    </w:div>
    <w:div w:id="1690328719">
      <w:bodyDiv w:val="1"/>
      <w:marLeft w:val="0"/>
      <w:marRight w:val="0"/>
      <w:marTop w:val="0"/>
      <w:marBottom w:val="0"/>
      <w:divBdr>
        <w:top w:val="none" w:sz="0" w:space="0" w:color="auto"/>
        <w:left w:val="none" w:sz="0" w:space="0" w:color="auto"/>
        <w:bottom w:val="none" w:sz="0" w:space="0" w:color="auto"/>
        <w:right w:val="none" w:sz="0" w:space="0" w:color="auto"/>
      </w:divBdr>
    </w:div>
    <w:div w:id="1707484865">
      <w:bodyDiv w:val="1"/>
      <w:marLeft w:val="0"/>
      <w:marRight w:val="0"/>
      <w:marTop w:val="0"/>
      <w:marBottom w:val="0"/>
      <w:divBdr>
        <w:top w:val="none" w:sz="0" w:space="0" w:color="auto"/>
        <w:left w:val="none" w:sz="0" w:space="0" w:color="auto"/>
        <w:bottom w:val="none" w:sz="0" w:space="0" w:color="auto"/>
        <w:right w:val="none" w:sz="0" w:space="0" w:color="auto"/>
      </w:divBdr>
      <w:divsChild>
        <w:div w:id="436754404">
          <w:marLeft w:val="0"/>
          <w:marRight w:val="0"/>
          <w:marTop w:val="0"/>
          <w:marBottom w:val="0"/>
          <w:divBdr>
            <w:top w:val="none" w:sz="0" w:space="0" w:color="auto"/>
            <w:left w:val="none" w:sz="0" w:space="0" w:color="auto"/>
            <w:bottom w:val="none" w:sz="0" w:space="0" w:color="auto"/>
            <w:right w:val="none" w:sz="0" w:space="0" w:color="auto"/>
          </w:divBdr>
          <w:divsChild>
            <w:div w:id="1181433504">
              <w:marLeft w:val="0"/>
              <w:marRight w:val="0"/>
              <w:marTop w:val="0"/>
              <w:marBottom w:val="0"/>
              <w:divBdr>
                <w:top w:val="none" w:sz="0" w:space="0" w:color="auto"/>
                <w:left w:val="none" w:sz="0" w:space="0" w:color="auto"/>
                <w:bottom w:val="none" w:sz="0" w:space="0" w:color="auto"/>
                <w:right w:val="none" w:sz="0" w:space="0" w:color="auto"/>
              </w:divBdr>
              <w:divsChild>
                <w:div w:id="156509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525134">
      <w:bodyDiv w:val="1"/>
      <w:marLeft w:val="0"/>
      <w:marRight w:val="0"/>
      <w:marTop w:val="0"/>
      <w:marBottom w:val="0"/>
      <w:divBdr>
        <w:top w:val="none" w:sz="0" w:space="0" w:color="auto"/>
        <w:left w:val="none" w:sz="0" w:space="0" w:color="auto"/>
        <w:bottom w:val="none" w:sz="0" w:space="0" w:color="auto"/>
        <w:right w:val="none" w:sz="0" w:space="0" w:color="auto"/>
      </w:divBdr>
    </w:div>
    <w:div w:id="1902984835">
      <w:bodyDiv w:val="1"/>
      <w:marLeft w:val="0"/>
      <w:marRight w:val="0"/>
      <w:marTop w:val="0"/>
      <w:marBottom w:val="0"/>
      <w:divBdr>
        <w:top w:val="none" w:sz="0" w:space="0" w:color="auto"/>
        <w:left w:val="none" w:sz="0" w:space="0" w:color="auto"/>
        <w:bottom w:val="none" w:sz="0" w:space="0" w:color="auto"/>
        <w:right w:val="none" w:sz="0" w:space="0" w:color="auto"/>
      </w:divBdr>
      <w:divsChild>
        <w:div w:id="1265528652">
          <w:marLeft w:val="0"/>
          <w:marRight w:val="0"/>
          <w:marTop w:val="0"/>
          <w:marBottom w:val="0"/>
          <w:divBdr>
            <w:top w:val="none" w:sz="0" w:space="0" w:color="auto"/>
            <w:left w:val="none" w:sz="0" w:space="0" w:color="auto"/>
            <w:bottom w:val="none" w:sz="0" w:space="0" w:color="auto"/>
            <w:right w:val="none" w:sz="0" w:space="0" w:color="auto"/>
          </w:divBdr>
        </w:div>
        <w:div w:id="1596592134">
          <w:marLeft w:val="0"/>
          <w:marRight w:val="0"/>
          <w:marTop w:val="0"/>
          <w:marBottom w:val="0"/>
          <w:divBdr>
            <w:top w:val="none" w:sz="0" w:space="0" w:color="auto"/>
            <w:left w:val="none" w:sz="0" w:space="0" w:color="auto"/>
            <w:bottom w:val="none" w:sz="0" w:space="0" w:color="auto"/>
            <w:right w:val="none" w:sz="0" w:space="0" w:color="auto"/>
          </w:divBdr>
        </w:div>
      </w:divsChild>
    </w:div>
    <w:div w:id="1921983422">
      <w:bodyDiv w:val="1"/>
      <w:marLeft w:val="0"/>
      <w:marRight w:val="0"/>
      <w:marTop w:val="0"/>
      <w:marBottom w:val="0"/>
      <w:divBdr>
        <w:top w:val="none" w:sz="0" w:space="0" w:color="auto"/>
        <w:left w:val="none" w:sz="0" w:space="0" w:color="auto"/>
        <w:bottom w:val="none" w:sz="0" w:space="0" w:color="auto"/>
        <w:right w:val="none" w:sz="0" w:space="0" w:color="auto"/>
      </w:divBdr>
    </w:div>
    <w:div w:id="1935245080">
      <w:bodyDiv w:val="1"/>
      <w:marLeft w:val="0"/>
      <w:marRight w:val="0"/>
      <w:marTop w:val="0"/>
      <w:marBottom w:val="0"/>
      <w:divBdr>
        <w:top w:val="none" w:sz="0" w:space="0" w:color="auto"/>
        <w:left w:val="none" w:sz="0" w:space="0" w:color="auto"/>
        <w:bottom w:val="none" w:sz="0" w:space="0" w:color="auto"/>
        <w:right w:val="none" w:sz="0" w:space="0" w:color="auto"/>
      </w:divBdr>
      <w:divsChild>
        <w:div w:id="1707438237">
          <w:marLeft w:val="0"/>
          <w:marRight w:val="0"/>
          <w:marTop w:val="0"/>
          <w:marBottom w:val="0"/>
          <w:divBdr>
            <w:top w:val="none" w:sz="0" w:space="0" w:color="auto"/>
            <w:left w:val="none" w:sz="0" w:space="0" w:color="auto"/>
            <w:bottom w:val="none" w:sz="0" w:space="0" w:color="auto"/>
            <w:right w:val="none" w:sz="0" w:space="0" w:color="auto"/>
          </w:divBdr>
          <w:divsChild>
            <w:div w:id="204914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06322">
      <w:bodyDiv w:val="1"/>
      <w:marLeft w:val="0"/>
      <w:marRight w:val="0"/>
      <w:marTop w:val="0"/>
      <w:marBottom w:val="0"/>
      <w:divBdr>
        <w:top w:val="none" w:sz="0" w:space="0" w:color="auto"/>
        <w:left w:val="none" w:sz="0" w:space="0" w:color="auto"/>
        <w:bottom w:val="none" w:sz="0" w:space="0" w:color="auto"/>
        <w:right w:val="none" w:sz="0" w:space="0" w:color="auto"/>
      </w:divBdr>
    </w:div>
    <w:div w:id="2012639261">
      <w:bodyDiv w:val="1"/>
      <w:marLeft w:val="0"/>
      <w:marRight w:val="0"/>
      <w:marTop w:val="0"/>
      <w:marBottom w:val="0"/>
      <w:divBdr>
        <w:top w:val="none" w:sz="0" w:space="0" w:color="auto"/>
        <w:left w:val="none" w:sz="0" w:space="0" w:color="auto"/>
        <w:bottom w:val="none" w:sz="0" w:space="0" w:color="auto"/>
        <w:right w:val="none" w:sz="0" w:space="0" w:color="auto"/>
      </w:divBdr>
    </w:div>
    <w:div w:id="2078942574">
      <w:bodyDiv w:val="1"/>
      <w:marLeft w:val="0"/>
      <w:marRight w:val="0"/>
      <w:marTop w:val="0"/>
      <w:marBottom w:val="0"/>
      <w:divBdr>
        <w:top w:val="none" w:sz="0" w:space="0" w:color="auto"/>
        <w:left w:val="none" w:sz="0" w:space="0" w:color="auto"/>
        <w:bottom w:val="none" w:sz="0" w:space="0" w:color="auto"/>
        <w:right w:val="none" w:sz="0" w:space="0" w:color="auto"/>
      </w:divBdr>
    </w:div>
    <w:div w:id="2086760294">
      <w:bodyDiv w:val="1"/>
      <w:marLeft w:val="0"/>
      <w:marRight w:val="0"/>
      <w:marTop w:val="0"/>
      <w:marBottom w:val="0"/>
      <w:divBdr>
        <w:top w:val="none" w:sz="0" w:space="0" w:color="auto"/>
        <w:left w:val="none" w:sz="0" w:space="0" w:color="auto"/>
        <w:bottom w:val="none" w:sz="0" w:space="0" w:color="auto"/>
        <w:right w:val="none" w:sz="0" w:space="0" w:color="auto"/>
      </w:divBdr>
    </w:div>
    <w:div w:id="2106681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2.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image" Target="media/image6.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1.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4.png"/><Relationship Id="rId28" Type="http://schemas.microsoft.com/office/2018/08/relationships/commentsExtensible" Target="commentsExtensible.xml"/><Relationship Id="rId36" Type="http://schemas.microsoft.com/office/2020/10/relationships/intelligence" Target="intelligence2.xml"/><Relationship Id="rId10" Type="http://schemas.openxmlformats.org/officeDocument/2006/relationships/endnotes" Target="endnotes.xml"/><Relationship Id="rId19" Type="http://schemas.microsoft.com/office/2016/09/relationships/commentsIds" Target="commentsIds.xml"/><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yperlink" Target="https://marginallands.eu/" TargetMode="External"/><Relationship Id="rId35" Type="http://schemas.microsoft.com/office/2019/05/relationships/documenttasks" Target="documenttasks/documenttasks1.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s://green-business.ec.europa.eu/environmental-footprint-methods/life-cycle-assessment-ef-methods_en" TargetMode="External"/><Relationship Id="rId2" Type="http://schemas.openxmlformats.org/officeDocument/2006/relationships/hyperlink" Target="https://eur-lex.europa.eu/legal-content/EN/TXT/?uri=CELEX%3A32023R1115" TargetMode="External"/><Relationship Id="rId1" Type="http://schemas.openxmlformats.org/officeDocument/2006/relationships/hyperlink" Target="https://commission.europa.eu/energy-climate-change-environment/standards-tools-and-labels/products-labelling-rules-and-requirements/ecodesign-sustainable-products-regulation_en" TargetMode="External"/><Relationship Id="rId5" Type="http://schemas.openxmlformats.org/officeDocument/2006/relationships/hyperlink" Target="https://wedocs.unep.org/bitstream/handle/20.500.11822/44939/global_waste_management_outlook_2024.pdf?sequence=3" TargetMode="External"/><Relationship Id="rId4" Type="http://schemas.openxmlformats.org/officeDocument/2006/relationships/hyperlink" Target="https://ec.europa.eu/clima/system/files/2018-11/com_2018_733_analysis_in_support_en_0.pdf" TargetMode="External"/></Relationships>
</file>

<file path=word/documenttasks/documenttasks1.xml><?xml version="1.0" encoding="utf-8"?>
<t:Tasks xmlns:t="http://schemas.microsoft.com/office/tasks/2019/documenttasks" xmlns:oel="http://schemas.microsoft.com/office/2019/extlst">
  <t:Task id="{CF5C3003-9656-4145-A551-BB4299E68315}">
    <t:Anchor>
      <t:Comment id="826870396"/>
    </t:Anchor>
    <t:History>
      <t:Event id="{ED15AB3E-5D1D-4B0F-B275-D3EC783AF154}" time="2023-12-19T08:10:14.671Z">
        <t:Attribution userId="S::matteo.trane@ec.europa.eu::c4ad00ef-ce74-4877-8364-cbec69e460c1" userProvider="AD" userName="TRANE Matteo (JRC-ISPRA)"/>
        <t:Anchor>
          <t:Comment id="826870396"/>
        </t:Anchor>
        <t:Create/>
      </t:Event>
      <t:Event id="{3C6205AE-DC0F-4A2F-BAD7-7B9B60A4C99F}" time="2023-12-19T08:10:14.671Z">
        <t:Attribution userId="S::matteo.trane@ec.europa.eu::c4ad00ef-ce74-4877-8364-cbec69e460c1" userProvider="AD" userName="TRANE Matteo (JRC-ISPRA)"/>
        <t:Anchor>
          <t:Comment id="826870396"/>
        </t:Anchor>
        <t:Assign userId="S::Stefano.CISTERNINO@ext.ec.europa.eu::40eeadf1-41b1-4aeb-b929-bc5e3c6a6913" userProvider="AD" userName="CISTERNINO Stefano (JRC-ISPRA-EXT)"/>
      </t:Event>
      <t:Event id="{C01C1202-78C9-4C59-93B4-4C7D6780DA2A}" time="2023-12-19T08:10:14.671Z">
        <t:Attribution userId="S::matteo.trane@ec.europa.eu::c4ad00ef-ce74-4877-8364-cbec69e460c1" userProvider="AD" userName="TRANE Matteo (JRC-ISPRA)"/>
        <t:Anchor>
          <t:Comment id="826870396"/>
        </t:Anchor>
        <t:SetTitle title="@CISTERNINO Stefano (JRC-ISPRA-EXT) please, let's work here"/>
      </t:Event>
      <t:Event id="{DC27AD59-C201-4493-A4C4-7AF8023BE897}" time="2023-12-20T08:12:38.953Z">
        <t:Attribution userId="S::matteo.trane@ec.europa.eu::c4ad00ef-ce74-4877-8364-cbec69e460c1" userProvider="AD" userName="TRANE Matteo (JRC-ISPRA)"/>
        <t:Progress percentComplete="100"/>
      </t:Event>
    </t:History>
  </t:Task>
  <t:Task id="{B1F6B7FE-C971-4A91-9E66-178D9E110DA4}">
    <t:Anchor>
      <t:Comment id="1596086078"/>
    </t:Anchor>
    <t:History>
      <t:Event id="{C75D9F1B-9AEE-46FE-BFD0-9B8513B4552C}" time="2024-01-26T15:34:06.396Z">
        <t:Attribution userId="S::robert.m'barek@ec.europa.eu::e7ef06c1-b725-4ed3-8354-b1c093f4ebe3" userProvider="AD" userName="M'BAREK Robert (JRC-SEVILLA)"/>
        <t:Anchor>
          <t:Comment id="1596086078"/>
        </t:Anchor>
        <t:Create/>
      </t:Event>
      <t:Event id="{4F2FA71B-79B5-458B-A9D1-1FEC649353BB}" time="2024-01-26T15:34:06.396Z">
        <t:Attribution userId="S::robert.m'barek@ec.europa.eu::e7ef06c1-b725-4ed3-8354-b1c093f4ebe3" userProvider="AD" userName="M'BAREK Robert (JRC-SEVILLA)"/>
        <t:Anchor>
          <t:Comment id="1596086078"/>
        </t:Anchor>
        <t:Assign userId="S::Luisa.MARELLI@ec.europa.eu::78bda841-bac5-4a31-bc15-22549a1dd308" userProvider="AD" userName="MARELLI Luisa (JRC-ISPRA)"/>
      </t:Event>
      <t:Event id="{8A063D32-68FE-4EBB-B04A-7026BD447D02}" time="2024-01-26T15:34:06.396Z">
        <t:Attribution userId="S::robert.m'barek@ec.europa.eu::e7ef06c1-b725-4ed3-8354-b1c093f4ebe3" userProvider="AD" userName="M'BAREK Robert (JRC-SEVILLA)"/>
        <t:Anchor>
          <t:Comment id="1596086078"/>
        </t:Anchor>
        <t:SetTitle title="@MARELLI Luisa (JRC-ISPRA)  suggestion to go back to the latest version and replace this part with &quot;This also entails...&quot;"/>
      </t:Event>
    </t:History>
  </t:Task>
  <t:Task id="{24FAA6FB-E167-47EB-8D24-3E6B6FFB1CDB}">
    <t:Anchor>
      <t:Comment id="1763799777"/>
    </t:Anchor>
    <t:History>
      <t:Event id="{73B46F1E-53D2-4D7D-951E-885E68DB4782}" time="2023-12-18T10:47:26.454Z">
        <t:Attribution userId="S::sarah.mubareka@ec.europa.eu::9cec9021-19bb-4fb6-9a8c-829a05644aa0" userProvider="AD" userName="MUBAREKA Sarah Betoul (JRC-ISPRA)"/>
        <t:Anchor>
          <t:Comment id="1763799777"/>
        </t:Anchor>
        <t:Create/>
      </t:Event>
      <t:Event id="{1526A765-B8A6-4527-8944-BC0A2B5B6B32}" time="2023-12-18T10:47:26.454Z">
        <t:Attribution userId="S::sarah.mubareka@ec.europa.eu::9cec9021-19bb-4fb6-9a8c-829a05644aa0" userProvider="AD" userName="MUBAREKA Sarah Betoul (JRC-ISPRA)"/>
        <t:Anchor>
          <t:Comment id="1763799777"/>
        </t:Anchor>
        <t:Assign userId="S::Laia.DELGADO-CALLICO@ec.europa.eu::840be715-dc1a-449e-9e6e-a6679b46f859" userProvider="AD" userName="DELGADO CALLICO Laia (JRC-PETTEN)"/>
      </t:Event>
      <t:Event id="{D9E47067-3118-417A-8F32-1AD2DE0C20CD}" time="2023-12-18T10:47:26.454Z">
        <t:Attribution userId="S::sarah.mubareka@ec.europa.eu::9cec9021-19bb-4fb6-9a8c-829a05644aa0" userProvider="AD" userName="MUBAREKA Sarah Betoul (JRC-ISPRA)"/>
        <t:Anchor>
          <t:Comment id="1763799777"/>
        </t:Anchor>
        <t:SetTitle title="@DELGADO CALLICO Laia (JRC-PETTEN) the RED targets are technology/solution neutral so I changed the wording (the modelling behind the targets foresee this, but not the targets themselves)"/>
      </t:Event>
      <t:Event id="{D354447B-80FE-4762-95CA-251876610182}" time="2023-12-18T11:11:00.395Z">
        <t:Attribution userId="S::laia.delgado-callico@ec.europa.eu::840be715-dc1a-449e-9e6e-a6679b46f859" userProvider="AD" userName="DELGADO CALLICO Laia (JRC-PETTEN)"/>
        <t:Progress percentComplete="100"/>
      </t:Event>
    </t:History>
  </t:Task>
  <t:Task id="{856E6AE5-94DE-4DDC-922A-1E2E9E1C0E1B}">
    <t:Anchor>
      <t:Comment id="1076273960"/>
    </t:Anchor>
    <t:History>
      <t:Event id="{BE2C8171-E5F6-4CC2-BA91-1772BEB6D1D4}" time="2023-12-18T14:06:59.603Z">
        <t:Attribution userId="S::giulia.barbero-vignola@ec.europa.eu::1479d97b-2e3a-4278-8e36-66f773dbda5c" userProvider="AD" userName="BARBERO VIGNOLA Giulia (JRC-ISPRA)"/>
        <t:Anchor>
          <t:Comment id="1414174875"/>
        </t:Anchor>
        <t:Create/>
      </t:Event>
      <t:Event id="{48EEC601-F5C7-40DE-AEC1-C5A6BA29D05F}" time="2023-12-18T14:06:59.603Z">
        <t:Attribution userId="S::giulia.barbero-vignola@ec.europa.eu::1479d97b-2e3a-4278-8e36-66f773dbda5c" userProvider="AD" userName="BARBERO VIGNOLA Giulia (JRC-ISPRA)"/>
        <t:Anchor>
          <t:Comment id="1414174875"/>
        </t:Anchor>
        <t:Assign userId="S::Michele.MARONI@ext.ec.europa.eu::19bca87d-2592-4504-b3be-4c57cc750ff0" userProvider="AD" userName="MARONI Michele (JRC-ISPRA-EXT)"/>
      </t:Event>
      <t:Event id="{FF852B98-A84D-4DD9-85D0-6C01A65A0677}" time="2023-12-18T14:06:59.603Z">
        <t:Attribution userId="S::giulia.barbero-vignola@ec.europa.eu::1479d97b-2e3a-4278-8e36-66f773dbda5c" userProvider="AD" userName="BARBERO VIGNOLA Giulia (JRC-ISPRA)"/>
        <t:Anchor>
          <t:Comment id="1414174875"/>
        </t:Anchor>
        <t:SetTitle title="JRC study reference: Sala, S., De Laurentiis, V. and Sanye Mengual, E., Food consumption and waste: environmental impacts from a supply chain perspective, European Commission, 2023, JRC129245. @MARONI Michele (JRC-ISPRA-EXT)"/>
      </t:Event>
      <t:Event id="{4B809E85-5EDB-41C3-B7E8-1DF9C771690B}" time="2023-12-19T09:48:10.566Z">
        <t:Attribution userId="S::Michele.MARONI@ext.ec.europa.eu::19bca87d-2592-4504-b3be-4c57cc750ff0" userProvider="AD" userName="MARONI Michele (JRC-ISPRA-EXT)"/>
        <t:Progress percentComplete="100"/>
      </t:Event>
    </t:History>
  </t:Task>
  <t:Task id="{BC4FF2FF-1B74-4C56-B7AC-873D08ACA48B}">
    <t:Anchor>
      <t:Comment id="38839274"/>
    </t:Anchor>
    <t:History>
      <t:Event id="{5234DDF5-18B7-4464-813E-BEECAC2DF26C}" time="2023-12-18T17:26:44.555Z">
        <t:Attribution userId="S::chiara.gastaldi@ec.europa.eu::c8b7d82c-d0c9-47f2-bd65-0a59874a04b9" userProvider="AD" userName="GASTALDI Chiara (JRC-ISPRA)"/>
        <t:Anchor>
          <t:Comment id="38839274"/>
        </t:Anchor>
        <t:Create/>
      </t:Event>
      <t:Event id="{A1F5EB0C-6D25-4ECD-8C66-D40C4EABBA82}" time="2023-12-18T17:26:44.555Z">
        <t:Attribution userId="S::chiara.gastaldi@ec.europa.eu::c8b7d82c-d0c9-47f2-bd65-0a59874a04b9" userProvider="AD" userName="GASTALDI Chiara (JRC-ISPRA)"/>
        <t:Anchor>
          <t:Comment id="38839274"/>
        </t:Anchor>
        <t:Assign userId="S::Steve.BORCHARDT@ext.ec.europa.eu::d5f310b6-46b6-479b-9d3d-8c044f1f1933" userProvider="AD" userName="BORCHARDT Steve (JRC-ISPRA-EXT)"/>
      </t:Event>
      <t:Event id="{793D2EEB-F334-4E38-9E56-24B80D2FAAF1}" time="2023-12-18T17:26:44.555Z">
        <t:Attribution userId="S::chiara.gastaldi@ec.europa.eu::c8b7d82c-d0c9-47f2-bd65-0a59874a04b9" userProvider="AD" userName="GASTALDI Chiara (JRC-ISPRA)"/>
        <t:Anchor>
          <t:Comment id="38839274"/>
        </t:Anchor>
        <t:SetTitle title="@BORCHARDT Steve (JRC-ISPRA-EXT) do you mean that the true cost of biodiversity loss is not accounted (as in Natural Capital accounting)? If so, and if this barrier was in the fiches, then maybe better make it clearer"/>
      </t:Event>
      <t:Event id="{64B824A0-252E-4CB9-BADB-14D6D209893A}" time="2023-12-18T20:50:32.385Z">
        <t:Attribution userId="S::steve.borchardt@ext.ec.europa.eu::d5f310b6-46b6-479b-9d3d-8c044f1f1933" userProvider="AD" userName="BORCHARDT Steve (JRC-ISPRA-EXT)"/>
        <t:Progress percentComplete="100"/>
      </t:Event>
    </t:History>
  </t:Task>
  <t:Task id="{67D5A618-9458-4591-B225-2D4F3D0F30F3}">
    <t:Anchor>
      <t:Comment id="269559138"/>
    </t:Anchor>
    <t:History>
      <t:Event id="{CEC29B25-56EE-4EB5-99C1-916CD4331FD5}" time="2023-12-18T14:02:56.584Z">
        <t:Attribution userId="S::steve.borchardt@ext.ec.europa.eu::d5f310b6-46b6-479b-9d3d-8c044f1f1933" userProvider="AD" userName="BORCHARDT Steve (JRC-ISPRA-EXT)"/>
        <t:Anchor>
          <t:Comment id="269559138"/>
        </t:Anchor>
        <t:Create/>
      </t:Event>
      <t:Event id="{FB3EF64B-2BE0-492F-B9A9-2711F1B87947}" time="2023-12-18T14:02:56.584Z">
        <t:Attribution userId="S::steve.borchardt@ext.ec.europa.eu::d5f310b6-46b6-479b-9d3d-8c044f1f1933" userProvider="AD" userName="BORCHARDT Steve (JRC-ISPRA-EXT)"/>
        <t:Anchor>
          <t:Comment id="269559138"/>
        </t:Anchor>
        <t:Assign userId="S::Michele.MARONI@ext.ec.europa.eu::19bca87d-2592-4504-b3be-4c57cc750ff0" userProvider="AD" userName="MARONI Michele (JRC-ISPRA-EXT)"/>
      </t:Event>
      <t:Event id="{76774271-561C-42BD-B97B-A5EBA7282D5F}" time="2023-12-18T14:02:56.584Z">
        <t:Attribution userId="S::steve.borchardt@ext.ec.europa.eu::d5f310b6-46b6-479b-9d3d-8c044f1f1933" userProvider="AD" userName="BORCHARDT Steve (JRC-ISPRA-EXT)"/>
        <t:Anchor>
          <t:Comment id="269559138"/>
        </t:Anchor>
        <t:SetTitle title="…Valle:  add reference under Motivations for EV adoption: https://www.sciencedirect.com/science/article/pii/S2214629618312003 @MARONI Michele (JRC-ISPRA-EXT) could you add the reference (sorry I cannot open in app to directly place the ref in the box)?"/>
      </t:Event>
      <t:Event id="{77B81AB0-D9BA-4A69-8C45-13FF2A431828}" time="2023-12-18T14:19:04.68Z">
        <t:Attribution userId="S::steve.borchardt@ext.ec.europa.eu::d5f310b6-46b6-479b-9d3d-8c044f1f1933" userProvider="AD" userName="BORCHARDT Steve (JRC-ISPRA-EXT)"/>
        <t:Progress percentComplete="100"/>
      </t:Event>
      <t:Event id="{5387B146-B077-43F9-B6DF-D57EDD201315}" time="2023-12-19T09:58:19.998Z">
        <t:Attribution userId="S::Michele.MARONI@ext.ec.europa.eu::19bca87d-2592-4504-b3be-4c57cc750ff0" userProvider="AD" userName="MARONI Michele (JRC-ISPRA-EXT)"/>
        <t:Progress percentComplete="0"/>
      </t:Event>
      <t:Event id="{D8DA4186-778E-49DF-A17A-3923992432DC}" time="2023-12-19T10:05:24.333Z">
        <t:Attribution userId="S::Michele.MARONI@ext.ec.europa.eu::19bca87d-2592-4504-b3be-4c57cc750ff0" userProvider="AD" userName="MARONI Michele (JRC-ISPRA-EXT)"/>
        <t:Progress percentComplete="100"/>
      </t:Event>
    </t:History>
  </t:Task>
  <t:Task id="{FA7E797B-1355-49A0-977D-98A102A8F2C9}">
    <t:Anchor>
      <t:Comment id="1097467946"/>
    </t:Anchor>
    <t:History>
      <t:Event id="{45C7C64A-2009-4C76-9C47-54F85338288F}" time="2024-01-08T11:26:47.264Z">
        <t:Attribution userId="S::szvetlana.acs@ext.ec.europa.eu::60ae22ce-9e4f-482f-acdd-9a68f6f32177" userProvider="AD" userName="ACS Szvetlana (JRC-ISPRA-EXT)"/>
        <t:Anchor>
          <t:Comment id="1654642441"/>
        </t:Anchor>
        <t:Create/>
      </t:Event>
      <t:Event id="{65A7D4E6-5C29-4843-8D6D-49237AF14888}" time="2024-01-08T11:26:47.264Z">
        <t:Attribution userId="S::szvetlana.acs@ext.ec.europa.eu::60ae22ce-9e4f-482f-acdd-9a68f6f32177" userProvider="AD" userName="ACS Szvetlana (JRC-ISPRA-EXT)"/>
        <t:Anchor>
          <t:Comment id="1654642441"/>
        </t:Anchor>
        <t:Assign userId="S::Robert.M'BAREK@ec.europa.eu::e7ef06c1-b725-4ed3-8354-b1c093f4ebe3" userProvider="AD" userName="M'BAREK Robert (JRC-SEVILLA)"/>
      </t:Event>
      <t:Event id="{8BB8E134-A3A0-49A7-BFD8-0348D87217D7}" time="2024-01-08T11:26:47.264Z">
        <t:Attribution userId="S::szvetlana.acs@ext.ec.europa.eu::60ae22ce-9e4f-482f-acdd-9a68f6f32177" userProvider="AD" userName="ACS Szvetlana (JRC-ISPRA-EXT)"/>
        <t:Anchor>
          <t:Comment id="1654642441"/>
        </t:Anchor>
        <t:SetTitle title="I could not track back the footnote, I was not drafting this part. Maybe better to cross-check with @M'BAREK Robert (JRC-SEVILLA)   However, I found this in the SFS fiche: &quot;The food system is responsible for 30% of GHG emissions in the EU when …"/>
      </t:Event>
    </t:History>
  </t:Task>
  <t:Task id="{2D4C9A8F-7E3D-4714-90B1-E1B7A783A0C9}">
    <t:Anchor>
      <t:Comment id="702870062"/>
    </t:Anchor>
    <t:History>
      <t:Event id="{938A5FCD-14A1-4F45-B9F5-19CC968F1EC0}" time="2023-12-18T13:41:14.142Z">
        <t:Attribution userId="S::steve.borchardt@ext.ec.europa.eu::d5f310b6-46b6-479b-9d3d-8c044f1f1933" userProvider="AD" userName="BORCHARDT Steve (JRC-ISPRA-EXT)"/>
        <t:Anchor>
          <t:Comment id="702870062"/>
        </t:Anchor>
        <t:Create/>
      </t:Event>
      <t:Event id="{AA85D426-4E76-4CE6-B07B-E32A8867D0F5}" time="2023-12-18T13:41:14.142Z">
        <t:Attribution userId="S::steve.borchardt@ext.ec.europa.eu::d5f310b6-46b6-479b-9d3d-8c044f1f1933" userProvider="AD" userName="BORCHARDT Steve (JRC-ISPRA-EXT)"/>
        <t:Anchor>
          <t:Comment id="702870062"/>
        </t:Anchor>
        <t:Assign userId="S::Michele.MARONI@ext.ec.europa.eu::19bca87d-2592-4504-b3be-4c57cc750ff0" userProvider="AD" userName="MARONI Michele (JRC-ISPRA-EXT)"/>
      </t:Event>
      <t:Event id="{957A81A9-701B-45EA-B40D-8F4B239C2CE3}" time="2023-12-18T13:41:14.142Z">
        <t:Attribution userId="S::steve.borchardt@ext.ec.europa.eu::d5f310b6-46b6-479b-9d3d-8c044f1f1933" userProvider="AD" userName="BORCHARDT Steve (JRC-ISPRA-EXT)"/>
        <t:Anchor>
          <t:Comment id="702870062"/>
        </t:Anchor>
        <t:SetTitle title="to be added to bibliography, @MARONI Michele (JRC-ISPRA-EXT)"/>
      </t:Event>
      <t:Event id="{0541B398-A319-43B6-8301-B5C1B1CE1F6E}" time="2023-12-18T16:37:09.18Z">
        <t:Attribution userId="S::matteo.trane@ec.europa.eu::c4ad00ef-ce74-4877-8364-cbec69e460c1" userProvider="AD" userName="TRANE Matteo (JRC-ISPRA)"/>
        <t:Progress percentComplete="100"/>
      </t:Event>
      <t:Event id="{51BD8CEA-980E-459B-8ED8-6446B46E836E}" time="2023-12-18T16:37:14.375Z">
        <t:Attribution userId="S::matteo.trane@ec.europa.eu::c4ad00ef-ce74-4877-8364-cbec69e460c1" userProvider="AD" userName="TRANE Matteo (JRC-ISPRA)"/>
        <t:Progress percentComplete="0"/>
      </t:Event>
    </t:History>
  </t:Task>
  <t:Task id="{BEFE5222-D4D2-4010-BB7A-95B55E98169E}">
    <t:Anchor>
      <t:Comment id="1178787577"/>
    </t:Anchor>
    <t:History>
      <t:Event id="{13E63FC4-C0BA-4A4C-B037-AB91505E8B84}" time="2023-12-18T13:41:14.142Z">
        <t:Attribution userId="S::steve.borchardt@ext.ec.europa.eu::d5f310b6-46b6-479b-9d3d-8c044f1f1933" userProvider="AD" userName="BORCHARDT Steve (JRC-ISPRA-EXT)"/>
        <t:Anchor>
          <t:Comment id="1178787577"/>
        </t:Anchor>
        <t:Create/>
      </t:Event>
      <t:Event id="{1B13F130-F193-44D2-9A36-CB1E00CACD8B}" time="2023-12-18T13:41:14.142Z">
        <t:Attribution userId="S::steve.borchardt@ext.ec.europa.eu::d5f310b6-46b6-479b-9d3d-8c044f1f1933" userProvider="AD" userName="BORCHARDT Steve (JRC-ISPRA-EXT)"/>
        <t:Anchor>
          <t:Comment id="1178787577"/>
        </t:Anchor>
        <t:Assign userId="S::Michele.MARONI@ext.ec.europa.eu::19bca87d-2592-4504-b3be-4c57cc750ff0" userProvider="AD" userName="MARONI Michele (JRC-ISPRA-EXT)"/>
      </t:Event>
      <t:Event id="{4CBFE01D-453A-4712-9C22-7D7F17C6A7BF}" time="2023-12-18T13:41:14.142Z">
        <t:Attribution userId="S::steve.borchardt@ext.ec.europa.eu::d5f310b6-46b6-479b-9d3d-8c044f1f1933" userProvider="AD" userName="BORCHARDT Steve (JRC-ISPRA-EXT)"/>
        <t:Anchor>
          <t:Comment id="1178787577"/>
        </t:Anchor>
        <t:SetTitle title="to be added to bibliography, @MARONI Michele (JRC-ISPRA-EXT)"/>
      </t:Event>
    </t:History>
  </t:Task>
  <t:Task id="{BFF253FC-0576-4784-A946-763C6442F99E}">
    <t:Anchor>
      <t:Comment id="626351797"/>
    </t:Anchor>
    <t:History>
      <t:Event id="{C35D159A-3DCC-444E-8CD5-ABEF0EE0DD5D}" time="2023-12-18T13:56:24.39Z">
        <t:Attribution userId="S::giulia.barbero-vignola@ec.europa.eu::1479d97b-2e3a-4278-8e36-66f773dbda5c" userProvider="AD" userName="BARBERO VIGNOLA Giulia (JRC-ISPRA)"/>
        <t:Anchor>
          <t:Comment id="626351797"/>
        </t:Anchor>
        <t:Create/>
      </t:Event>
      <t:Event id="{74671197-FE1A-43F0-8E58-50833B427162}" time="2023-12-18T13:56:24.39Z">
        <t:Attribution userId="S::giulia.barbero-vignola@ec.europa.eu::1479d97b-2e3a-4278-8e36-66f773dbda5c" userProvider="AD" userName="BARBERO VIGNOLA Giulia (JRC-ISPRA)"/>
        <t:Anchor>
          <t:Comment id="626351797"/>
        </t:Anchor>
        <t:Assign userId="S::Michele.MARONI@ext.ec.europa.eu::19bca87d-2592-4504-b3be-4c57cc750ff0" userProvider="AD" userName="MARONI Michele (JRC-ISPRA-EXT)"/>
      </t:Event>
      <t:Event id="{F236291E-11DA-420A-AD88-BCD1E3C23EF2}" time="2023-12-18T13:56:24.39Z">
        <t:Attribution userId="S::giulia.barbero-vignola@ec.europa.eu::1479d97b-2e3a-4278-8e36-66f773dbda5c" userProvider="AD" userName="BARBERO VIGNOLA Giulia (JRC-ISPRA)"/>
        <t:Anchor>
          <t:Comment id="626351797"/>
        </t:Anchor>
        <t:SetTitle title="@MARONI Michele (JRC-ISPRA-EXT) can you please substitute these references with numbers, here as well? thanks :)"/>
      </t:Event>
      <t:Event id="{B300773D-12FC-49CC-B283-A163A330EF9E}" time="2023-12-19T09:33:24.024Z">
        <t:Attribution userId="S::Michele.MARONI@ext.ec.europa.eu::19bca87d-2592-4504-b3be-4c57cc750ff0" userProvider="AD" userName="MARONI Michele (JRC-ISPRA-EXT)"/>
        <t:Progress percentComplete="100"/>
      </t:Event>
    </t:History>
  </t:Task>
  <t:Task id="{0955D173-282C-4357-BC49-F5F870692E27}">
    <t:Anchor>
      <t:Comment id="1098197433"/>
    </t:Anchor>
    <t:History>
      <t:Event id="{5DE1302D-3C34-420C-93AD-45EAA9091E51}" time="2023-12-19T08:15:22.442Z">
        <t:Attribution userId="S::matteo.trane@ec.europa.eu::c4ad00ef-ce74-4877-8364-cbec69e460c1" userProvider="AD" userName="TRANE Matteo (JRC-ISPRA)"/>
        <t:Anchor>
          <t:Comment id="1098197433"/>
        </t:Anchor>
        <t:Create/>
      </t:Event>
      <t:Event id="{F692A294-A075-4222-BC95-DFF27C9912C2}" time="2023-12-19T08:15:22.442Z">
        <t:Attribution userId="S::matteo.trane@ec.europa.eu::c4ad00ef-ce74-4877-8364-cbec69e460c1" userProvider="AD" userName="TRANE Matteo (JRC-ISPRA)"/>
        <t:Anchor>
          <t:Comment id="1098197433"/>
        </t:Anchor>
        <t:Assign userId="S::Giulia.BARBERO-VIGNOLA@ec.europa.eu::1479d97b-2e3a-4278-8e36-66f773dbda5c" userProvider="AD" userName="BARBERO VIGNOLA Giulia (JRC-ISPRA)"/>
      </t:Event>
      <t:Event id="{3F128CB7-2804-4864-B8CE-46A14BC88BA0}" time="2023-12-19T08:15:22.442Z">
        <t:Attribution userId="S::matteo.trane@ec.europa.eu::c4ad00ef-ce74-4877-8364-cbec69e460c1" userProvider="AD" userName="TRANE Matteo (JRC-ISPRA)"/>
        <t:Anchor>
          <t:Comment id="1098197433"/>
        </t:Anchor>
        <t:SetTitle title="@BARBERO VIGNOLA Giulia (JRC-ISPRA) new paragraph"/>
      </t:Event>
      <t:Event id="{7642F8BA-C6CB-4891-8CD3-B86167EF6F58}" time="2023-12-20T08:33:25.412Z">
        <t:Attribution userId="S::matteo.trane@ec.europa.eu::c4ad00ef-ce74-4877-8364-cbec69e460c1" userProvider="AD" userName="TRANE Matteo (JRC-ISPRA)"/>
        <t:Progress percentComplete="100"/>
      </t:Event>
    </t:History>
  </t:Task>
  <t:Task id="{76A08246-2170-48DD-A809-E6635909981A}">
    <t:Anchor>
      <t:Comment id="924682703"/>
    </t:Anchor>
    <t:History>
      <t:Event id="{01151A45-07D8-468A-9E1C-D6E7395F8AD2}" time="2024-01-09T14:38:52.634Z">
        <t:Attribution userId="S::chiara.gastaldi@ec.europa.eu::c8b7d82c-d0c9-47f2-bd65-0a59874a04b9" userProvider="AD" userName="GASTALDI Chiara (JRC-ISPRA)"/>
        <t:Anchor>
          <t:Comment id="1683981540"/>
        </t:Anchor>
        <t:Create/>
      </t:Event>
      <t:Event id="{C162ECAB-03BE-4E68-8D08-8434661ECDBD}" time="2024-01-09T14:38:52.634Z">
        <t:Attribution userId="S::chiara.gastaldi@ec.europa.eu::c8b7d82c-d0c9-47f2-bd65-0a59874a04b9" userProvider="AD" userName="GASTALDI Chiara (JRC-ISPRA)"/>
        <t:Anchor>
          <t:Comment id="1683981540"/>
        </t:Anchor>
        <t:Assign userId="S::Luisa.MARELLI@ec.europa.eu::78bda841-bac5-4a31-bc15-22549a1dd308" userProvider="AD" userName="MARELLI Luisa (JRC-ISPRA)"/>
      </t:Event>
      <t:Event id="{AD95C379-BE11-4F44-8361-8A9064EF9E96}" time="2024-01-09T14:38:52.634Z">
        <t:Attribution userId="S::chiara.gastaldi@ec.europa.eu::c8b7d82c-d0c9-47f2-bd65-0a59874a04b9" userProvider="AD" userName="GASTALDI Chiara (JRC-ISPRA)"/>
        <t:Anchor>
          <t:Comment id="1683981540"/>
        </t:Anchor>
        <t:SetTitle title="@MARELLI Luisa (JRC-ISPRA) : can you ask Laia from SG what is the most updated NRL text we can refer to?"/>
      </t:Event>
      <t:Event id="{A7DFBB66-E0CD-4B74-9A6E-7E279D2A94F8}" time="2024-01-25T13:47:57.273Z">
        <t:Attribution userId="S::matteo.trane@ec.europa.eu::c4ad00ef-ce74-4877-8364-cbec69e460c1" userProvider="AD" userName="TRANE Matteo (JRC-ISPRA)"/>
        <t:Progress percentComplete="100"/>
      </t:Event>
    </t:History>
  </t:Task>
  <t:Task id="{C40C8BF8-5E7C-43EA-9056-273D7820E193}">
    <t:Anchor>
      <t:Comment id="1273580362"/>
    </t:Anchor>
    <t:History>
      <t:Event id="{CE56FC6F-9D6C-4630-BBA7-DBA21D6F5D53}" time="2023-12-21T11:42:04.893Z">
        <t:Attribution userId="S::matteo.trane@ec.europa.eu::c4ad00ef-ce74-4877-8364-cbec69e460c1" userProvider="AD" userName="TRANE Matteo (JRC-ISPRA)"/>
        <t:Anchor>
          <t:Comment id="1202373021"/>
        </t:Anchor>
        <t:Create/>
      </t:Event>
      <t:Event id="{AEF1D4A6-04F9-45D8-A87B-4EC7CB07C76F}" time="2023-12-21T11:42:04.893Z">
        <t:Attribution userId="S::matteo.trane@ec.europa.eu::c4ad00ef-ce74-4877-8364-cbec69e460c1" userProvider="AD" userName="TRANE Matteo (JRC-ISPRA)"/>
        <t:Anchor>
          <t:Comment id="1202373021"/>
        </t:Anchor>
        <t:Assign userId="S::Chiara.GASTALDI@ec.europa.eu::c8b7d82c-d0c9-47f2-bd65-0a59874a04b9" userProvider="AD" userName="GASTALDI Chiara (JRC-ISPRA)"/>
      </t:Event>
      <t:Event id="{6F26B92F-142D-44CF-B13A-A5AE3AF31138}" time="2023-12-21T11:42:04.893Z">
        <t:Attribution userId="S::matteo.trane@ec.europa.eu::c4ad00ef-ce74-4877-8364-cbec69e460c1" userProvider="AD" userName="TRANE Matteo (JRC-ISPRA)"/>
        <t:Anchor>
          <t:Comment id="1202373021"/>
        </t:Anchor>
        <t:SetTitle title="@GASTALDI Chiara (JRC-ISPRA) I put a sentence in the next paragraph on this, please check, thanks"/>
      </t:Event>
      <t:Event id="{0DA5BFE5-CF46-4A10-8553-BE6366AA475F}" time="2023-12-21T11:45:02.906Z">
        <t:Attribution userId="S::chiara.gastaldi@ec.europa.eu::c8b7d82c-d0c9-47f2-bd65-0a59874a04b9" userProvider="AD" userName="GASTALDI Chiara (JRC-ISPRA)"/>
        <t:Progress percentComplete="100"/>
      </t:Event>
    </t:History>
  </t:Task>
  <t:Task id="{33FAAA0C-3016-4CEC-A8A8-1E77721A0A61}">
    <t:Anchor>
      <t:Comment id="655304091"/>
    </t:Anchor>
    <t:History>
      <t:Event id="{E1E86627-25AF-46EC-87BC-D0247EE30E19}" time="2023-12-20T08:18:21.018Z">
        <t:Attribution userId="S::matteo.trane@ec.europa.eu::c4ad00ef-ce74-4877-8364-cbec69e460c1" userProvider="AD" userName="TRANE Matteo (JRC-ISPRA)"/>
        <t:Anchor>
          <t:Comment id="500821670"/>
        </t:Anchor>
        <t:Create/>
      </t:Event>
      <t:Event id="{8775CC48-E17B-4A54-8F34-B7F5AF829FA3}" time="2023-12-20T08:18:21.018Z">
        <t:Attribution userId="S::matteo.trane@ec.europa.eu::c4ad00ef-ce74-4877-8364-cbec69e460c1" userProvider="AD" userName="TRANE Matteo (JRC-ISPRA)"/>
        <t:Anchor>
          <t:Comment id="500821670"/>
        </t:Anchor>
        <t:Assign userId="S::Chiara.GASTALDI@ec.europa.eu::c8b7d82c-d0c9-47f2-bd65-0a59874a04b9" userProvider="AD" userName="GASTALDI Chiara (JRC-ISPRA)"/>
      </t:Event>
      <t:Event id="{F45484F6-2234-4FD9-9E10-A550E8FEF7F3}" time="2023-12-20T08:18:21.018Z">
        <t:Attribution userId="S::matteo.trane@ec.europa.eu::c4ad00ef-ce74-4877-8364-cbec69e460c1" userProvider="AD" userName="TRANE Matteo (JRC-ISPRA)"/>
        <t:Anchor>
          <t:Comment id="500821670"/>
        </t:Anchor>
        <t:SetTitle title="I think so @GASTALDI Chiara (JRC-ISPRA), could you please add a sentence and tag Michele for the reference? Many thanks"/>
      </t:Event>
    </t:History>
  </t:Task>
  <t:Task id="{DA4CAA90-70FC-4D27-9998-7534B638B676}">
    <t:Anchor>
      <t:Comment id="1665653075"/>
    </t:Anchor>
    <t:History>
      <t:Event id="{E9A9656C-4E74-46AC-AB19-3859BE10D13F}" time="2023-12-20T16:06:13.207Z">
        <t:Attribution userId="S::steve.borchardt@ext.ec.europa.eu::d5f310b6-46b6-479b-9d3d-8c044f1f1933" userProvider="AD" userName="BORCHARDT Steve (JRC-ISPRA-EXT)"/>
        <t:Anchor>
          <t:Comment id="1665653075"/>
        </t:Anchor>
        <t:Create/>
      </t:Event>
      <t:Event id="{FF93D553-079E-4ADC-91AE-88F0F5E979AA}" time="2023-12-20T16:06:13.207Z">
        <t:Attribution userId="S::steve.borchardt@ext.ec.europa.eu::d5f310b6-46b6-479b-9d3d-8c044f1f1933" userProvider="AD" userName="BORCHARDT Steve (JRC-ISPRA-EXT)"/>
        <t:Anchor>
          <t:Comment id="1665653075"/>
        </t:Anchor>
        <t:Assign userId="S::Laia.DELGADO-CALLICO@ec.europa.eu::840be715-dc1a-449e-9e6e-a6679b46f859" userProvider="AD" userName="DELGADO CALLICO Laia (JRC-PETTEN)"/>
      </t:Event>
      <t:Event id="{45617E22-9083-4D72-BC0C-A0985523C782}" time="2023-12-20T16:06:13.207Z">
        <t:Attribution userId="S::steve.borchardt@ext.ec.europa.eu::d5f310b6-46b6-479b-9d3d-8c044f1f1933" userProvider="AD" userName="BORCHARDT Steve (JRC-ISPRA-EXT)"/>
        <t:Anchor>
          <t:Comment id="1665653075"/>
        </t:Anchor>
        <t:SetTitle title="we received a comment questioning this barrier, @DELGADO CALLICO Laia (JRC-PETTEN) do you know by any chance if this argument still stands? Or better to remove it at this point?"/>
      </t:Event>
      <t:Event id="{B5062C9C-7F51-451E-A4D3-48156C4A5F3B}" time="2023-12-20T18:00:05.313Z">
        <t:Attribution userId="S::laia.delgado-callico@ec.europa.eu::840be715-dc1a-449e-9e6e-a6679b46f859" userProvider="AD" userName="DELGADO CALLICO Laia (JRC-PETTEN)"/>
        <t:Progress percentComplete="100"/>
      </t:Event>
    </t:History>
  </t:Task>
  <t:Task id="{75C33774-1623-4541-9129-2E3DE0B37C32}">
    <t:Anchor>
      <t:Comment id="36023234"/>
    </t:Anchor>
    <t:History>
      <t:Event id="{A1B52D84-A78E-4F62-97F0-6634C6F0AB8E}" time="2023-12-20T12:38:50.632Z">
        <t:Attribution userId="S::esther.sanye-mengual@ec.europa.eu::927fc2be-1048-4ed7-b486-020a1fec906b" userProvider="AD" userName="SANYE MENGUAL Esther (JRC-ISPRA)"/>
        <t:Anchor>
          <t:Comment id="36023234"/>
        </t:Anchor>
        <t:Create/>
      </t:Event>
      <t:Event id="{42E2CB5C-5C4E-4253-AFD2-D0A8A1598E7D}" time="2023-12-20T12:38:50.632Z">
        <t:Attribution userId="S::esther.sanye-mengual@ec.europa.eu::927fc2be-1048-4ed7-b486-020a1fec906b" userProvider="AD" userName="SANYE MENGUAL Esther (JRC-ISPRA)"/>
        <t:Anchor>
          <t:Comment id="36023234"/>
        </t:Anchor>
        <t:Assign userId="S::Giulia.BARBERO-VIGNOLA@ec.europa.eu::1479d97b-2e3a-4278-8e36-66f773dbda5c" userProvider="AD" userName="BARBERO VIGNOLA Giulia (JRC-ISPRA)"/>
      </t:Event>
      <t:Event id="{FB89FA26-02F1-4D9F-8E51-1488ADCD8A9F}" time="2023-12-20T12:38:50.632Z">
        <t:Attribution userId="S::esther.sanye-mengual@ec.europa.eu::927fc2be-1048-4ed7-b486-020a1fec906b" userProvider="AD" userName="SANYE MENGUAL Esther (JRC-ISPRA)"/>
        <t:Anchor>
          <t:Comment id="36023234"/>
        </t:Anchor>
        <t:SetTitle title="@BARBERO VIGNOLA Giulia (JRC-ISPRA) - check out in the final version that the table is aligned. At least in the browser it shows not aligned between rows."/>
      </t:Event>
      <t:Event id="{2BFB502A-1C37-4C3E-B2FF-F78BD4A7E4DF}" time="2023-12-20T13:56:23.483Z">
        <t:Attribution userId="S::giulia.barbero-vignola@ec.europa.eu::1479d97b-2e3a-4278-8e36-66f773dbda5c" userProvider="AD" userName="BARBERO VIGNOLA Giulia (JRC-ISPRA)"/>
        <t:Progress percentComplete="100"/>
      </t:Event>
    </t:History>
  </t:Task>
  <t:Task id="{0307BEDB-3EC5-41F4-8C3E-4C1695DA80E6}">
    <t:Anchor>
      <t:Comment id="1820784292"/>
    </t:Anchor>
    <t:History>
      <t:Event id="{79AED7CC-DF73-4241-976B-1703742BF3C8}" time="2023-12-20T15:32:05.494Z">
        <t:Attribution userId="S::szvetlana.acs@ext.ec.europa.eu::60ae22ce-9e4f-482f-acdd-9a68f6f32177" userProvider="AD" userName="ACS Szvetlana (JRC-ISPRA-EXT)"/>
        <t:Anchor>
          <t:Comment id="1820784292"/>
        </t:Anchor>
        <t:Create/>
      </t:Event>
      <t:Event id="{5363C9B0-A164-4FE3-9FE8-567E82451379}" time="2023-12-20T15:32:05.494Z">
        <t:Attribution userId="S::szvetlana.acs@ext.ec.europa.eu::60ae22ce-9e4f-482f-acdd-9a68f6f32177" userProvider="AD" userName="ACS Szvetlana (JRC-ISPRA-EXT)"/>
        <t:Anchor>
          <t:Comment id="1820784292"/>
        </t:Anchor>
        <t:Assign userId="S::Michele.MARONI@ext.ec.europa.eu::19bca87d-2592-4504-b3be-4c57cc750ff0" userProvider="AD" userName="MARONI Michele (JRC-ISPRA-EXT)"/>
      </t:Event>
      <t:Event id="{6ED11564-B1B4-4F99-911B-DF3C243CE2DA}" time="2023-12-20T15:32:05.494Z">
        <t:Attribution userId="S::szvetlana.acs@ext.ec.europa.eu::60ae22ce-9e4f-482f-acdd-9a68f6f32177" userProvider="AD" userName="ACS Szvetlana (JRC-ISPRA-EXT)"/>
        <t:Anchor>
          <t:Comment id="1820784292"/>
        </t:Anchor>
        <t:SetTitle title="Reference https://doi.org/10.2903/j.efsa.2022.7074 @MARONI Michele (JRC-ISPRA-EXT)"/>
      </t:Event>
      <t:Event id="{2561AFFA-8019-4DB1-91CA-92E9B4D3B9DE}" time="2023-12-21T12:04:43.838Z">
        <t:Attribution userId="S::Michele.MARONI@ext.ec.europa.eu::19bca87d-2592-4504-b3be-4c57cc750ff0" userProvider="AD" userName="MARONI Michele (JRC-ISPRA-EXT)"/>
        <t:Progress percentComplete="100"/>
      </t:Event>
    </t:History>
  </t:Task>
  <t:Task id="{F7E96C95-6621-4E4A-9AB1-D03826CF9696}">
    <t:Anchor>
      <t:Comment id="1552857224"/>
    </t:Anchor>
    <t:History>
      <t:Event id="{D7D03794-7A5C-4A00-A11B-B736AC527A1F}" time="2024-01-12T08:44:32.318Z">
        <t:Attribution userId="S::matteo.trane@ec.europa.eu::c4ad00ef-ce74-4877-8364-cbec69e460c1" userProvider="AD" userName="TRANE Matteo (JRC-ISPRA)"/>
        <t:Anchor>
          <t:Comment id="636430529"/>
        </t:Anchor>
        <t:Create/>
      </t:Event>
      <t:Event id="{A70D4BC7-D768-4EC9-83E7-A2710E37166F}" time="2024-01-12T08:44:32.318Z">
        <t:Attribution userId="S::matteo.trane@ec.europa.eu::c4ad00ef-ce74-4877-8364-cbec69e460c1" userProvider="AD" userName="TRANE Matteo (JRC-ISPRA)"/>
        <t:Anchor>
          <t:Comment id="636430529"/>
        </t:Anchor>
        <t:Assign userId="S::Laia.DELGADO-CALLICO@ec.europa.eu::840be715-dc1a-449e-9e6e-a6679b46f859" userProvider="AD" userName="DELGADO CALLICO Laia (JRC-PETTEN)"/>
      </t:Event>
      <t:Event id="{987D1B7B-C594-4423-8835-9E7DF6B16C5E}" time="2024-01-12T08:44:32.318Z">
        <t:Attribution userId="S::matteo.trane@ec.europa.eu::c4ad00ef-ce74-4877-8364-cbec69e460c1" userProvider="AD" userName="TRANE Matteo (JRC-ISPRA)"/>
        <t:Anchor>
          <t:Comment id="636430529"/>
        </t:Anchor>
        <t:SetTitle title="@DELGADO CALLICO Laia (JRC-PETTEN) we will not have targets from that directive, since it does not contain targets according to our selection criteria, but rather 'guidelines'. As such, we could rather mention the TEN-E regulation in the assessment of …"/>
      </t:Event>
    </t:History>
  </t:Task>
  <t:Task id="{247B819B-5A26-4BB5-AE13-A0864A77639D}">
    <t:Anchor>
      <t:Comment id="533053218"/>
    </t:Anchor>
    <t:History>
      <t:Event id="{74FB0646-6183-47DC-9547-54DC77B18BB3}" time="2023-12-20T15:32:52.88Z">
        <t:Attribution userId="S::szvetlana.acs@ext.ec.europa.eu::60ae22ce-9e4f-482f-acdd-9a68f6f32177" userProvider="AD" userName="ACS Szvetlana (JRC-ISPRA-EXT)"/>
        <t:Anchor>
          <t:Comment id="533053218"/>
        </t:Anchor>
        <t:Create/>
      </t:Event>
      <t:Event id="{4DFFC5FE-6D82-476E-8606-9AE44A8E5B57}" time="2023-12-20T15:32:52.88Z">
        <t:Attribution userId="S::szvetlana.acs@ext.ec.europa.eu::60ae22ce-9e4f-482f-acdd-9a68f6f32177" userProvider="AD" userName="ACS Szvetlana (JRC-ISPRA-EXT)"/>
        <t:Anchor>
          <t:Comment id="533053218"/>
        </t:Anchor>
        <t:Assign userId="S::Michele.MARONI@ext.ec.europa.eu::19bca87d-2592-4504-b3be-4c57cc750ff0" userProvider="AD" userName="MARONI Michele (JRC-ISPRA-EXT)"/>
      </t:Event>
      <t:Event id="{8651DCD2-9A12-4837-8CA0-278E6418749D}" time="2023-12-20T15:32:52.88Z">
        <t:Attribution userId="S::szvetlana.acs@ext.ec.europa.eu::60ae22ce-9e4f-482f-acdd-9a68f6f32177" userProvider="AD" userName="ACS Szvetlana (JRC-ISPRA-EXT)"/>
        <t:Anchor>
          <t:Comment id="533053218"/>
        </t:Anchor>
        <t:SetTitle title="Ref: https://knowledge4policy.ec.europa.eu/health-promotion-knowledge-gateway/topic/food-based-dietary-guidelines-europe_en @MARONI Michele (JRC-ISPRA-EXT)"/>
      </t:Event>
      <t:Event id="{E0867135-B8E6-484E-A768-662D02888F8E}" time="2023-12-21T13:45:19.174Z">
        <t:Attribution userId="S::Michele.MARONI@ext.ec.europa.eu::19bca87d-2592-4504-b3be-4c57cc750ff0" userProvider="AD" userName="MARONI Michele (JRC-ISPRA-EXT)"/>
        <t:Progress percentComplete="100"/>
      </t:Event>
    </t:History>
  </t:Task>
  <t:Task id="{C7A401FB-FB2E-4D2B-ACF4-85782CEB32B5}">
    <t:Anchor>
      <t:Comment id="1472182550"/>
    </t:Anchor>
    <t:History>
      <t:Event id="{22CAC23E-ABD3-4063-8FF6-EF7580BB8BAD}" time="2024-01-26T12:39:57.464Z">
        <t:Attribution userId="S::esther.sanye-mengual@ec.europa.eu::927fc2be-1048-4ed7-b486-020a1fec906b" userProvider="AD" userName="SANYE MENGUAL Esther (JRC-ISPRA)"/>
        <t:Anchor>
          <t:Comment id="1263981543"/>
        </t:Anchor>
        <t:Create/>
      </t:Event>
      <t:Event id="{709B1E9B-5444-4D68-88E5-0085FFE9C14C}" time="2024-01-26T12:39:57.464Z">
        <t:Attribution userId="S::esther.sanye-mengual@ec.europa.eu::927fc2be-1048-4ed7-b486-020a1fec906b" userProvider="AD" userName="SANYE MENGUAL Esther (JRC-ISPRA)"/>
        <t:Anchor>
          <t:Comment id="1263981543"/>
        </t:Anchor>
        <t:Assign userId="S::Steve.BORCHARDT@ext.ec.europa.eu::d5f310b6-46b6-479b-9d3d-8c044f1f1933" userProvider="AD" userName="BORCHARDT Steve (JRC-ISPRA-EXT)"/>
      </t:Event>
      <t:Event id="{699E5237-83C5-497E-9ABB-25D34C6F547A}" time="2024-01-26T12:39:57.464Z">
        <t:Attribution userId="S::esther.sanye-mengual@ec.europa.eu::927fc2be-1048-4ed7-b486-020a1fec906b" userProvider="AD" userName="SANYE MENGUAL Esther (JRC-ISPRA)"/>
        <t:Anchor>
          <t:Comment id="1263981543"/>
        </t:Anchor>
        <t:SetTitle title="@BORCHARDT Steve (JRC-ISPRA-EXT) - see edition suggestion to be clear in the message, otherwise i think it remains unclear for the reader."/>
      </t:Event>
    </t:History>
  </t:Task>
  <t:Task id="{7ACFCFD0-AB7B-452A-BF84-78B997184FDF}">
    <t:Anchor>
      <t:Comment id="120784350"/>
    </t:Anchor>
    <t:History>
      <t:Event id="{0961354F-BDEB-43B8-8447-0BC640B967D7}" time="2023-12-20T15:33:23.399Z">
        <t:Attribution userId="S::szvetlana.acs@ext.ec.europa.eu::60ae22ce-9e4f-482f-acdd-9a68f6f32177" userProvider="AD" userName="ACS Szvetlana (JRC-ISPRA-EXT)"/>
        <t:Anchor>
          <t:Comment id="120784350"/>
        </t:Anchor>
        <t:Create/>
      </t:Event>
      <t:Event id="{5FEF7B25-A194-4B99-A62E-75ACCA265CA2}" time="2023-12-20T15:33:23.399Z">
        <t:Attribution userId="S::szvetlana.acs@ext.ec.europa.eu::60ae22ce-9e4f-482f-acdd-9a68f6f32177" userProvider="AD" userName="ACS Szvetlana (JRC-ISPRA-EXT)"/>
        <t:Anchor>
          <t:Comment id="120784350"/>
        </t:Anchor>
        <t:Assign userId="S::Michele.MARONI@ext.ec.europa.eu::19bca87d-2592-4504-b3be-4c57cc750ff0" userProvider="AD" userName="MARONI Michele (JRC-ISPRA-EXT)"/>
      </t:Event>
      <t:Event id="{553A75A3-C3C5-4924-AF55-70C603D5CF3A}" time="2023-12-20T15:33:23.399Z">
        <t:Attribution userId="S::szvetlana.acs@ext.ec.europa.eu::60ae22ce-9e4f-482f-acdd-9a68f6f32177" userProvider="AD" userName="ACS Szvetlana (JRC-ISPRA-EXT)"/>
        <t:Anchor>
          <t:Comment id="120784350"/>
        </t:Anchor>
        <t:SetTitle title="Ref: https://www.thelancet.com/journals/lanpla/article/PIIS2542-5196(18)30206-7/fulltext @MARONI Michele (JRC-ISPRA-EXT)"/>
      </t:Event>
      <t:Event id="{FEEC06B6-8EC1-45DD-923D-89143041751D}" time="2023-12-21T12:09:01.326Z">
        <t:Attribution userId="S::Michele.MARONI@ext.ec.europa.eu::19bca87d-2592-4504-b3be-4c57cc750ff0" userProvider="AD" userName="MARONI Michele (JRC-ISPRA-EXT)"/>
        <t:Progress percentComplete="100"/>
      </t:Event>
    </t:History>
  </t:Task>
  <t:Task id="{B3F603E3-07D8-4C64-BD95-A25D211A94C1}">
    <t:Anchor>
      <t:Comment id="290466451"/>
    </t:Anchor>
    <t:History>
      <t:Event id="{6E61873E-EF21-4851-BC9C-433E95B8678B}" time="2023-12-20T16:00:05.702Z">
        <t:Attribution userId="S::matteo.trane@ec.europa.eu::c4ad00ef-ce74-4877-8364-cbec69e460c1" userProvider="AD" userName="TRANE Matteo (JRC-ISPRA)"/>
        <t:Anchor>
          <t:Comment id="290466451"/>
        </t:Anchor>
        <t:Create/>
      </t:Event>
      <t:Event id="{075A3B23-EC69-4A16-A4D0-5E8C20AAC13C}" time="2023-12-20T16:00:05.702Z">
        <t:Attribution userId="S::matteo.trane@ec.europa.eu::c4ad00ef-ce74-4877-8364-cbec69e460c1" userProvider="AD" userName="TRANE Matteo (JRC-ISPRA)"/>
        <t:Anchor>
          <t:Comment id="290466451"/>
        </t:Anchor>
        <t:Assign userId="S::Giulia.BARBERO-VIGNOLA@ec.europa.eu::1479d97b-2e3a-4278-8e36-66f773dbda5c" userProvider="AD" userName="BARBERO VIGNOLA Giulia (JRC-ISPRA)"/>
      </t:Event>
      <t:Event id="{03EF4E0B-83DE-4F77-9A2C-C71F4CA58A79}" time="2023-12-20T16:00:05.702Z">
        <t:Attribution userId="S::matteo.trane@ec.europa.eu::c4ad00ef-ce74-4877-8364-cbec69e460c1" userProvider="AD" userName="TRANE Matteo (JRC-ISPRA)"/>
        <t:Anchor>
          <t:Comment id="290466451"/>
        </t:Anchor>
        <t:SetTitle title="@BARBERO VIGNOLA Giulia (JRC-ISPRA) please change this into grey when offline. In annexes and database it is already ok"/>
      </t:Event>
    </t:History>
  </t:Task>
  <t:Task id="{3841738E-A3FE-4678-8D89-BFDBB3B7AD15}">
    <t:Anchor>
      <t:Comment id="920171046"/>
    </t:Anchor>
    <t:History>
      <t:Event id="{23223EC6-3121-4075-9DFE-7600C976FD31}" time="2023-12-20T16:10:31.732Z">
        <t:Attribution userId="S::steve.borchardt@ext.ec.europa.eu::d5f310b6-46b6-479b-9d3d-8c044f1f1933" userProvider="AD" userName="BORCHARDT Steve (JRC-ISPRA-EXT)"/>
        <t:Anchor>
          <t:Comment id="920171046"/>
        </t:Anchor>
        <t:Create/>
      </t:Event>
      <t:Event id="{F9245963-6B8B-477B-9BF7-EF0A7FEDCC95}" time="2023-12-20T16:10:31.732Z">
        <t:Attribution userId="S::steve.borchardt@ext.ec.europa.eu::d5f310b6-46b6-479b-9d3d-8c044f1f1933" userProvider="AD" userName="BORCHARDT Steve (JRC-ISPRA-EXT)"/>
        <t:Anchor>
          <t:Comment id="920171046"/>
        </t:Anchor>
        <t:Assign userId="S::Matteo.TRANE@ec.europa.eu::c4ad00ef-ce74-4877-8364-cbec69e460c1" userProvider="AD" userName="TRANE Matteo (JRC-ISPRA)"/>
      </t:Event>
      <t:Event id="{B76177D0-6344-4B03-891B-6A46B1A1634A}" time="2023-12-20T16:10:31.732Z">
        <t:Attribution userId="S::steve.borchardt@ext.ec.europa.eu::d5f310b6-46b6-479b-9d3d-8c044f1f1933" userProvider="AD" userName="BORCHARDT Steve (JRC-ISPRA-EXT)"/>
        <t:Anchor>
          <t:Comment id="920171046"/>
        </t:Anchor>
        <t:SetTitle title="@TRANE Matteo (JRC-ISPRA) not sure I fully understood this sentence?"/>
      </t:Event>
      <t:Event id="{32CA16B3-CBE0-4E54-9343-5DD5435428CE}" time="2023-12-20T16:43:54.824Z">
        <t:Attribution userId="S::matteo.trane@ec.europa.eu::c4ad00ef-ce74-4877-8364-cbec69e460c1" userProvider="AD" userName="TRANE Matteo (JRC-ISPRA)"/>
        <t:Progress percentComplete="100"/>
      </t:Event>
    </t:History>
  </t:Task>
  <t:Task id="{A977EDBB-A7F8-47F7-ADE8-AB0694B4AA73}">
    <t:Anchor>
      <t:Comment id="76552432"/>
    </t:Anchor>
    <t:History>
      <t:Event id="{E630DA26-E5F0-4A53-B3D9-1FB3D9DD6697}" time="2023-12-20T16:30:26.674Z">
        <t:Attribution userId="S::steve.borchardt@ext.ec.europa.eu::d5f310b6-46b6-479b-9d3d-8c044f1f1933" userProvider="AD" userName="BORCHARDT Steve (JRC-ISPRA-EXT)"/>
        <t:Anchor>
          <t:Comment id="76552432"/>
        </t:Anchor>
        <t:Create/>
      </t:Event>
      <t:Event id="{8A71CAB3-0AAE-4215-8F3A-C03BA6A92FF5}" time="2023-12-20T16:30:26.674Z">
        <t:Attribution userId="S::steve.borchardt@ext.ec.europa.eu::d5f310b6-46b6-479b-9d3d-8c044f1f1933" userProvider="AD" userName="BORCHARDT Steve (JRC-ISPRA-EXT)"/>
        <t:Anchor>
          <t:Comment id="76552432"/>
        </t:Anchor>
        <t:Assign userId="S::Chiara.GASTALDI@ec.europa.eu::c8b7d82c-d0c9-47f2-bd65-0a59874a04b9" userProvider="AD" userName="GASTALDI Chiara (JRC-ISPRA)"/>
      </t:Event>
      <t:Event id="{1D2A254A-BA42-4764-91A7-7281D43F367F}" time="2023-12-20T16:30:26.674Z">
        <t:Attribution userId="S::steve.borchardt@ext.ec.europa.eu::d5f310b6-46b6-479b-9d3d-8c044f1f1933" userProvider="AD" userName="BORCHARDT Steve (JRC-ISPRA-EXT)"/>
        <t:Anchor>
          <t:Comment id="76552432"/>
        </t:Anchor>
        <t:SetTitle title="@GASTALDI Chiara (JRC-ISPRA) you mean area of agribusiness? Not sure what you refer to with agro"/>
      </t:Event>
    </t:History>
  </t:Task>
  <t:Task id="{BF745040-50FB-48F2-9660-9E4E74FCE88A}">
    <t:Anchor>
      <t:Comment id="1362823034"/>
    </t:Anchor>
    <t:History>
      <t:Event id="{1DD5D0E8-BB91-4CC2-923E-5831358F56B6}" time="2023-12-21T09:03:03.788Z">
        <t:Attribution userId="S::matteo.trane@ec.europa.eu::c4ad00ef-ce74-4877-8364-cbec69e460c1" userProvider="AD" userName="TRANE Matteo (JRC-ISPRA)"/>
        <t:Anchor>
          <t:Comment id="276161722"/>
        </t:Anchor>
        <t:Create/>
      </t:Event>
      <t:Event id="{D88D649A-B5E6-4798-85AF-01C4B29B6049}" time="2023-12-21T09:03:03.788Z">
        <t:Attribution userId="S::matteo.trane@ec.europa.eu::c4ad00ef-ce74-4877-8364-cbec69e460c1" userProvider="AD" userName="TRANE Matteo (JRC-ISPRA)"/>
        <t:Anchor>
          <t:Comment id="276161722"/>
        </t:Anchor>
        <t:Assign userId="S::Giulia.BARBERO-VIGNOLA@ec.europa.eu::1479d97b-2e3a-4278-8e36-66f773dbda5c" userProvider="AD" userName="BARBERO VIGNOLA Giulia (JRC-ISPRA)"/>
      </t:Event>
      <t:Event id="{651B7EAE-317A-448F-853E-9EC433E74FC4}" time="2023-12-21T09:03:03.788Z">
        <t:Attribution userId="S::matteo.trane@ec.europa.eu::c4ad00ef-ce74-4877-8364-cbec69e460c1" userProvider="AD" userName="TRANE Matteo (JRC-ISPRA)"/>
        <t:Anchor>
          <t:Comment id="276161722"/>
        </t:Anchor>
        <t:SetTitle title="@BARBERO VIGNOLA Giulia (JRC-ISPRA)"/>
      </t:Event>
    </t:History>
  </t:Task>
  <t:Task id="{BC3FC4B2-CDC0-4791-9797-17E6F20A54DB}">
    <t:Anchor>
      <t:Comment id="868464852"/>
    </t:Anchor>
    <t:History>
      <t:Event id="{425BA49D-0F13-4A3A-BD1F-F65758D244C9}" time="2024-01-18T10:44:18.465Z">
        <t:Attribution userId="S::matteo.trane@ec.europa.eu::c4ad00ef-ce74-4877-8364-cbec69e460c1" userProvider="AD" userName="TRANE Matteo (JRC-ISPRA)"/>
        <t:Anchor>
          <t:Comment id="73494400"/>
        </t:Anchor>
        <t:Create/>
      </t:Event>
      <t:Event id="{7242287E-FC5E-48F1-AD9B-A777CE34F989}" time="2024-01-18T10:44:18.465Z">
        <t:Attribution userId="S::matteo.trane@ec.europa.eu::c4ad00ef-ce74-4877-8364-cbec69e460c1" userProvider="AD" userName="TRANE Matteo (JRC-ISPRA)"/>
        <t:Anchor>
          <t:Comment id="73494400"/>
        </t:Anchor>
        <t:Assign userId="S::Lucia.MANCINI@ext.ec.europa.eu::00aa6934-f230-478b-9a81-ec45bf607d6d" userProvider="AD" userName="MANCINI Lucia (JRC-ISPRA-EXT)"/>
      </t:Event>
      <t:Event id="{79DD166E-3A13-46F5-B477-6E1257C18834}" time="2024-01-18T10:44:18.465Z">
        <t:Attribution userId="S::matteo.trane@ec.europa.eu::c4ad00ef-ce74-4877-8364-cbec69e460c1" userProvider="AD" userName="TRANE Matteo (JRC-ISPRA)"/>
        <t:Anchor>
          <t:Comment id="73494400"/>
        </t:Anchor>
        <t:SetTitle title="@MANCINI Lucia (JRC-ISPRA-EXT)"/>
      </t:Event>
      <t:Event id="{7DA89667-E6B7-44B8-A632-D73FDCC9E548}" time="2024-01-18T13:14:38.416Z">
        <t:Attribution userId="S::lucia.mancini@ext.ec.europa.eu::00aa6934-f230-478b-9a81-ec45bf607d6d" userProvider="AD" userName="MANCINI Lucia (JRC-ISPRA-EXT)"/>
        <t:Progress percentComplete="100"/>
      </t:Event>
    </t:History>
  </t:Task>
  <t:Task id="{4E00CD53-D931-452D-9C35-0B49810546FA}">
    <t:Anchor>
      <t:Comment id="322593570"/>
    </t:Anchor>
    <t:History>
      <t:Event id="{059ABCB3-B578-44FE-B9CF-004410FC7B3D}" time="2023-12-21T09:31:05.031Z">
        <t:Attribution userId="S::michele.maroni@ext.ec.europa.eu::19bca87d-2592-4504-b3be-4c57cc750ff0" userProvider="AD" userName="MARONI Michele (JRC-ISPRA-EXT)"/>
        <t:Anchor>
          <t:Comment id="322593570"/>
        </t:Anchor>
        <t:Create/>
      </t:Event>
      <t:Event id="{F7DA83F7-BBAF-4CE2-863F-E1AFD96D9445}" time="2023-12-21T09:31:05.031Z">
        <t:Attribution userId="S::michele.maroni@ext.ec.europa.eu::19bca87d-2592-4504-b3be-4c57cc750ff0" userProvider="AD" userName="MARONI Michele (JRC-ISPRA-EXT)"/>
        <t:Anchor>
          <t:Comment id="322593570"/>
        </t:Anchor>
        <t:Assign userId="S::Michele.MARONI@ext.ec.europa.eu::19bca87d-2592-4504-b3be-4c57cc750ff0" userProvider="AD" userName="MARONI Michele (JRC-ISPRA-EXT)"/>
      </t:Event>
      <t:Event id="{45FFA1E9-4083-4D8F-93EA-B5BD9FE92498}" time="2023-12-21T09:31:05.031Z">
        <t:Attribution userId="S::michele.maroni@ext.ec.europa.eu::19bca87d-2592-4504-b3be-4c57cc750ff0" userProvider="AD" userName="MARONI Michele (JRC-ISPRA-EXT)"/>
        <t:Anchor>
          <t:Comment id="322593570"/>
        </t:Anchor>
        <t:SetTitle title="@MARONI Michele (JRC-ISPRA-EXT)"/>
      </t:Event>
      <t:Event id="{F901B8B7-9F1D-4C28-9E1D-8F68B0BC0243}" time="2023-12-21T11:51:10.9Z">
        <t:Attribution userId="S::Michele.MARONI@ext.ec.europa.eu::19bca87d-2592-4504-b3be-4c57cc750ff0" userProvider="AD" userName="MARONI Michele (JRC-ISPRA-EXT)"/>
        <t:Progress percentComplete="100"/>
      </t:Event>
    </t:History>
  </t:Task>
  <t:Task id="{1D8A55D3-B03C-487C-9A77-169C1D567832}">
    <t:Anchor>
      <t:Comment id="963602470"/>
    </t:Anchor>
    <t:History>
      <t:Event id="{799ED9B9-CE1A-41A5-A412-B3FD6827E66A}" time="2023-12-21T09:31:26.548Z">
        <t:Attribution userId="S::michele.maroni@ext.ec.europa.eu::19bca87d-2592-4504-b3be-4c57cc750ff0" userProvider="AD" userName="MARONI Michele (JRC-ISPRA-EXT)"/>
        <t:Anchor>
          <t:Comment id="963602470"/>
        </t:Anchor>
        <t:Create/>
      </t:Event>
      <t:Event id="{23041655-C662-4247-B9AB-52929F1CEF6A}" time="2023-12-21T09:31:26.548Z">
        <t:Attribution userId="S::michele.maroni@ext.ec.europa.eu::19bca87d-2592-4504-b3be-4c57cc750ff0" userProvider="AD" userName="MARONI Michele (JRC-ISPRA-EXT)"/>
        <t:Anchor>
          <t:Comment id="963602470"/>
        </t:Anchor>
        <t:Assign userId="S::Michele.MARONI@ext.ec.europa.eu::19bca87d-2592-4504-b3be-4c57cc750ff0" userProvider="AD" userName="MARONI Michele (JRC-ISPRA-EXT)"/>
      </t:Event>
      <t:Event id="{9477E99D-9C00-49F5-989F-44D681043CD4}" time="2023-12-21T09:31:26.548Z">
        <t:Attribution userId="S::michele.maroni@ext.ec.europa.eu::19bca87d-2592-4504-b3be-4c57cc750ff0" userProvider="AD" userName="MARONI Michele (JRC-ISPRA-EXT)"/>
        <t:Anchor>
          <t:Comment id="963602470"/>
        </t:Anchor>
        <t:SetTitle title="@MARONI Michele (JRC-ISPRA-EXT)"/>
      </t:Event>
      <t:Event id="{42EC45D5-B765-4C2E-8A9F-C11B130B9A81}" time="2023-12-21T10:53:19.295Z">
        <t:Attribution userId="S::Michele.MARONI@ext.ec.europa.eu::19bca87d-2592-4504-b3be-4c57cc750ff0" userProvider="AD" userName="MARONI Michele (JRC-ISPRA-EXT)"/>
        <t:Progress percentComplete="100"/>
      </t:Event>
    </t:History>
  </t:Task>
  <t:Task id="{D94D1192-F84C-4EF5-9593-3FC92A20E68F}">
    <t:Anchor>
      <t:Comment id="247279738"/>
    </t:Anchor>
    <t:History>
      <t:Event id="{3D823D8C-3CD7-4F79-AF0D-B8157FF630D6}" time="2023-12-21T09:32:05.052Z">
        <t:Attribution userId="S::michele.maroni@ext.ec.europa.eu::19bca87d-2592-4504-b3be-4c57cc750ff0" userProvider="AD" userName="MARONI Michele (JRC-ISPRA-EXT)"/>
        <t:Anchor>
          <t:Comment id="247279738"/>
        </t:Anchor>
        <t:Create/>
      </t:Event>
      <t:Event id="{353AC2F7-F8E8-4A7C-8660-9FACEEE7C81E}" time="2023-12-21T09:32:05.052Z">
        <t:Attribution userId="S::michele.maroni@ext.ec.europa.eu::19bca87d-2592-4504-b3be-4c57cc750ff0" userProvider="AD" userName="MARONI Michele (JRC-ISPRA-EXT)"/>
        <t:Anchor>
          <t:Comment id="247279738"/>
        </t:Anchor>
        <t:Assign userId="S::Michele.MARONI@ext.ec.europa.eu::19bca87d-2592-4504-b3be-4c57cc750ff0" userProvider="AD" userName="MARONI Michele (JRC-ISPRA-EXT)"/>
      </t:Event>
      <t:Event id="{5E8BD10C-2753-491D-A015-FD4BDE8725C6}" time="2023-12-21T09:32:05.052Z">
        <t:Attribution userId="S::michele.maroni@ext.ec.europa.eu::19bca87d-2592-4504-b3be-4c57cc750ff0" userProvider="AD" userName="MARONI Michele (JRC-ISPRA-EXT)"/>
        <t:Anchor>
          <t:Comment id="247279738"/>
        </t:Anchor>
        <t:SetTitle title="@MARONI Michele (JRC-ISPRA-EXT)"/>
      </t:Event>
      <t:Event id="{7CBE3224-D9E5-42B4-B4A2-85AA75E14473}" time="2023-12-21T11:07:00.084Z">
        <t:Attribution userId="S::Michele.MARONI@ext.ec.europa.eu::19bca87d-2592-4504-b3be-4c57cc750ff0" userProvider="AD" userName="MARONI Michele (JRC-ISPRA-EXT)"/>
        <t:Progress percentComplete="100"/>
      </t:Event>
    </t:History>
  </t:Task>
  <t:Task id="{C1A5BA0A-71CF-40D8-9C4E-011810320D89}">
    <t:Anchor>
      <t:Comment id="1146750537"/>
    </t:Anchor>
    <t:History>
      <t:Event id="{7D98FC9B-D32C-48D3-9806-10F4EF0D4332}" time="2023-12-21T10:45:56.572Z">
        <t:Attribution userId="S::Michele.MARONI@ext.ec.europa.eu::19bca87d-2592-4504-b3be-4c57cc750ff0" userProvider="AD" userName="MARONI Michele (JRC-ISPRA-EXT)"/>
        <t:Anchor>
          <t:Comment id="1146750537"/>
        </t:Anchor>
        <t:Create/>
      </t:Event>
      <t:Event id="{D842CF1D-ED2B-4898-A70F-0CDE1E07BD5D}" time="2023-12-21T10:45:56.572Z">
        <t:Attribution userId="S::Michele.MARONI@ext.ec.europa.eu::19bca87d-2592-4504-b3be-4c57cc750ff0" userProvider="AD" userName="MARONI Michele (JRC-ISPRA-EXT)"/>
        <t:Anchor>
          <t:Comment id="1146750537"/>
        </t:Anchor>
        <t:Assign userId="S::Michele.MARONI@ext.ec.europa.eu::19bca87d-2592-4504-b3be-4c57cc750ff0" userProvider="AD" userName="MARONI Michele (JRC-ISPRA-EXT)"/>
      </t:Event>
      <t:Event id="{BD733801-8FDF-4AEC-8F07-715DF2E8F9A6}" time="2023-12-21T10:45:56.572Z">
        <t:Attribution userId="S::Michele.MARONI@ext.ec.europa.eu::19bca87d-2592-4504-b3be-4c57cc750ff0" userProvider="AD" userName="MARONI Michele (JRC-ISPRA-EXT)"/>
        <t:Anchor>
          <t:Comment id="1146750537"/>
        </t:Anchor>
        <t:SetTitle title="@MARONI Michele (JRC-ISPRA-EXT) "/>
      </t:Event>
      <t:Event id="{BF7BBF61-A014-42BA-958B-0741EC543995}" time="2023-12-21T11:16:11.95Z">
        <t:Attribution userId="S::Michele.MARONI@ext.ec.europa.eu::19bca87d-2592-4504-b3be-4c57cc750ff0" userProvider="AD" userName="MARONI Michele (JRC-ISPRA-EXT)"/>
        <t:Progress percentComplete="100"/>
      </t:Event>
    </t:History>
  </t:Task>
  <t:Task id="{F4AF2444-8F98-4770-B870-59E0BD312B5D}">
    <t:Anchor>
      <t:Comment id="148806489"/>
    </t:Anchor>
    <t:History>
      <t:Event id="{D32772F7-0503-429D-86D7-E142E81FC80D}" time="2023-12-21T10:46:17.137Z">
        <t:Attribution userId="S::Michele.MARONI@ext.ec.europa.eu::19bca87d-2592-4504-b3be-4c57cc750ff0" userProvider="AD" userName="MARONI Michele (JRC-ISPRA-EXT)"/>
        <t:Anchor>
          <t:Comment id="148806489"/>
        </t:Anchor>
        <t:Create/>
      </t:Event>
      <t:Event id="{1108AD80-9217-4869-8DFA-84DC719C097E}" time="2023-12-21T10:46:17.137Z">
        <t:Attribution userId="S::Michele.MARONI@ext.ec.europa.eu::19bca87d-2592-4504-b3be-4c57cc750ff0" userProvider="AD" userName="MARONI Michele (JRC-ISPRA-EXT)"/>
        <t:Anchor>
          <t:Comment id="148806489"/>
        </t:Anchor>
        <t:Assign userId="S::Michele.MARONI@ext.ec.europa.eu::19bca87d-2592-4504-b3be-4c57cc750ff0" userProvider="AD" userName="MARONI Michele (JRC-ISPRA-EXT)"/>
      </t:Event>
      <t:Event id="{37D453A7-69F2-4E3B-AECD-23ACBDCBC6A7}" time="2023-12-21T10:46:17.137Z">
        <t:Attribution userId="S::Michele.MARONI@ext.ec.europa.eu::19bca87d-2592-4504-b3be-4c57cc750ff0" userProvider="AD" userName="MARONI Michele (JRC-ISPRA-EXT)"/>
        <t:Anchor>
          <t:Comment id="148806489"/>
        </t:Anchor>
        <t:SetTitle title="@MARONI Michele (JRC-ISPRA-EXT) "/>
      </t:Event>
      <t:Event id="{81DDFEA1-5B23-4F59-AAA4-3FE4CF7A34DD}" time="2023-12-21T11:17:40.495Z">
        <t:Attribution userId="S::Michele.MARONI@ext.ec.europa.eu::19bca87d-2592-4504-b3be-4c57cc750ff0" userProvider="AD" userName="MARONI Michele (JRC-ISPRA-EXT)"/>
        <t:Progress percentComplete="100"/>
      </t:Event>
    </t:History>
  </t:Task>
  <t:Task id="{6CD3972A-B953-4E00-9A3C-506558714525}">
    <t:Anchor>
      <t:Comment id="82685734"/>
    </t:Anchor>
    <t:History>
      <t:Event id="{88E0FEE1-C529-49A3-AA59-FD02929E0A93}" time="2023-12-21T11:58:23.953Z">
        <t:Attribution userId="S::matteo.trane@ec.europa.eu::c4ad00ef-ce74-4877-8364-cbec69e460c1" userProvider="AD" userName="TRANE Matteo (JRC-ISPRA)"/>
        <t:Anchor>
          <t:Comment id="1278135854"/>
        </t:Anchor>
        <t:Create/>
      </t:Event>
      <t:Event id="{94562054-5C01-498F-9BE8-7BAC006220E6}" time="2023-12-21T11:58:23.953Z">
        <t:Attribution userId="S::matteo.trane@ec.europa.eu::c4ad00ef-ce74-4877-8364-cbec69e460c1" userProvider="AD" userName="TRANE Matteo (JRC-ISPRA)"/>
        <t:Anchor>
          <t:Comment id="1278135854"/>
        </t:Anchor>
        <t:Assign userId="S::Chiara.GASTALDI@ec.europa.eu::c8b7d82c-d0c9-47f2-bd65-0a59874a04b9" userProvider="AD" userName="GASTALDI Chiara (JRC-ISPRA)"/>
      </t:Event>
      <t:Event id="{25D74D94-EBCE-415E-B9DE-71028D78C12C}" time="2023-12-21T11:58:23.953Z">
        <t:Attribution userId="S::matteo.trane@ec.europa.eu::c4ad00ef-ce74-4877-8364-cbec69e460c1" userProvider="AD" userName="TRANE Matteo (JRC-ISPRA)"/>
        <t:Anchor>
          <t:Comment id="1278135854"/>
        </t:Anchor>
        <t:SetTitle title="Have you done it @GASTALDI Chiara (JRC-ISPRA) ?"/>
      </t:Event>
    </t:History>
  </t:Task>
  <t:Task id="{5C3AAB16-5D57-4671-A2C0-101F6935A24A}">
    <t:Anchor>
      <t:Comment id="802656800"/>
    </t:Anchor>
    <t:History>
      <t:Event id="{046427B4-4C7E-48E4-9F2C-E7FE8C451A51}" time="2023-12-21T12:01:43.769Z">
        <t:Attribution userId="S::Michele.MARONI@ext.ec.europa.eu::19bca87d-2592-4504-b3be-4c57cc750ff0" userProvider="AD" userName="MARONI Michele (JRC-ISPRA-EXT)"/>
        <t:Anchor>
          <t:Comment id="802656800"/>
        </t:Anchor>
        <t:Create/>
      </t:Event>
      <t:Event id="{9357F7ED-9930-4BC9-916E-76ACA7734ED6}" time="2023-12-21T12:01:43.769Z">
        <t:Attribution userId="S::Michele.MARONI@ext.ec.europa.eu::19bca87d-2592-4504-b3be-4c57cc750ff0" userProvider="AD" userName="MARONI Michele (JRC-ISPRA-EXT)"/>
        <t:Anchor>
          <t:Comment id="802656800"/>
        </t:Anchor>
        <t:Assign userId="S::Laia.DELGADO-CALLICO@ec.europa.eu::840be715-dc1a-449e-9e6e-a6679b46f859" userProvider="AD" userName="DELGADO CALLICO Laia (JRC-PETTEN)"/>
      </t:Event>
      <t:Event id="{A56D7773-73E1-41C4-8991-ED47E38BEDBE}" time="2023-12-21T12:01:43.769Z">
        <t:Attribution userId="S::Michele.MARONI@ext.ec.europa.eu::19bca87d-2592-4504-b3be-4c57cc750ff0" userProvider="AD" userName="MARONI Michele (JRC-ISPRA-EXT)"/>
        <t:Anchor>
          <t:Comment id="802656800"/>
        </t:Anchor>
        <t:SetTitle title="@DELGADO CALLICO Laia (JRC-PETTEN) maybe there is something missing here?"/>
      </t:Event>
      <t:Event id="{D0CAFF5F-C14F-43C8-BC30-98AB8352512C}" time="2023-12-21T14:58:14.73Z">
        <t:Attribution userId="S::matteo.trane@ec.europa.eu::c4ad00ef-ce74-4877-8364-cbec69e460c1" userProvider="AD" userName="TRANE Matteo (JRC-ISPRA)"/>
        <t:Anchor>
          <t:Comment id="334724647"/>
        </t:Anchor>
        <t:UnassignAll/>
      </t:Event>
      <t:Event id="{A7FEDCB8-6257-43B3-88B4-15767B12CE85}" time="2023-12-21T14:58:14.73Z">
        <t:Attribution userId="S::matteo.trane@ec.europa.eu::c4ad00ef-ce74-4877-8364-cbec69e460c1" userProvider="AD" userName="TRANE Matteo (JRC-ISPRA)"/>
        <t:Anchor>
          <t:Comment id="334724647"/>
        </t:Anchor>
        <t:Assign userId="S::Michele.MARONI@ext.ec.europa.eu::19bca87d-2592-4504-b3be-4c57cc750ff0" userProvider="AD" userName="MARONI Michele (JRC-ISPRA-EXT)"/>
      </t:Event>
    </t:History>
  </t:Task>
  <t:Task id="{E20EBB47-D4FE-4D75-9CFE-81D766EB48FC}">
    <t:Anchor>
      <t:Comment id="1237313827"/>
    </t:Anchor>
    <t:History>
      <t:Event id="{A4F80FA2-0169-4D2F-A348-F861CD7637BF}" time="2024-01-26T15:36:15.448Z">
        <t:Attribution userId="S::robert.m'barek@ec.europa.eu::e7ef06c1-b725-4ed3-8354-b1c093f4ebe3" userProvider="AD" userName="M'BAREK Robert (JRC-SEVILLA)"/>
        <t:Anchor>
          <t:Comment id="1237313827"/>
        </t:Anchor>
        <t:Create/>
      </t:Event>
      <t:Event id="{8BAF740C-A03B-4B7C-AE06-6ECCB1B125E3}" time="2024-01-26T15:36:15.448Z">
        <t:Attribution userId="S::robert.m'barek@ec.europa.eu::e7ef06c1-b725-4ed3-8354-b1c093f4ebe3" userProvider="AD" userName="M'BAREK Robert (JRC-SEVILLA)"/>
        <t:Anchor>
          <t:Comment id="1237313827"/>
        </t:Anchor>
        <t:Assign userId="S::Luisa.MARELLI@ec.europa.eu::78bda841-bac5-4a31-bc15-22549a1dd308" userProvider="AD" userName="MARELLI Luisa (JRC-ISPRA)"/>
      </t:Event>
      <t:Event id="{10B08EE4-6A4F-4DCC-B3BF-7BF0EB568B66}" time="2024-01-26T15:36:15.448Z">
        <t:Attribution userId="S::robert.m'barek@ec.europa.eu::e7ef06c1-b725-4ed3-8354-b1c093f4ebe3" userProvider="AD" userName="M'BAREK Robert (JRC-SEVILLA)"/>
        <t:Anchor>
          <t:Comment id="1237313827"/>
        </t:Anchor>
        <t:SetTitle title="@MARELLI Luisa (JRC-ISPRA)  This is from the FSFS, but again, the chapter becomes unbalanced and only bashes the current food system. It is really not helpful in this situation of farmers protesting everywhere for their recognition."/>
      </t:Event>
    </t:History>
  </t:Task>
  <t:Task id="{680FD8EE-BA30-4266-9C85-133A2B59BE06}">
    <t:Anchor>
      <t:Comment id="1461405385"/>
    </t:Anchor>
    <t:History>
      <t:Event id="{E04AFAAD-B069-4349-B410-1F8B9E21ACEF}" time="2024-01-09T08:39:16.008Z">
        <t:Attribution userId="S::chiara.gastaldi@ec.europa.eu::c8b7d82c-d0c9-47f2-bd65-0a59874a04b9" userProvider="AD" userName="GASTALDI Chiara (JRC-ISPRA)"/>
        <t:Anchor>
          <t:Comment id="1461405385"/>
        </t:Anchor>
        <t:Create/>
      </t:Event>
      <t:Event id="{23F084F3-82C1-405D-852D-FC1C46979FCF}" time="2024-01-09T08:39:16.008Z">
        <t:Attribution userId="S::chiara.gastaldi@ec.europa.eu::c8b7d82c-d0c9-47f2-bd65-0a59874a04b9" userProvider="AD" userName="GASTALDI Chiara (JRC-ISPRA)"/>
        <t:Anchor>
          <t:Comment id="1461405385"/>
        </t:Anchor>
        <t:Assign userId="S::Steve.BORCHARDT@ext.ec.europa.eu::d5f310b6-46b6-479b-9d3d-8c044f1f1933" userProvider="AD" userName="BORCHARDT Steve (JRC-ISPRA-EXT)"/>
      </t:Event>
      <t:Event id="{539674CC-8FCA-4A4A-9686-880AB90CE42A}" time="2024-01-09T08:39:16.008Z">
        <t:Attribution userId="S::chiara.gastaldi@ec.europa.eu::c8b7d82c-d0c9-47f2-bd65-0a59874a04b9" userProvider="AD" userName="GASTALDI Chiara (JRC-ISPRA)"/>
        <t:Anchor>
          <t:Comment id="1461405385"/>
        </t:Anchor>
        <t:SetTitle title="I added this paragraph to address a comment of Sec Gen at the beginning of TA1, which asks why we don't have an overshooting category @BORCHARDT Steve (JRC-ISPRA-EXT) do you agree with the positioning of this information?"/>
      </t:Event>
    </t:History>
  </t:Task>
  <t:Task id="{665641B2-8395-45BA-A4CD-D72B745C2592}">
    <t:Anchor>
      <t:Comment id="720940388"/>
    </t:Anchor>
    <t:History>
      <t:Event id="{C88A3011-10C9-483E-A023-876D89828611}" time="2024-01-09T14:21:36.038Z">
        <t:Attribution userId="S::chiara.gastaldi@ec.europa.eu::c8b7d82c-d0c9-47f2-bd65-0a59874a04b9" userProvider="AD" userName="GASTALDI Chiara (JRC-ISPRA)"/>
        <t:Anchor>
          <t:Comment id="1309332294"/>
        </t:Anchor>
        <t:Create/>
      </t:Event>
      <t:Event id="{80B5DF28-CE6B-471B-9649-ED5D3236AFDB}" time="2024-01-09T14:21:36.038Z">
        <t:Attribution userId="S::chiara.gastaldi@ec.europa.eu::c8b7d82c-d0c9-47f2-bd65-0a59874a04b9" userProvider="AD" userName="GASTALDI Chiara (JRC-ISPRA)"/>
        <t:Anchor>
          <t:Comment id="1309332294"/>
        </t:Anchor>
        <t:Assign userId="S::Michele.MARONI@ext.ec.europa.eu::19bca87d-2592-4504-b3be-4c57cc750ff0" userProvider="AD" userName="MARONI Michele (JRC-ISPRA-EXT)"/>
      </t:Event>
      <t:Event id="{1B55952F-529E-4238-ADA2-33BE0613DD65}" time="2024-01-09T14:21:36.038Z">
        <t:Attribution userId="S::chiara.gastaldi@ec.europa.eu::c8b7d82c-d0c9-47f2-bd65-0a59874a04b9" userProvider="AD" userName="GASTALDI Chiara (JRC-ISPRA)"/>
        <t:Anchor>
          <t:Comment id="1309332294"/>
        </t:Anchor>
        <t:SetTitle title="@MARONI Michele (JRC-ISPRA-EXT)"/>
      </t:Event>
      <t:Event id="{E7C09609-6A00-4AB7-88E9-8BC91F407419}" time="2024-01-16T15:09:01.061Z">
        <t:Attribution userId="S::Michele.MARONI@ext.ec.europa.eu::19bca87d-2592-4504-b3be-4c57cc750ff0" userProvider="AD" userName="MARONI Michele (JRC-ISPRA-EXT)"/>
        <t:Anchor>
          <t:Comment id="655171243"/>
        </t:Anchor>
        <t:UnassignAll/>
      </t:Event>
      <t:Event id="{DFD25812-84DB-40DD-89F5-1C44623868DD}" time="2024-01-16T15:09:01.061Z">
        <t:Attribution userId="S::Michele.MARONI@ext.ec.europa.eu::19bca87d-2592-4504-b3be-4c57cc750ff0" userProvider="AD" userName="MARONI Michele (JRC-ISPRA-EXT)"/>
        <t:Anchor>
          <t:Comment id="655171243"/>
        </t:Anchor>
        <t:Assign userId="S::Chiara.GASTALDI@ec.europa.eu::c8b7d82c-d0c9-47f2-bd65-0a59874a04b9" userProvider="AD" userName="GASTALDI Chiara (JRC-ISPRA)"/>
      </t:Event>
      <t:Event id="{223DFC32-01BF-4755-8E0F-6330C62C1956}" time="2024-01-24T09:00:32.178Z">
        <t:Attribution userId="S::steve.borchardt@ext.ec.europa.eu::d5f310b6-46b6-479b-9d3d-8c044f1f1933" userProvider="AD" userName="BORCHARDT Steve (JRC-ISPRA-EXT)"/>
        <t:Progress percentComplete="100"/>
      </t:Event>
    </t:History>
  </t:Task>
  <t:Task id="{16468D8B-6ADB-4BA4-B3B5-2D7AF9BF8BB5}">
    <t:Anchor>
      <t:Comment id="692634314"/>
    </t:Anchor>
    <t:History>
      <t:Event id="{707A1F96-36F7-4B48-8639-73E128B109B6}" time="2024-01-15T08:44:54.098Z">
        <t:Attribution userId="S::chiara.gastaldi@ec.europa.eu::c8b7d82c-d0c9-47f2-bd65-0a59874a04b9" userProvider="AD" userName="GASTALDI Chiara (JRC-ISPRA)"/>
        <t:Anchor>
          <t:Comment id="481099250"/>
        </t:Anchor>
        <t:Create/>
      </t:Event>
      <t:Event id="{39E6CCA3-1D1B-4014-9EBC-D2B9D7EDBBE6}" time="2024-01-15T08:44:54.098Z">
        <t:Attribution userId="S::chiara.gastaldi@ec.europa.eu::c8b7d82c-d0c9-47f2-bd65-0a59874a04b9" userProvider="AD" userName="GASTALDI Chiara (JRC-ISPRA)"/>
        <t:Anchor>
          <t:Comment id="481099250"/>
        </t:Anchor>
        <t:Assign userId="S::Matteo.TRANE@ec.europa.eu::c4ad00ef-ce74-4877-8364-cbec69e460c1" userProvider="AD" userName="TRANE Matteo (JRC-ISPRA)"/>
      </t:Event>
      <t:Event id="{0E8E9420-6456-432A-A100-B944E008BA59}" time="2024-01-15T08:44:54.098Z">
        <t:Attribution userId="S::chiara.gastaldi@ec.europa.eu::c8b7d82c-d0c9-47f2-bd65-0a59874a04b9" userProvider="AD" userName="GASTALDI Chiara (JRC-ISPRA)"/>
        <t:Anchor>
          <t:Comment id="481099250"/>
        </t:Anchor>
        <t:SetTitle title="@TRANE Matteo (JRC-ISPRA) we need to put an asteristc in the infographic, saying &quot;agreement reached&quot;."/>
      </t:Event>
      <t:Event id="{AD1CABA3-B63E-4F7B-9961-C71BF57B9E25}" time="2024-01-15T09:40:35.773Z">
        <t:Attribution userId="S::matteo.trane@ec.europa.eu::c4ad00ef-ce74-4877-8364-cbec69e460c1" userProvider="AD" userName="TRANE Matteo (JRC-ISPRA)"/>
        <t:Progress percentComplete="100"/>
      </t:Event>
    </t:History>
  </t:Task>
  <t:Task id="{9DB7C4D7-626A-4F61-B9F9-B763E1D4AEBE}">
    <t:Anchor>
      <t:Comment id="1257031074"/>
    </t:Anchor>
    <t:History>
      <t:Event id="{1A9925E1-38D1-4679-8EC9-CA14552B6EFB}" time="2024-01-09T14:23:17.877Z">
        <t:Attribution userId="S::chiara.gastaldi@ec.europa.eu::c8b7d82c-d0c9-47f2-bd65-0a59874a04b9" userProvider="AD" userName="GASTALDI Chiara (JRC-ISPRA)"/>
        <t:Anchor>
          <t:Comment id="1294070951"/>
        </t:Anchor>
        <t:Create/>
      </t:Event>
      <t:Event id="{82B21F2F-E2A8-4BFD-85D9-7163E9CDA491}" time="2024-01-09T14:23:17.877Z">
        <t:Attribution userId="S::chiara.gastaldi@ec.europa.eu::c8b7d82c-d0c9-47f2-bd65-0a59874a04b9" userProvider="AD" userName="GASTALDI Chiara (JRC-ISPRA)"/>
        <t:Anchor>
          <t:Comment id="1294070951"/>
        </t:Anchor>
        <t:Assign userId="S::Steve.BORCHARDT@ext.ec.europa.eu::d5f310b6-46b6-479b-9d3d-8c044f1f1933" userProvider="AD" userName="BORCHARDT Steve (JRC-ISPRA-EXT)"/>
      </t:Event>
      <t:Event id="{EAA65412-34E9-43AD-BB25-28CCCCD5110E}" time="2024-01-09T14:23:17.877Z">
        <t:Attribution userId="S::chiara.gastaldi@ec.europa.eu::c8b7d82c-d0c9-47f2-bd65-0a59874a04b9" userProvider="AD" userName="GASTALDI Chiara (JRC-ISPRA)"/>
        <t:Anchor>
          <t:Comment id="1294070951"/>
        </t:Anchor>
        <t:SetTitle title="we specified it, I am confused with the goal of this comment @BORCHARDT Steve (JRC-ISPRA-EXT)"/>
      </t:Event>
    </t:History>
  </t:Task>
  <t:Task id="{3EDF1902-508B-4F52-9CAB-09CAA3255427}">
    <t:Anchor>
      <t:Comment id="1816933165"/>
    </t:Anchor>
    <t:History>
      <t:Event id="{60A08C4C-61B8-440D-98DB-78CF88F64A8C}" time="2024-01-12T08:46:36.351Z">
        <t:Attribution userId="S::matteo.trane@ec.europa.eu::c4ad00ef-ce74-4877-8364-cbec69e460c1" userProvider="AD" userName="TRANE Matteo (JRC-ISPRA)"/>
        <t:Anchor>
          <t:Comment id="1525216450"/>
        </t:Anchor>
        <t:Create/>
      </t:Event>
      <t:Event id="{894BB788-B810-4145-A995-52D898761894}" time="2024-01-12T08:46:36.351Z">
        <t:Attribution userId="S::matteo.trane@ec.europa.eu::c4ad00ef-ce74-4877-8364-cbec69e460c1" userProvider="AD" userName="TRANE Matteo (JRC-ISPRA)"/>
        <t:Anchor>
          <t:Comment id="1525216450"/>
        </t:Anchor>
        <t:Assign userId="S::Laia.DELGADO-CALLICO@ec.europa.eu::840be715-dc1a-449e-9e6e-a6679b46f859" userProvider="AD" userName="DELGADO CALLICO Laia (JRC-PETTEN)"/>
      </t:Event>
      <t:Event id="{3BD9E484-6E3A-4FC3-ACE1-1EADC1E1321B}" time="2024-01-12T08:46:36.351Z">
        <t:Attribution userId="S::matteo.trane@ec.europa.eu::c4ad00ef-ce74-4877-8364-cbec69e460c1" userProvider="AD" userName="TRANE Matteo (JRC-ISPRA)"/>
        <t:Anchor>
          <t:Comment id="1525216450"/>
        </t:Anchor>
        <t:SetTitle title="@DELGADO CALLICO Laia (JRC-PETTEN) updated in the database, could you please update it in the Annex accordingly? Thank you."/>
      </t:Event>
    </t:History>
  </t:Task>
  <t:Task id="{183AD4BE-C00F-436D-823D-3014798C65E7}">
    <t:Anchor>
      <t:Comment id="719333147"/>
    </t:Anchor>
    <t:History>
      <t:Event id="{CCCE36A3-CEAD-4CDA-A8BA-ABBC864AFE6B}" time="2024-01-18T11:29:05.663Z">
        <t:Attribution userId="S::chiara.gastaldi@ec.europa.eu::c8b7d82c-d0c9-47f2-bd65-0a59874a04b9" userProvider="AD" userName="GASTALDI Chiara (JRC-ISPRA)"/>
        <t:Anchor>
          <t:Comment id="719333147"/>
        </t:Anchor>
        <t:Create/>
      </t:Event>
      <t:Event id="{EF3B371F-E3A9-4EB1-B4A0-D3D08FD0D56F}" time="2024-01-18T11:29:05.663Z">
        <t:Attribution userId="S::chiara.gastaldi@ec.europa.eu::c8b7d82c-d0c9-47f2-bd65-0a59874a04b9" userProvider="AD" userName="GASTALDI Chiara (JRC-ISPRA)"/>
        <t:Anchor>
          <t:Comment id="719333147"/>
        </t:Anchor>
        <t:Assign userId="S::Michele.MARONI@ext.ec.europa.eu::19bca87d-2592-4504-b3be-4c57cc750ff0" userProvider="AD" userName="MARONI Michele (JRC-ISPRA-EXT)"/>
      </t:Event>
      <t:Event id="{9E9B7AB2-E5BA-46CD-9D24-D3DBA28F97AA}" time="2024-01-18T11:29:05.663Z">
        <t:Attribution userId="S::chiara.gastaldi@ec.europa.eu::c8b7d82c-d0c9-47f2-bd65-0a59874a04b9" userProvider="AD" userName="GASTALDI Chiara (JRC-ISPRA)"/>
        <t:Anchor>
          <t:Comment id="719333147"/>
        </t:Anchor>
        <t:SetTitle title="@MARONI Michele (JRC-ISPRA-EXT) please cite this report in support of this sentence European Union 8th Environment Action Programme — European Environment Agency (europa.eu)"/>
      </t:Event>
      <t:Event id="{04421069-1644-4826-A597-9AD55A17A67F}" time="2024-01-18T11:29:13.251Z">
        <t:Attribution userId="S::chiara.gastaldi@ec.europa.eu::c8b7d82c-d0c9-47f2-bd65-0a59874a04b9" userProvider="AD" userName="GASTALDI Chiara (JRC-ISPRA)"/>
        <t:Progress percentComplete="100"/>
      </t:Event>
      <t:Event id="{EBD34AFF-7761-44AE-ABB5-6CF2DAADC062}" time="2024-01-18T11:29:17.228Z">
        <t:Attribution userId="S::chiara.gastaldi@ec.europa.eu::c8b7d82c-d0c9-47f2-bd65-0a59874a04b9" userProvider="AD" userName="GASTALDI Chiara (JRC-ISPRA)"/>
        <t:Progress percentComplete="0"/>
      </t:Event>
    </t:History>
  </t:Task>
  <t:Task id="{6EB643BF-84A9-428B-9DDB-1BF4A72C6014}">
    <t:Anchor>
      <t:Comment id="1084902965"/>
    </t:Anchor>
    <t:History>
      <t:Event id="{891227A5-1F94-41F6-9086-4DD82B0459EC}" time="2024-01-09T14:21:36.038Z">
        <t:Attribution userId="S::chiara.gastaldi@ec.europa.eu::c8b7d82c-d0c9-47f2-bd65-0a59874a04b9" userProvider="AD" userName="GASTALDI Chiara (JRC-ISPRA)"/>
        <t:Create/>
      </t:Event>
      <t:Event id="{28D5678C-346F-4BBA-92BC-FDA4E89566BA}" time="2024-01-09T14:21:36.038Z">
        <t:Attribution userId="S::chiara.gastaldi@ec.europa.eu::c8b7d82c-d0c9-47f2-bd65-0a59874a04b9" userProvider="AD" userName="GASTALDI Chiara (JRC-ISPRA)"/>
        <t:Assign userId="S::Michele.MARONI@ext.ec.europa.eu::19bca87d-2592-4504-b3be-4c57cc750ff0" userProvider="AD" userName="MARONI Michele (JRC-ISPRA-EXT)"/>
      </t:Event>
      <t:Event id="{5FD1C9E8-3654-46B7-8F63-1F53BE796460}" time="2024-01-09T14:21:36.038Z">
        <t:Attribution userId="S::chiara.gastaldi@ec.europa.eu::c8b7d82c-d0c9-47f2-bd65-0a59874a04b9" userProvider="AD" userName="GASTALDI Chiara (JRC-ISPRA)"/>
        <t:SetTitle title="@MARONI Michele (JRC-ISPRA-EXT)"/>
      </t:Event>
      <t:Event id="{28B2FF68-190C-45A5-8F0A-163FB1D0DCF5}" time="2024-01-16T15:09:01.061Z">
        <t:Attribution userId="S::Michele.MARONI@ext.ec.europa.eu::19bca87d-2592-4504-b3be-4c57cc750ff0" userProvider="AD" userName="MARONI Michele (JRC-ISPRA-EXT)"/>
        <t:UnassignAll/>
      </t:Event>
      <t:Event id="{AD2A50FB-AAC8-458D-ABB7-695349117831}" time="2024-01-16T15:09:01.061Z">
        <t:Attribution userId="S::Michele.MARONI@ext.ec.europa.eu::19bca87d-2592-4504-b3be-4c57cc750ff0" userProvider="AD" userName="MARONI Michele (JRC-ISPRA-EXT)"/>
        <t:Assign userId="S::Chiara.GASTALDI@ec.europa.eu::c8b7d82c-d0c9-47f2-bd65-0a59874a04b9" userProvider="AD" userName="GASTALDI Chiara (JRC-ISPRA)"/>
      </t:Event>
    </t:History>
  </t:Task>
  <t:Task id="{FB855ACC-7DB0-4051-8CEE-8078C479F177}">
    <t:Anchor>
      <t:Comment id="1520997130"/>
    </t:Anchor>
    <t:History>
      <t:Event id="{DC9734C1-EEE0-4A7F-8E34-CE3365A784D4}" time="2024-01-25T13:21:01.785Z">
        <t:Attribution userId="S::luisa.marelli@ec.europa.eu::78bda841-bac5-4a31-bc15-22549a1dd308" userProvider="AD" userName="MARELLI Luisa (JRC-ISPRA)"/>
        <t:Anchor>
          <t:Comment id="1520997130"/>
        </t:Anchor>
        <t:Create/>
      </t:Event>
      <t:Event id="{E4E0811B-5895-4017-91EA-48779F23574A}" time="2024-01-25T13:21:01.785Z">
        <t:Attribution userId="S::luisa.marelli@ec.europa.eu::78bda841-bac5-4a31-bc15-22549a1dd308" userProvider="AD" userName="MARELLI Luisa (JRC-ISPRA)"/>
        <t:Anchor>
          <t:Comment id="1520997130"/>
        </t:Anchor>
        <t:Assign userId="S::Michele.MARONI@ext.ec.europa.eu::19bca87d-2592-4504-b3be-4c57cc750ff0" userProvider="AD" userName="MARONI Michele (JRC-ISPRA-EXT)"/>
      </t:Event>
      <t:Event id="{8785C5BD-0D5E-44DA-9B46-A8CA319EA495}" time="2024-01-25T13:21:01.785Z">
        <t:Attribution userId="S::luisa.marelli@ec.europa.eu::78bda841-bac5-4a31-bc15-22549a1dd308" userProvider="AD" userName="MARELLI Luisa (JRC-ISPRA)"/>
        <t:Anchor>
          <t:Comment id="1520997130"/>
        </t:Anchor>
        <t:SetTitle title="@MARONI Michele (JRC-ISPRA-EXT)"/>
      </t:Event>
      <t:Event id="{BB4EE52A-016C-4A56-88F5-AEBA0EFF821E}" time="2024-01-26T11:49:02.143Z">
        <t:Attribution userId="S::Michele.MARONI@ext.ec.europa.eu::19bca87d-2592-4504-b3be-4c57cc750ff0" userProvider="AD" userName="MARONI Michele (JRC-ISPRA-EXT)"/>
        <t:Progress percentComplete="100"/>
      </t:Event>
    </t:History>
  </t:Task>
  <t:Task id="{8F984766-757D-408C-97D2-94479C667BFC}">
    <t:Anchor>
      <t:Comment id="1091943026"/>
    </t:Anchor>
    <t:History>
      <t:Event id="{FEC02C26-9031-4C36-80A6-FC071E97DEDA}" time="2024-01-25T13:54:00.491Z">
        <t:Attribution userId="S::matteo.trane@ec.europa.eu::c4ad00ef-ce74-4877-8364-cbec69e460c1" userProvider="AD" userName="TRANE Matteo (JRC-ISPRA)"/>
        <t:Anchor>
          <t:Comment id="2030313652"/>
        </t:Anchor>
        <t:Create/>
      </t:Event>
      <t:Event id="{80882704-33F3-45FB-AC7D-C983C0E4EF23}" time="2024-01-25T13:54:00.491Z">
        <t:Attribution userId="S::matteo.trane@ec.europa.eu::c4ad00ef-ce74-4877-8364-cbec69e460c1" userProvider="AD" userName="TRANE Matteo (JRC-ISPRA)"/>
        <t:Anchor>
          <t:Comment id="2030313652"/>
        </t:Anchor>
        <t:Assign userId="S::Luisa.MARELLI@ec.europa.eu::78bda841-bac5-4a31-bc15-22549a1dd308" userProvider="AD" userName="MARELLI Luisa (JRC-ISPRA)"/>
      </t:Event>
      <t:Event id="{BCB8607A-7C93-4141-AEDE-FE9923902D50}" time="2024-01-25T13:54:00.491Z">
        <t:Attribution userId="S::matteo.trane@ec.europa.eu::c4ad00ef-ce74-4877-8364-cbec69e460c1" userProvider="AD" userName="TRANE Matteo (JRC-ISPRA)"/>
        <t:Anchor>
          <t:Comment id="2030313652"/>
        </t:Anchor>
        <t:SetTitle title="@MARELLI Luisa (JRC-ISPRA) should we add something here from what Biagio said please?"/>
      </t:Event>
    </t:History>
  </t:Task>
  <t:Task id="{412FD3A1-ACBC-4089-ABEC-87CD90AFF0DD}">
    <t:Anchor>
      <t:Comment id="1562690662"/>
    </t:Anchor>
    <t:History>
      <t:Event id="{D46B0E9E-6802-4745-A5A0-A8DCD85D6978}" time="2024-01-26T15:31:49.051Z">
        <t:Attribution userId="S::robert.m'barek@ec.europa.eu::e7ef06c1-b725-4ed3-8354-b1c093f4ebe3" userProvider="AD" userName="M'BAREK Robert (JRC-SEVILLA)"/>
        <t:Anchor>
          <t:Comment id="1562690662"/>
        </t:Anchor>
        <t:Create/>
      </t:Event>
      <t:Event id="{41F53B67-5D34-4231-AB48-29B9194497BD}" time="2024-01-26T15:31:49.051Z">
        <t:Attribution userId="S::robert.m'barek@ec.europa.eu::e7ef06c1-b725-4ed3-8354-b1c093f4ebe3" userProvider="AD" userName="M'BAREK Robert (JRC-SEVILLA)"/>
        <t:Anchor>
          <t:Comment id="1562690662"/>
        </t:Anchor>
        <t:Assign userId="S::Luisa.MARELLI@ec.europa.eu::78bda841-bac5-4a31-bc15-22549a1dd308" userProvider="AD" userName="MARELLI Luisa (JRC-ISPRA)"/>
      </t:Event>
      <t:Event id="{6AC75F24-E91E-4B34-940E-76847EC3C930}" time="2024-01-26T15:31:49.051Z">
        <t:Attribution userId="S::robert.m'barek@ec.europa.eu::e7ef06c1-b725-4ed3-8354-b1c093f4ebe3" userProvider="AD" userName="M'BAREK Robert (JRC-SEVILLA)"/>
        <t:Anchor>
          <t:Comment id="1562690662"/>
        </t:Anchor>
        <t:SetTitle title="@MARELLI Luisa (JRC-ISPRA)  would delete this. transformation is already strong enough"/>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DC8F977FFF614BBCB6E7F0B2182B16" ma:contentTypeVersion="13" ma:contentTypeDescription="Create a new document." ma:contentTypeScope="" ma:versionID="9145a283cb84d31efd968f4d8f4ed09f">
  <xsd:schema xmlns:xsd="http://www.w3.org/2001/XMLSchema" xmlns:xs="http://www.w3.org/2001/XMLSchema" xmlns:p="http://schemas.microsoft.com/office/2006/metadata/properties" xmlns:ns2="189f68d6-b300-487d-ba76-b41225ee5e69" xmlns:ns3="f10e3298-64ea-4e10-9051-34cf7ba13039" targetNamespace="http://schemas.microsoft.com/office/2006/metadata/properties" ma:root="true" ma:fieldsID="b8e7487caa8946f7e71d796156c13a92" ns2:_="" ns3:_="">
    <xsd:import namespace="189f68d6-b300-487d-ba76-b41225ee5e69"/>
    <xsd:import namespace="f10e3298-64ea-4e10-9051-34cf7ba1303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LengthInSeconds" minOccurs="0"/>
                <xsd:element ref="ns2:MediaServiceObjectDetectorVersions" minOccurs="0"/>
                <xsd:element ref="ns2:lcf76f155ced4ddcb4097134ff3c332f" minOccurs="0"/>
                <xsd:element ref="ns2:MediaServiceOCR"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9f68d6-b300-487d-ba76-b41225ee5e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22b2fad6-9d2c-441c-a321-3f5f1e9bd928"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10e3298-64ea-4e10-9051-34cf7ba1303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189f68d6-b300-487d-ba76-b41225ee5e69">
      <Terms xmlns="http://schemas.microsoft.com/office/infopath/2007/PartnerControls"/>
    </lcf76f155ced4ddcb4097134ff3c332f>
    <SharedWithUsers xmlns="f10e3298-64ea-4e10-9051-34cf7ba13039">
      <UserInfo>
        <DisplayName>CISTERNINO Stefano (JRC-ISPRA-EXT)</DisplayName>
        <AccountId>222</AccountId>
        <AccountType/>
      </UserInfo>
    </SharedWithUsers>
  </documentManagement>
</p:properties>
</file>

<file path=customXml/itemProps1.xml><?xml version="1.0" encoding="utf-8"?>
<ds:datastoreItem xmlns:ds="http://schemas.openxmlformats.org/officeDocument/2006/customXml" ds:itemID="{C2028AF5-8EC0-49C5-A3FF-F72C7F3B45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9f68d6-b300-487d-ba76-b41225ee5e69"/>
    <ds:schemaRef ds:uri="f10e3298-64ea-4e10-9051-34cf7ba130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F033584-DBF6-4173-888C-09B9F33A4CD2}">
  <ds:schemaRefs>
    <ds:schemaRef ds:uri="http://schemas.openxmlformats.org/officeDocument/2006/bibliography"/>
  </ds:schemaRefs>
</ds:datastoreItem>
</file>

<file path=customXml/itemProps3.xml><?xml version="1.0" encoding="utf-8"?>
<ds:datastoreItem xmlns:ds="http://schemas.openxmlformats.org/officeDocument/2006/customXml" ds:itemID="{C909DCA4-F9EE-4EBD-891F-0EB57CF690DA}">
  <ds:schemaRefs>
    <ds:schemaRef ds:uri="http://schemas.microsoft.com/sharepoint/v3/contenttype/forms"/>
  </ds:schemaRefs>
</ds:datastoreItem>
</file>

<file path=customXml/itemProps4.xml><?xml version="1.0" encoding="utf-8"?>
<ds:datastoreItem xmlns:ds="http://schemas.openxmlformats.org/officeDocument/2006/customXml" ds:itemID="{182FED00-2CF8-4278-A832-B3982205A109}">
  <ds:schemaRefs>
    <ds:schemaRef ds:uri="http://schemas.microsoft.com/office/2006/metadata/properties"/>
    <ds:schemaRef ds:uri="http://schemas.microsoft.com/office/infopath/2007/PartnerControls"/>
    <ds:schemaRef ds:uri="189f68d6-b300-487d-ba76-b41225ee5e69"/>
    <ds:schemaRef ds:uri="f10e3298-64ea-4e10-9051-34cf7ba13039"/>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24</Pages>
  <Words>39103</Words>
  <Characters>222893</Characters>
  <Application>Microsoft Office Word</Application>
  <DocSecurity>0</DocSecurity>
  <Lines>1857</Lines>
  <Paragraphs>522</Paragraphs>
  <ScaleCrop>false</ScaleCrop>
  <Company>European Commission</Company>
  <LinksUpToDate>false</LinksUpToDate>
  <CharactersWithSpaces>261474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BARBERO VIGNOLA Giulia (JRC-ISPRA)</dc:creator>
  <cp:keywords/>
  <dc:description/>
  <cp:lastModifiedBy>Microsoft Office User</cp:lastModifiedBy>
  <cp:revision>31</cp:revision>
  <cp:lastPrinted>2024-07-25T07:19:00Z</cp:lastPrinted>
  <dcterms:created xsi:type="dcterms:W3CDTF">2025-02-28T11:05:00Z</dcterms:created>
  <dcterms:modified xsi:type="dcterms:W3CDTF">2025-03-10T11:10:00Z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0x01010019DC8F977FFF614BBCB6E7F0B2182B16</vt:lpwstr>
  </property>
  <property fmtid="{D5CDD505-2E9C-101B-9397-08002B2CF9AE}" pid="3" name="MediaServiceImageTags">
    <vt:lpwstr/>
  </property>
  <property fmtid="{D5CDD505-2E9C-101B-9397-08002B2CF9AE}" pid="4" name="ZOTERO_PREF_2">
    <vt:lpwstr>itationUpdates" value="true"/&gt;&lt;/prefs&gt;&lt;/data&gt;</vt:lpwstr>
  </property>
  <property fmtid="{D5CDD505-2E9C-101B-9397-08002B2CF9AE}" pid="5" name="ZOTERO_PREF_1">
    <vt:lpwstr>&lt;data data-version="3" zotero-version="6.0.36"&gt;&lt;session id="P8NElzyV"/&gt;&lt;style id="http://www.zotero.org/styles/ieee" locale="en-GB" hasBibliography="1" bibliographyStyleHasBeenSet="1"/&gt;&lt;prefs&gt;&lt;pref name="fieldType" value="Field"/&gt;&lt;pref name="dontAskDelayC</vt:lpwstr>
  </property>
</Properties>
</file>